
<file path=[Content_Types].xml><?xml version="1.0" encoding="utf-8"?>
<Types xmlns="http://schemas.openxmlformats.org/package/2006/content-types">
  <Default Extension="jp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media/image5.jpg" ContentType="image/jpeg"/>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07E2D9" w14:textId="109FA8D1" w:rsidR="000A68B8" w:rsidRPr="000A68B8" w:rsidRDefault="000A68B8" w:rsidP="000A68B8">
      <w:pPr>
        <w:spacing w:line="360" w:lineRule="auto"/>
        <w:rPr>
          <w:sz w:val="24"/>
          <w:u w:val="single"/>
        </w:rPr>
      </w:pPr>
      <w:r w:rsidRPr="000A68B8">
        <w:rPr>
          <w:rFonts w:eastAsia="黑体" w:hint="eastAsia"/>
          <w:sz w:val="24"/>
        </w:rPr>
        <w:t>学校代号</w:t>
      </w:r>
      <w:r w:rsidRPr="000A68B8">
        <w:rPr>
          <w:rFonts w:hint="eastAsia"/>
          <w:sz w:val="24"/>
          <w:u w:val="single"/>
        </w:rPr>
        <w:t xml:space="preserve">   </w:t>
      </w:r>
      <w:r w:rsidR="00440D3B">
        <w:rPr>
          <w:sz w:val="24"/>
          <w:u w:val="single"/>
        </w:rPr>
        <w:t xml:space="preserve"> </w:t>
      </w:r>
      <w:r w:rsidR="00440D3B">
        <w:rPr>
          <w:rFonts w:hint="eastAsia"/>
          <w:sz w:val="24"/>
          <w:u w:val="single"/>
        </w:rPr>
        <w:t>10532</w:t>
      </w:r>
      <w:r w:rsidR="00440D3B">
        <w:rPr>
          <w:sz w:val="24"/>
          <w:u w:val="single"/>
        </w:rPr>
        <w:t xml:space="preserve">  </w:t>
      </w:r>
      <w:r w:rsidRPr="000A68B8">
        <w:rPr>
          <w:rFonts w:hint="eastAsia"/>
          <w:sz w:val="24"/>
          <w:u w:val="single"/>
        </w:rPr>
        <w:t xml:space="preserve">    </w:t>
      </w:r>
      <w:r w:rsidRPr="000A68B8">
        <w:rPr>
          <w:rFonts w:hint="eastAsia"/>
          <w:sz w:val="24"/>
        </w:rPr>
        <w:t xml:space="preserve">                       </w:t>
      </w:r>
      <w:r w:rsidRPr="000A68B8">
        <w:rPr>
          <w:rFonts w:eastAsia="黑体" w:hint="eastAsia"/>
          <w:sz w:val="24"/>
        </w:rPr>
        <w:t>学</w:t>
      </w:r>
      <w:r w:rsidRPr="000A68B8">
        <w:rPr>
          <w:rFonts w:eastAsia="黑体" w:hint="eastAsia"/>
          <w:sz w:val="24"/>
        </w:rPr>
        <w:t xml:space="preserve">    </w:t>
      </w:r>
      <w:r w:rsidRPr="000A68B8">
        <w:rPr>
          <w:rFonts w:eastAsia="黑体" w:hint="eastAsia"/>
          <w:sz w:val="24"/>
        </w:rPr>
        <w:t>号</w:t>
      </w:r>
      <w:r w:rsidRPr="000A68B8">
        <w:rPr>
          <w:rFonts w:hint="eastAsia"/>
          <w:sz w:val="24"/>
          <w:u w:val="single"/>
        </w:rPr>
        <w:t xml:space="preserve">    </w:t>
      </w:r>
      <w:r w:rsidR="00440D3B">
        <w:rPr>
          <w:rFonts w:hint="eastAsia"/>
          <w:sz w:val="24"/>
          <w:u w:val="single"/>
        </w:rPr>
        <w:t>S1710W0844</w:t>
      </w:r>
      <w:r w:rsidR="00440D3B">
        <w:rPr>
          <w:sz w:val="24"/>
          <w:u w:val="single"/>
        </w:rPr>
        <w:t xml:space="preserve"> </w:t>
      </w:r>
    </w:p>
    <w:p w14:paraId="1E9682CA" w14:textId="2BBC8489" w:rsidR="000A68B8" w:rsidRDefault="000A68B8" w:rsidP="000A68B8">
      <w:pPr>
        <w:spacing w:line="360" w:lineRule="auto"/>
        <w:rPr>
          <w:sz w:val="24"/>
          <w:u w:val="single"/>
        </w:rPr>
      </w:pPr>
      <w:r w:rsidRPr="000A68B8">
        <w:rPr>
          <w:rFonts w:eastAsia="黑体" w:hint="eastAsia"/>
          <w:sz w:val="24"/>
        </w:rPr>
        <w:t>分</w:t>
      </w:r>
      <w:r w:rsidRPr="000A68B8">
        <w:rPr>
          <w:rFonts w:eastAsia="黑体" w:hint="eastAsia"/>
          <w:sz w:val="24"/>
        </w:rPr>
        <w:t xml:space="preserve"> </w:t>
      </w:r>
      <w:r w:rsidRPr="000A68B8">
        <w:rPr>
          <w:rFonts w:eastAsia="黑体" w:hint="eastAsia"/>
          <w:sz w:val="24"/>
        </w:rPr>
        <w:t>类</w:t>
      </w:r>
      <w:r w:rsidRPr="000A68B8">
        <w:rPr>
          <w:rFonts w:eastAsia="黑体" w:hint="eastAsia"/>
          <w:sz w:val="24"/>
        </w:rPr>
        <w:t xml:space="preserve"> </w:t>
      </w:r>
      <w:r w:rsidRPr="000A68B8">
        <w:rPr>
          <w:rFonts w:eastAsia="黑体" w:hint="eastAsia"/>
          <w:sz w:val="24"/>
        </w:rPr>
        <w:t>号</w:t>
      </w:r>
      <w:r w:rsidRPr="000A68B8">
        <w:rPr>
          <w:rFonts w:hint="eastAsia"/>
          <w:sz w:val="24"/>
          <w:u w:val="single"/>
        </w:rPr>
        <w:t xml:space="preserve">    </w:t>
      </w:r>
      <w:r w:rsidR="00440D3B">
        <w:rPr>
          <w:rFonts w:hint="eastAsia"/>
          <w:sz w:val="24"/>
          <w:u w:val="single"/>
        </w:rPr>
        <w:t>TP</w:t>
      </w:r>
      <w:r w:rsidR="00440D3B">
        <w:rPr>
          <w:sz w:val="24"/>
          <w:u w:val="single"/>
        </w:rPr>
        <w:t>391</w:t>
      </w:r>
      <w:r w:rsidRPr="000A68B8">
        <w:rPr>
          <w:rFonts w:hint="eastAsia"/>
          <w:sz w:val="24"/>
          <w:u w:val="single"/>
        </w:rPr>
        <w:t xml:space="preserve">      </w:t>
      </w:r>
      <w:r w:rsidRPr="000A68B8">
        <w:rPr>
          <w:rFonts w:hint="eastAsia"/>
          <w:sz w:val="24"/>
        </w:rPr>
        <w:t xml:space="preserve">                       </w:t>
      </w:r>
      <w:r w:rsidRPr="000A68B8">
        <w:rPr>
          <w:rFonts w:eastAsia="黑体" w:hint="eastAsia"/>
          <w:sz w:val="24"/>
        </w:rPr>
        <w:t>密</w:t>
      </w:r>
      <w:r>
        <w:rPr>
          <w:rFonts w:eastAsia="黑体" w:hint="eastAsia"/>
          <w:sz w:val="24"/>
        </w:rPr>
        <w:t xml:space="preserve"> </w:t>
      </w:r>
      <w:r w:rsidRPr="000A68B8">
        <w:rPr>
          <w:rFonts w:eastAsia="黑体" w:hint="eastAsia"/>
          <w:sz w:val="24"/>
        </w:rPr>
        <w:t xml:space="preserve">   </w:t>
      </w:r>
      <w:r w:rsidRPr="000A68B8">
        <w:rPr>
          <w:rFonts w:eastAsia="黑体" w:hint="eastAsia"/>
          <w:sz w:val="24"/>
        </w:rPr>
        <w:t>级</w:t>
      </w:r>
      <w:r w:rsidRPr="000A68B8">
        <w:rPr>
          <w:rFonts w:hint="eastAsia"/>
          <w:sz w:val="24"/>
          <w:u w:val="single"/>
        </w:rPr>
        <w:t xml:space="preserve">    </w:t>
      </w:r>
      <w:r w:rsidR="00440D3B">
        <w:rPr>
          <w:rFonts w:hint="eastAsia"/>
          <w:sz w:val="24"/>
          <w:u w:val="single"/>
        </w:rPr>
        <w:t>普</w:t>
      </w:r>
      <w:r w:rsidR="00440D3B">
        <w:rPr>
          <w:rFonts w:hint="eastAsia"/>
          <w:sz w:val="24"/>
          <w:u w:val="single"/>
        </w:rPr>
        <w:t xml:space="preserve"> </w:t>
      </w:r>
      <w:r w:rsidR="00440D3B">
        <w:rPr>
          <w:rFonts w:hint="eastAsia"/>
          <w:sz w:val="24"/>
          <w:u w:val="single"/>
        </w:rPr>
        <w:t>通</w:t>
      </w:r>
      <w:r w:rsidRPr="000A68B8">
        <w:rPr>
          <w:rFonts w:hint="eastAsia"/>
          <w:sz w:val="24"/>
          <w:u w:val="single"/>
        </w:rPr>
        <w:t xml:space="preserve">      </w:t>
      </w:r>
      <w:r w:rsidR="00440D3B">
        <w:rPr>
          <w:sz w:val="24"/>
          <w:u w:val="single"/>
        </w:rPr>
        <w:t xml:space="preserve"> </w:t>
      </w:r>
    </w:p>
    <w:p w14:paraId="7A354007" w14:textId="77777777" w:rsidR="00D8270D" w:rsidRPr="000A68B8" w:rsidRDefault="00D8270D" w:rsidP="00D8270D">
      <w:pPr>
        <w:spacing w:line="360" w:lineRule="auto"/>
        <w:jc w:val="center"/>
        <w:rPr>
          <w:sz w:val="24"/>
          <w:u w:val="single"/>
        </w:rPr>
      </w:pPr>
    </w:p>
    <w:p w14:paraId="0DD94CFF" w14:textId="77777777" w:rsidR="00D8270D" w:rsidRDefault="000A68B8" w:rsidP="000A68B8">
      <w:pPr>
        <w:spacing w:line="360" w:lineRule="auto"/>
        <w:jc w:val="center"/>
        <w:rPr>
          <w:rFonts w:eastAsia="黑体"/>
          <w:kern w:val="0"/>
          <w:sz w:val="44"/>
          <w:szCs w:val="44"/>
        </w:rPr>
      </w:pPr>
      <w:r>
        <w:rPr>
          <w:rFonts w:hint="eastAsia"/>
          <w:noProof/>
          <w:sz w:val="13"/>
        </w:rPr>
        <w:drawing>
          <wp:inline distT="0" distB="0" distL="0" distR="0" wp14:anchorId="41956EA1" wp14:editId="040FB441">
            <wp:extent cx="2164080" cy="2318656"/>
            <wp:effectExtent l="0" t="0" r="7620"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47369" cy="2407894"/>
                    </a:xfrm>
                    <a:prstGeom prst="rect">
                      <a:avLst/>
                    </a:prstGeom>
                    <a:noFill/>
                    <a:ln>
                      <a:noFill/>
                    </a:ln>
                  </pic:spPr>
                </pic:pic>
              </a:graphicData>
            </a:graphic>
          </wp:inline>
        </w:drawing>
      </w:r>
    </w:p>
    <w:p w14:paraId="02244FCA" w14:textId="0615D000" w:rsidR="000A68B8" w:rsidRDefault="000A68B8" w:rsidP="000A68B8">
      <w:pPr>
        <w:spacing w:line="360" w:lineRule="auto"/>
        <w:jc w:val="center"/>
        <w:rPr>
          <w:rFonts w:eastAsia="黑体"/>
          <w:kern w:val="0"/>
          <w:sz w:val="44"/>
          <w:szCs w:val="44"/>
        </w:rPr>
      </w:pPr>
      <w:r>
        <w:rPr>
          <w:rFonts w:eastAsia="黑体"/>
          <w:kern w:val="0"/>
          <w:sz w:val="44"/>
          <w:szCs w:val="44"/>
        </w:rPr>
        <w:t>工程硕士学位论文</w:t>
      </w:r>
    </w:p>
    <w:p w14:paraId="1C7450D5" w14:textId="77777777" w:rsidR="00274EB0" w:rsidRDefault="00274EB0" w:rsidP="000A68B8">
      <w:pPr>
        <w:spacing w:line="360" w:lineRule="auto"/>
        <w:jc w:val="center"/>
        <w:rPr>
          <w:rFonts w:eastAsia="黑体"/>
          <w:sz w:val="36"/>
          <w:szCs w:val="44"/>
        </w:rPr>
      </w:pPr>
    </w:p>
    <w:p w14:paraId="523574B2" w14:textId="354DAA49" w:rsidR="00440D3B" w:rsidRPr="00274EB0" w:rsidRDefault="000A68B8" w:rsidP="00274EB0">
      <w:pPr>
        <w:spacing w:line="360" w:lineRule="auto"/>
        <w:jc w:val="center"/>
        <w:rPr>
          <w:rFonts w:eastAsia="黑体"/>
          <w:b/>
          <w:spacing w:val="80"/>
          <w:sz w:val="52"/>
          <w:szCs w:val="52"/>
        </w:rPr>
      </w:pPr>
      <w:r>
        <w:rPr>
          <w:rFonts w:eastAsia="黑体" w:hint="eastAsia"/>
          <w:b/>
          <w:sz w:val="52"/>
          <w:szCs w:val="52"/>
        </w:rPr>
        <w:t>基于深度学习的程序并行化方法研究</w:t>
      </w:r>
    </w:p>
    <w:p w14:paraId="79687446" w14:textId="6982D22A" w:rsidR="00274EB0" w:rsidRDefault="00274EB0" w:rsidP="00D8270D">
      <w:pPr>
        <w:tabs>
          <w:tab w:val="left" w:pos="5385"/>
        </w:tabs>
        <w:spacing w:line="360" w:lineRule="auto"/>
        <w:jc w:val="center"/>
        <w:rPr>
          <w:rFonts w:eastAsia="黑体"/>
          <w:b/>
          <w:sz w:val="38"/>
          <w:szCs w:val="52"/>
        </w:rPr>
      </w:pPr>
    </w:p>
    <w:p w14:paraId="5AC58A12" w14:textId="77777777" w:rsidR="00D8270D" w:rsidRPr="00D8270D" w:rsidRDefault="00D8270D" w:rsidP="00D8270D">
      <w:pPr>
        <w:tabs>
          <w:tab w:val="left" w:pos="5385"/>
        </w:tabs>
        <w:spacing w:line="360" w:lineRule="auto"/>
        <w:jc w:val="center"/>
        <w:rPr>
          <w:rFonts w:eastAsia="黑体"/>
          <w:b/>
          <w:sz w:val="38"/>
          <w:szCs w:val="52"/>
        </w:rPr>
      </w:pPr>
    </w:p>
    <w:p w14:paraId="385FB19B" w14:textId="5CCA1BD9" w:rsidR="00440D3B" w:rsidRPr="00440D3B" w:rsidRDefault="00440D3B" w:rsidP="00D8270D">
      <w:pPr>
        <w:tabs>
          <w:tab w:val="left" w:pos="4436"/>
          <w:tab w:val="left" w:pos="7770"/>
        </w:tabs>
        <w:spacing w:line="360" w:lineRule="auto"/>
        <w:ind w:leftChars="700" w:left="1604" w:rightChars="507" w:right="1162"/>
        <w:rPr>
          <w:rFonts w:ascii="黑体" w:eastAsia="黑体" w:hAnsi="黑体"/>
          <w:kern w:val="0"/>
          <w:sz w:val="24"/>
        </w:rPr>
      </w:pPr>
      <w:r w:rsidRPr="00440D3B">
        <w:rPr>
          <w:rFonts w:ascii="黑体" w:eastAsia="黑体" w:hAnsi="黑体"/>
          <w:kern w:val="0"/>
          <w:sz w:val="24"/>
        </w:rPr>
        <w:t>学位申请人姓名</w:t>
      </w:r>
      <w:r w:rsidRPr="00440D3B">
        <w:rPr>
          <w:rFonts w:ascii="黑体" w:eastAsia="黑体" w:hAnsi="黑体"/>
          <w:kern w:val="0"/>
          <w:sz w:val="24"/>
          <w:u w:val="single"/>
        </w:rPr>
        <w:t xml:space="preserve">       </w:t>
      </w:r>
      <w:r w:rsidRPr="00BE558C">
        <w:rPr>
          <w:rFonts w:ascii="宋体" w:hAnsi="宋体" w:hint="eastAsia"/>
          <w:kern w:val="0"/>
          <w:sz w:val="24"/>
          <w:u w:val="single"/>
        </w:rPr>
        <w:t>王</w:t>
      </w:r>
      <w:proofErr w:type="gramStart"/>
      <w:r w:rsidRPr="00BE558C">
        <w:rPr>
          <w:rFonts w:ascii="宋体" w:hAnsi="宋体" w:hint="eastAsia"/>
          <w:kern w:val="0"/>
          <w:sz w:val="24"/>
          <w:u w:val="single"/>
        </w:rPr>
        <w:t>世</w:t>
      </w:r>
      <w:proofErr w:type="gramEnd"/>
      <w:r w:rsidRPr="00BE558C">
        <w:rPr>
          <w:rFonts w:ascii="宋体" w:hAnsi="宋体" w:hint="eastAsia"/>
          <w:kern w:val="0"/>
          <w:sz w:val="24"/>
          <w:u w:val="single"/>
        </w:rPr>
        <w:t>领</w:t>
      </w:r>
      <w:r w:rsidRPr="00440D3B">
        <w:rPr>
          <w:rFonts w:ascii="黑体" w:eastAsia="黑体" w:hAnsi="黑体"/>
          <w:kern w:val="0"/>
          <w:sz w:val="24"/>
          <w:u w:val="single"/>
        </w:rPr>
        <w:t xml:space="preserve">     </w:t>
      </w:r>
      <w:r w:rsidRPr="00440D3B">
        <w:rPr>
          <w:rFonts w:ascii="黑体" w:eastAsia="黑体" w:hAnsi="黑体"/>
          <w:kern w:val="0"/>
          <w:sz w:val="24"/>
          <w:u w:val="single"/>
        </w:rPr>
        <w:tab/>
      </w:r>
    </w:p>
    <w:p w14:paraId="4A2D56A9" w14:textId="77777777" w:rsidR="00440D3B" w:rsidRPr="00440D3B" w:rsidRDefault="00440D3B" w:rsidP="00D8270D">
      <w:pPr>
        <w:tabs>
          <w:tab w:val="left" w:pos="4524"/>
          <w:tab w:val="left" w:pos="7770"/>
        </w:tabs>
        <w:spacing w:line="360" w:lineRule="auto"/>
        <w:ind w:leftChars="700" w:left="1604" w:rightChars="507" w:right="1162"/>
        <w:rPr>
          <w:rFonts w:ascii="黑体" w:eastAsia="黑体" w:hAnsi="黑体"/>
          <w:kern w:val="0"/>
          <w:sz w:val="24"/>
          <w:u w:val="single"/>
        </w:rPr>
      </w:pPr>
      <w:proofErr w:type="gramStart"/>
      <w:r w:rsidRPr="00440D3B">
        <w:rPr>
          <w:rFonts w:ascii="黑体" w:eastAsia="黑体" w:hAnsi="黑体"/>
          <w:kern w:val="0"/>
          <w:sz w:val="24"/>
        </w:rPr>
        <w:t>培</w:t>
      </w:r>
      <w:proofErr w:type="gramEnd"/>
      <w:r w:rsidRPr="00440D3B">
        <w:rPr>
          <w:rFonts w:ascii="黑体" w:eastAsia="黑体" w:hAnsi="黑体"/>
          <w:kern w:val="0"/>
          <w:sz w:val="24"/>
        </w:rPr>
        <w:t xml:space="preserve">  养  单  位</w:t>
      </w:r>
      <w:r w:rsidRPr="00440D3B">
        <w:rPr>
          <w:rFonts w:ascii="黑体" w:eastAsia="黑体" w:hAnsi="黑体"/>
          <w:kern w:val="0"/>
          <w:sz w:val="24"/>
          <w:u w:val="single"/>
        </w:rPr>
        <w:t xml:space="preserve">       </w:t>
      </w:r>
      <w:r w:rsidRPr="00BE558C">
        <w:rPr>
          <w:rFonts w:ascii="宋体" w:hAnsi="宋体"/>
          <w:kern w:val="0"/>
          <w:sz w:val="24"/>
          <w:u w:val="single"/>
        </w:rPr>
        <w:t>信息科学与工程学院</w:t>
      </w:r>
      <w:r w:rsidRPr="00440D3B">
        <w:rPr>
          <w:rFonts w:ascii="黑体" w:eastAsia="黑体" w:hAnsi="黑体"/>
          <w:kern w:val="0"/>
          <w:sz w:val="24"/>
          <w:u w:val="single"/>
        </w:rPr>
        <w:tab/>
      </w:r>
    </w:p>
    <w:p w14:paraId="48626996" w14:textId="245D76E9" w:rsidR="00440D3B" w:rsidRPr="00440D3B" w:rsidRDefault="00440D3B" w:rsidP="00D8270D">
      <w:pPr>
        <w:tabs>
          <w:tab w:val="left" w:pos="4524"/>
          <w:tab w:val="left" w:pos="7770"/>
        </w:tabs>
        <w:spacing w:line="360" w:lineRule="auto"/>
        <w:ind w:leftChars="700" w:left="1604" w:rightChars="507" w:right="1162"/>
        <w:rPr>
          <w:rFonts w:ascii="黑体" w:eastAsia="黑体" w:hAnsi="黑体"/>
          <w:kern w:val="0"/>
          <w:sz w:val="24"/>
        </w:rPr>
      </w:pPr>
      <w:r w:rsidRPr="00440D3B">
        <w:rPr>
          <w:rFonts w:ascii="黑体" w:eastAsia="黑体" w:hAnsi="黑体"/>
          <w:kern w:val="0"/>
          <w:sz w:val="24"/>
        </w:rPr>
        <w:t>导师姓名及职称</w:t>
      </w:r>
      <w:r w:rsidRPr="00440D3B">
        <w:rPr>
          <w:rFonts w:ascii="黑体" w:eastAsia="黑体" w:hAnsi="黑体"/>
          <w:kern w:val="0"/>
          <w:sz w:val="24"/>
          <w:u w:val="single"/>
        </w:rPr>
        <w:t xml:space="preserve">       </w:t>
      </w:r>
      <w:r w:rsidRPr="00BE558C">
        <w:rPr>
          <w:rFonts w:ascii="宋体" w:hAnsi="宋体"/>
          <w:kern w:val="0"/>
          <w:sz w:val="24"/>
          <w:u w:val="single"/>
        </w:rPr>
        <w:t>彭蔓蔓 教授 文吉刚 高工</w:t>
      </w:r>
      <w:r w:rsidRPr="00440D3B">
        <w:rPr>
          <w:rFonts w:ascii="黑体" w:eastAsia="黑体" w:hAnsi="黑体"/>
          <w:kern w:val="0"/>
          <w:sz w:val="24"/>
          <w:u w:val="single"/>
        </w:rPr>
        <w:tab/>
      </w:r>
    </w:p>
    <w:p w14:paraId="02797151" w14:textId="77777777" w:rsidR="00440D3B" w:rsidRPr="00440D3B" w:rsidRDefault="00440D3B" w:rsidP="00D8270D">
      <w:pPr>
        <w:tabs>
          <w:tab w:val="left" w:pos="4301"/>
          <w:tab w:val="left" w:pos="7770"/>
        </w:tabs>
        <w:spacing w:line="360" w:lineRule="auto"/>
        <w:ind w:leftChars="700" w:left="1604" w:rightChars="507" w:right="1162"/>
        <w:rPr>
          <w:rFonts w:ascii="黑体" w:eastAsia="黑体" w:hAnsi="黑体"/>
          <w:kern w:val="0"/>
          <w:sz w:val="24"/>
        </w:rPr>
      </w:pPr>
      <w:r w:rsidRPr="00440D3B">
        <w:rPr>
          <w:rFonts w:ascii="黑体" w:eastAsia="黑体" w:hAnsi="黑体"/>
          <w:kern w:val="0"/>
          <w:sz w:val="24"/>
        </w:rPr>
        <w:t>学  科  专  业</w:t>
      </w:r>
      <w:r w:rsidRPr="00440D3B">
        <w:rPr>
          <w:rFonts w:ascii="黑体" w:eastAsia="黑体" w:hAnsi="黑体"/>
          <w:kern w:val="0"/>
          <w:sz w:val="24"/>
          <w:u w:val="single"/>
        </w:rPr>
        <w:t xml:space="preserve">  </w:t>
      </w:r>
      <w:r w:rsidRPr="00440D3B">
        <w:rPr>
          <w:rFonts w:ascii="黑体" w:eastAsia="黑体" w:hAnsi="黑体"/>
          <w:kern w:val="0"/>
          <w:sz w:val="24"/>
          <w:u w:val="single"/>
        </w:rPr>
        <w:tab/>
      </w:r>
      <w:r w:rsidRPr="00BE558C">
        <w:rPr>
          <w:rFonts w:ascii="宋体" w:hAnsi="宋体"/>
          <w:kern w:val="0"/>
          <w:sz w:val="24"/>
          <w:u w:val="single"/>
        </w:rPr>
        <w:t xml:space="preserve">计算机技术    </w:t>
      </w:r>
      <w:r w:rsidRPr="00440D3B">
        <w:rPr>
          <w:rFonts w:ascii="黑体" w:eastAsia="黑体" w:hAnsi="黑体"/>
          <w:kern w:val="0"/>
          <w:sz w:val="24"/>
          <w:u w:val="single"/>
        </w:rPr>
        <w:tab/>
      </w:r>
    </w:p>
    <w:p w14:paraId="07FCF164" w14:textId="23DFDC88" w:rsidR="00440D3B" w:rsidRPr="00440D3B" w:rsidRDefault="00440D3B" w:rsidP="00D8270D">
      <w:pPr>
        <w:tabs>
          <w:tab w:val="left" w:pos="4301"/>
          <w:tab w:val="left" w:pos="7770"/>
        </w:tabs>
        <w:spacing w:line="360" w:lineRule="auto"/>
        <w:ind w:leftChars="700" w:left="1604" w:rightChars="507" w:right="1162"/>
        <w:rPr>
          <w:rFonts w:ascii="黑体" w:eastAsia="黑体" w:hAnsi="黑体"/>
          <w:kern w:val="0"/>
          <w:sz w:val="24"/>
        </w:rPr>
      </w:pPr>
      <w:proofErr w:type="gramStart"/>
      <w:r w:rsidRPr="00440D3B">
        <w:rPr>
          <w:rFonts w:ascii="黑体" w:eastAsia="黑体" w:hAnsi="黑体"/>
          <w:kern w:val="0"/>
          <w:sz w:val="24"/>
        </w:rPr>
        <w:t>研</w:t>
      </w:r>
      <w:proofErr w:type="gramEnd"/>
      <w:r w:rsidRPr="00440D3B">
        <w:rPr>
          <w:rFonts w:ascii="黑体" w:eastAsia="黑体" w:hAnsi="黑体"/>
          <w:kern w:val="0"/>
          <w:sz w:val="24"/>
        </w:rPr>
        <w:t xml:space="preserve">  究  方  向</w:t>
      </w:r>
      <w:r w:rsidRPr="00440D3B">
        <w:rPr>
          <w:rFonts w:ascii="黑体" w:eastAsia="黑体" w:hAnsi="黑体"/>
          <w:kern w:val="0"/>
          <w:sz w:val="24"/>
          <w:u w:val="single"/>
        </w:rPr>
        <w:t xml:space="preserve"> </w:t>
      </w:r>
      <w:r w:rsidRPr="00440D3B">
        <w:rPr>
          <w:rFonts w:ascii="黑体" w:eastAsia="黑体" w:hAnsi="黑体"/>
          <w:kern w:val="0"/>
          <w:sz w:val="24"/>
          <w:u w:val="single"/>
        </w:rPr>
        <w:tab/>
      </w:r>
      <w:r w:rsidRPr="00BE558C">
        <w:rPr>
          <w:rFonts w:ascii="宋体" w:hAnsi="宋体"/>
          <w:kern w:val="0"/>
          <w:sz w:val="24"/>
          <w:u w:val="single"/>
        </w:rPr>
        <w:t>并行计算</w:t>
      </w:r>
      <w:r w:rsidRPr="00440D3B">
        <w:rPr>
          <w:rFonts w:ascii="黑体" w:eastAsia="黑体" w:hAnsi="黑体"/>
          <w:kern w:val="0"/>
          <w:sz w:val="24"/>
          <w:u w:val="single"/>
        </w:rPr>
        <w:tab/>
      </w:r>
    </w:p>
    <w:p w14:paraId="0CED487A" w14:textId="33ADEF0E" w:rsidR="005252BA" w:rsidRDefault="00440D3B" w:rsidP="00D8270D">
      <w:pPr>
        <w:tabs>
          <w:tab w:val="left" w:pos="7770"/>
        </w:tabs>
        <w:spacing w:line="360" w:lineRule="auto"/>
        <w:ind w:leftChars="700" w:left="1604" w:rightChars="507" w:right="1162"/>
        <w:rPr>
          <w:rFonts w:ascii="黑体" w:eastAsia="黑体" w:hAnsi="黑体"/>
          <w:kern w:val="0"/>
          <w:sz w:val="24"/>
          <w:u w:val="single"/>
        </w:rPr>
      </w:pPr>
      <w:r w:rsidRPr="00440D3B">
        <w:rPr>
          <w:rFonts w:ascii="黑体" w:eastAsia="黑体" w:hAnsi="黑体"/>
          <w:spacing w:val="37"/>
          <w:kern w:val="0"/>
          <w:sz w:val="24"/>
        </w:rPr>
        <w:t>论文提交日</w:t>
      </w:r>
      <w:r w:rsidRPr="00440D3B">
        <w:rPr>
          <w:rFonts w:ascii="黑体" w:eastAsia="黑体" w:hAnsi="黑体"/>
          <w:spacing w:val="1"/>
          <w:kern w:val="0"/>
          <w:sz w:val="24"/>
        </w:rPr>
        <w:t>期</w:t>
      </w:r>
      <w:r w:rsidRPr="00440D3B">
        <w:rPr>
          <w:rFonts w:ascii="黑体" w:eastAsia="黑体" w:hAnsi="黑体"/>
          <w:kern w:val="0"/>
          <w:sz w:val="24"/>
          <w:u w:val="single"/>
        </w:rPr>
        <w:t xml:space="preserve">   </w:t>
      </w:r>
      <w:r>
        <w:rPr>
          <w:rFonts w:ascii="黑体" w:eastAsia="黑体" w:hAnsi="黑体"/>
          <w:kern w:val="0"/>
          <w:sz w:val="24"/>
          <w:u w:val="single"/>
        </w:rPr>
        <w:t xml:space="preserve">  </w:t>
      </w:r>
      <w:r w:rsidRPr="00BE558C">
        <w:rPr>
          <w:rFonts w:ascii="宋体" w:hAnsi="宋体"/>
          <w:kern w:val="0"/>
          <w:sz w:val="24"/>
          <w:u w:val="single"/>
        </w:rPr>
        <w:t xml:space="preserve"> 20</w:t>
      </w:r>
      <w:r w:rsidRPr="00BE558C">
        <w:rPr>
          <w:rFonts w:ascii="宋体" w:hAnsi="宋体" w:hint="eastAsia"/>
          <w:kern w:val="0"/>
          <w:sz w:val="24"/>
          <w:u w:val="single"/>
        </w:rPr>
        <w:t>20</w:t>
      </w:r>
      <w:r w:rsidRPr="00BE558C">
        <w:rPr>
          <w:rFonts w:ascii="宋体" w:hAnsi="宋体"/>
          <w:kern w:val="0"/>
          <w:sz w:val="24"/>
          <w:u w:val="single"/>
        </w:rPr>
        <w:t>年</w:t>
      </w:r>
      <w:r w:rsidR="00792D3E">
        <w:rPr>
          <w:rFonts w:ascii="宋体" w:hAnsi="宋体" w:hint="eastAsia"/>
          <w:kern w:val="0"/>
          <w:sz w:val="24"/>
          <w:u w:val="single"/>
        </w:rPr>
        <w:t>0</w:t>
      </w:r>
      <w:r w:rsidRPr="00BE558C">
        <w:rPr>
          <w:rFonts w:ascii="宋体" w:hAnsi="宋体"/>
          <w:kern w:val="0"/>
          <w:sz w:val="24"/>
          <w:u w:val="single"/>
        </w:rPr>
        <w:t>4月</w:t>
      </w:r>
      <w:r w:rsidRPr="00BE558C">
        <w:rPr>
          <w:rFonts w:ascii="宋体" w:hAnsi="宋体" w:hint="eastAsia"/>
          <w:kern w:val="0"/>
          <w:sz w:val="24"/>
          <w:u w:val="single"/>
        </w:rPr>
        <w:t>24</w:t>
      </w:r>
      <w:r w:rsidRPr="00BE558C">
        <w:rPr>
          <w:rFonts w:ascii="宋体" w:hAnsi="宋体"/>
          <w:kern w:val="0"/>
          <w:sz w:val="24"/>
          <w:u w:val="single"/>
        </w:rPr>
        <w:t>日</w:t>
      </w:r>
      <w:r w:rsidRPr="00440D3B">
        <w:rPr>
          <w:rFonts w:ascii="黑体" w:eastAsia="黑体" w:hAnsi="黑体"/>
          <w:kern w:val="0"/>
          <w:sz w:val="24"/>
          <w:u w:val="single"/>
        </w:rPr>
        <w:tab/>
      </w:r>
    </w:p>
    <w:p w14:paraId="74B09C3A" w14:textId="30372D2A" w:rsidR="00792D3E" w:rsidRDefault="00792D3E" w:rsidP="00792D3E">
      <w:pPr>
        <w:tabs>
          <w:tab w:val="left" w:pos="7770"/>
        </w:tabs>
        <w:spacing w:line="540" w:lineRule="exact"/>
        <w:ind w:rightChars="507" w:right="1162"/>
        <w:rPr>
          <w:rStyle w:val="MTEquationSection"/>
          <w:rFonts w:ascii="黑体" w:hAnsi="黑体"/>
          <w:b w:val="0"/>
          <w:vanish w:val="0"/>
          <w:kern w:val="0"/>
          <w:sz w:val="24"/>
          <w:u w:val="single"/>
        </w:rPr>
      </w:pPr>
    </w:p>
    <w:p w14:paraId="4FCC6931" w14:textId="77777777" w:rsidR="00792D3E" w:rsidRDefault="00792D3E" w:rsidP="00792D3E">
      <w:pPr>
        <w:tabs>
          <w:tab w:val="left" w:pos="7770"/>
        </w:tabs>
        <w:spacing w:line="540" w:lineRule="exact"/>
        <w:ind w:rightChars="507" w:right="1162"/>
        <w:rPr>
          <w:rStyle w:val="MTEquationSection"/>
          <w:rFonts w:ascii="黑体" w:hAnsi="黑体"/>
          <w:b w:val="0"/>
          <w:vanish w:val="0"/>
          <w:kern w:val="0"/>
          <w:sz w:val="24"/>
          <w:u w:val="single"/>
        </w:rPr>
      </w:pPr>
    </w:p>
    <w:p w14:paraId="76D2B320" w14:textId="77777777" w:rsidR="00792D3E" w:rsidRDefault="00792D3E" w:rsidP="00792D3E">
      <w:pPr>
        <w:spacing w:line="360" w:lineRule="auto"/>
        <w:ind w:leftChars="700" w:left="1604"/>
        <w:rPr>
          <w:sz w:val="36"/>
          <w:szCs w:val="20"/>
        </w:rPr>
      </w:pPr>
      <w:r w:rsidRPr="00792D3E">
        <w:rPr>
          <w:rFonts w:ascii="黑体" w:eastAsia="黑体" w:hAnsi="黑体"/>
          <w:spacing w:val="56"/>
          <w:kern w:val="0"/>
          <w:sz w:val="24"/>
          <w:fitText w:val="1295" w:id="-2078012157"/>
        </w:rPr>
        <w:t>学校代</w:t>
      </w:r>
      <w:r w:rsidRPr="00792D3E">
        <w:rPr>
          <w:rFonts w:ascii="黑体" w:eastAsia="黑体" w:hAnsi="黑体"/>
          <w:kern w:val="0"/>
          <w:sz w:val="24"/>
          <w:fitText w:val="1295" w:id="-2078012157"/>
        </w:rPr>
        <w:t>号</w:t>
      </w:r>
      <w:r w:rsidRPr="00792D3E">
        <w:rPr>
          <w:rFonts w:ascii="黑体" w:eastAsia="黑体" w:hAnsi="黑体"/>
          <w:sz w:val="24"/>
        </w:rPr>
        <w:t>：</w:t>
      </w:r>
      <w:r w:rsidRPr="00792D3E">
        <w:rPr>
          <w:sz w:val="24"/>
        </w:rPr>
        <w:t>10532</w:t>
      </w:r>
    </w:p>
    <w:p w14:paraId="0C2ED18F" w14:textId="23550AC0" w:rsidR="00792D3E" w:rsidRPr="00792D3E" w:rsidRDefault="00792D3E" w:rsidP="00792D3E">
      <w:pPr>
        <w:spacing w:line="360" w:lineRule="auto"/>
        <w:ind w:leftChars="700" w:left="1604"/>
        <w:rPr>
          <w:sz w:val="24"/>
        </w:rPr>
      </w:pPr>
      <w:r w:rsidRPr="00792D3E">
        <w:rPr>
          <w:rFonts w:ascii="黑体" w:eastAsia="黑体" w:hAnsi="黑体"/>
          <w:spacing w:val="407"/>
          <w:kern w:val="0"/>
          <w:sz w:val="24"/>
          <w:fitText w:val="1295" w:id="-2078012156"/>
        </w:rPr>
        <w:t>学</w:t>
      </w:r>
      <w:r w:rsidRPr="00792D3E">
        <w:rPr>
          <w:rFonts w:ascii="黑体" w:eastAsia="黑体" w:hAnsi="黑体"/>
          <w:kern w:val="0"/>
          <w:sz w:val="24"/>
          <w:fitText w:val="1295" w:id="-2078012156"/>
        </w:rPr>
        <w:t>号</w:t>
      </w:r>
      <w:r w:rsidRPr="00792D3E">
        <w:rPr>
          <w:rFonts w:ascii="黑体" w:eastAsia="黑体" w:hAnsi="黑体"/>
          <w:sz w:val="24"/>
        </w:rPr>
        <w:t>：</w:t>
      </w:r>
      <w:r w:rsidRPr="00792D3E">
        <w:rPr>
          <w:rFonts w:eastAsia="黑体"/>
          <w:sz w:val="24"/>
        </w:rPr>
        <w:t>S</w:t>
      </w:r>
      <w:r w:rsidRPr="00792D3E">
        <w:rPr>
          <w:rFonts w:eastAsia="黑体" w:hint="eastAsia"/>
          <w:sz w:val="24"/>
        </w:rPr>
        <w:t>1</w:t>
      </w:r>
      <w:r w:rsidR="00B701EA">
        <w:rPr>
          <w:rFonts w:eastAsia="黑体" w:hint="eastAsia"/>
          <w:sz w:val="24"/>
        </w:rPr>
        <w:t>71</w:t>
      </w:r>
      <w:r w:rsidRPr="00792D3E">
        <w:rPr>
          <w:rFonts w:eastAsia="黑体" w:hint="eastAsia"/>
          <w:sz w:val="24"/>
        </w:rPr>
        <w:t>0</w:t>
      </w:r>
      <w:r w:rsidR="00B701EA">
        <w:rPr>
          <w:rFonts w:eastAsia="黑体" w:hint="eastAsia"/>
          <w:sz w:val="24"/>
        </w:rPr>
        <w:t>W</w:t>
      </w:r>
      <w:r w:rsidRPr="00792D3E">
        <w:rPr>
          <w:rFonts w:eastAsia="黑体" w:hint="eastAsia"/>
          <w:sz w:val="24"/>
        </w:rPr>
        <w:t>0</w:t>
      </w:r>
      <w:r w:rsidR="00B701EA">
        <w:rPr>
          <w:rFonts w:eastAsia="黑体" w:hint="eastAsia"/>
          <w:sz w:val="24"/>
        </w:rPr>
        <w:t>844</w:t>
      </w:r>
    </w:p>
    <w:p w14:paraId="7B2A0308" w14:textId="77777777" w:rsidR="00792D3E" w:rsidRPr="00792D3E" w:rsidRDefault="00792D3E" w:rsidP="00792D3E">
      <w:pPr>
        <w:spacing w:line="360" w:lineRule="auto"/>
        <w:ind w:leftChars="700" w:left="1604"/>
        <w:rPr>
          <w:sz w:val="24"/>
          <w:u w:val="single"/>
        </w:rPr>
      </w:pPr>
      <w:r w:rsidRPr="00FC40F5">
        <w:rPr>
          <w:rFonts w:ascii="黑体" w:eastAsia="黑体" w:hAnsi="黑体"/>
          <w:spacing w:val="407"/>
          <w:kern w:val="0"/>
          <w:sz w:val="24"/>
          <w:fitText w:val="1295" w:id="-2078012155"/>
        </w:rPr>
        <w:t>密</w:t>
      </w:r>
      <w:r w:rsidRPr="00FC40F5">
        <w:rPr>
          <w:rFonts w:ascii="黑体" w:eastAsia="黑体" w:hAnsi="黑体"/>
          <w:kern w:val="0"/>
          <w:sz w:val="24"/>
          <w:fitText w:val="1295" w:id="-2078012155"/>
        </w:rPr>
        <w:t>级</w:t>
      </w:r>
      <w:r w:rsidRPr="00792D3E">
        <w:rPr>
          <w:rFonts w:ascii="黑体" w:eastAsia="黑体" w:hAnsi="黑体"/>
          <w:sz w:val="24"/>
        </w:rPr>
        <w:t>：</w:t>
      </w:r>
      <w:r w:rsidRPr="00792D3E">
        <w:rPr>
          <w:rFonts w:hint="eastAsia"/>
          <w:sz w:val="24"/>
        </w:rPr>
        <w:t>普</w:t>
      </w:r>
      <w:r w:rsidRPr="00792D3E">
        <w:rPr>
          <w:rFonts w:hint="eastAsia"/>
          <w:sz w:val="24"/>
        </w:rPr>
        <w:t xml:space="preserve"> </w:t>
      </w:r>
      <w:r w:rsidRPr="00792D3E">
        <w:rPr>
          <w:rFonts w:hint="eastAsia"/>
          <w:sz w:val="24"/>
        </w:rPr>
        <w:t>通</w:t>
      </w:r>
    </w:p>
    <w:p w14:paraId="15C350EE" w14:textId="77777777" w:rsidR="00792D3E" w:rsidRDefault="00792D3E" w:rsidP="00514DAB">
      <w:pPr>
        <w:spacing w:line="360" w:lineRule="auto"/>
        <w:jc w:val="center"/>
        <w:rPr>
          <w:szCs w:val="20"/>
          <w:u w:val="single"/>
        </w:rPr>
      </w:pPr>
    </w:p>
    <w:p w14:paraId="01047A3B" w14:textId="77777777" w:rsidR="00792D3E" w:rsidRDefault="00792D3E" w:rsidP="00514DAB">
      <w:pPr>
        <w:spacing w:line="360" w:lineRule="auto"/>
        <w:jc w:val="center"/>
        <w:rPr>
          <w:szCs w:val="20"/>
          <w:u w:val="single"/>
        </w:rPr>
      </w:pPr>
    </w:p>
    <w:p w14:paraId="23D1CCA7" w14:textId="77777777" w:rsidR="00792D3E" w:rsidRPr="00922DC2" w:rsidRDefault="00792D3E" w:rsidP="00514DAB">
      <w:pPr>
        <w:autoSpaceDE w:val="0"/>
        <w:autoSpaceDN w:val="0"/>
        <w:spacing w:afterLines="100" w:after="409" w:line="360" w:lineRule="auto"/>
        <w:ind w:left="1184" w:firstLine="420"/>
        <w:jc w:val="left"/>
        <w:rPr>
          <w:b/>
          <w:bCs/>
          <w:sz w:val="36"/>
          <w:szCs w:val="36"/>
        </w:rPr>
      </w:pPr>
      <w:r w:rsidRPr="00922DC2">
        <w:rPr>
          <w:b/>
          <w:bCs/>
          <w:sz w:val="36"/>
          <w:szCs w:val="36"/>
        </w:rPr>
        <w:t>湖南大学硕士学位论文</w:t>
      </w:r>
    </w:p>
    <w:p w14:paraId="42A4E462" w14:textId="77777777" w:rsidR="00792D3E" w:rsidRDefault="00792D3E" w:rsidP="00026445">
      <w:pPr>
        <w:spacing w:line="360" w:lineRule="auto"/>
        <w:ind w:leftChars="700" w:left="1604"/>
        <w:jc w:val="center"/>
        <w:rPr>
          <w:sz w:val="32"/>
          <w:szCs w:val="20"/>
        </w:rPr>
      </w:pPr>
    </w:p>
    <w:p w14:paraId="390BE721" w14:textId="71DD0083" w:rsidR="00792D3E" w:rsidRPr="00922DC2" w:rsidRDefault="00792D3E" w:rsidP="00514DAB">
      <w:pPr>
        <w:spacing w:line="360" w:lineRule="auto"/>
        <w:ind w:left="840" w:firstLine="420"/>
        <w:jc w:val="center"/>
        <w:rPr>
          <w:rFonts w:eastAsia="黑体"/>
          <w:b/>
          <w:spacing w:val="80"/>
          <w:sz w:val="44"/>
          <w:szCs w:val="44"/>
        </w:rPr>
      </w:pPr>
      <w:r w:rsidRPr="00922DC2">
        <w:rPr>
          <w:rFonts w:eastAsia="黑体" w:hint="eastAsia"/>
          <w:b/>
          <w:sz w:val="44"/>
          <w:szCs w:val="44"/>
        </w:rPr>
        <w:t>基于深度学习的程序并行化方法研究</w:t>
      </w:r>
    </w:p>
    <w:p w14:paraId="18AEC032" w14:textId="35613FFB" w:rsidR="00792D3E" w:rsidRDefault="00792D3E" w:rsidP="00026445">
      <w:pPr>
        <w:spacing w:line="360" w:lineRule="auto"/>
        <w:jc w:val="center"/>
        <w:rPr>
          <w:szCs w:val="20"/>
        </w:rPr>
      </w:pPr>
    </w:p>
    <w:p w14:paraId="6EE05320" w14:textId="77777777" w:rsidR="005D260B" w:rsidRPr="005D260B" w:rsidRDefault="005D260B" w:rsidP="00026445">
      <w:pPr>
        <w:spacing w:line="360" w:lineRule="auto"/>
        <w:jc w:val="center"/>
        <w:rPr>
          <w:szCs w:val="20"/>
        </w:rPr>
      </w:pPr>
    </w:p>
    <w:p w14:paraId="535AD772" w14:textId="77777777" w:rsidR="005D260B" w:rsidRDefault="005D260B" w:rsidP="00026445">
      <w:pPr>
        <w:spacing w:line="360" w:lineRule="auto"/>
        <w:jc w:val="center"/>
        <w:rPr>
          <w:szCs w:val="20"/>
        </w:rPr>
      </w:pPr>
    </w:p>
    <w:p w14:paraId="03100487" w14:textId="1D394BA3" w:rsidR="00792D3E" w:rsidRDefault="00792D3E" w:rsidP="0074094D">
      <w:pPr>
        <w:autoSpaceDE w:val="0"/>
        <w:autoSpaceDN w:val="0"/>
        <w:spacing w:line="360" w:lineRule="auto"/>
        <w:ind w:left="1184" w:right="1315" w:firstLine="420"/>
        <w:jc w:val="left"/>
        <w:rPr>
          <w:szCs w:val="20"/>
          <w:u w:val="single"/>
        </w:rPr>
      </w:pPr>
      <w:r w:rsidRPr="00922DC2">
        <w:rPr>
          <w:rFonts w:eastAsia="黑体"/>
          <w:sz w:val="24"/>
        </w:rPr>
        <w:t>学位申请人姓名</w:t>
      </w:r>
      <w:r w:rsidRPr="00922DC2">
        <w:rPr>
          <w:rFonts w:eastAsia="黑体" w:hint="eastAsia"/>
          <w:sz w:val="24"/>
        </w:rPr>
        <w:t>：</w:t>
      </w:r>
      <w:r w:rsidRPr="00440D3B">
        <w:rPr>
          <w:rFonts w:ascii="黑体" w:eastAsia="黑体" w:hAnsi="黑体"/>
          <w:kern w:val="0"/>
          <w:sz w:val="24"/>
          <w:u w:val="single"/>
        </w:rPr>
        <w:t xml:space="preserve">     </w:t>
      </w:r>
      <w:r w:rsidRPr="00BE558C">
        <w:rPr>
          <w:rFonts w:ascii="宋体" w:hAnsi="宋体" w:hint="eastAsia"/>
          <w:kern w:val="0"/>
          <w:sz w:val="24"/>
          <w:u w:val="single"/>
        </w:rPr>
        <w:t>王</w:t>
      </w:r>
      <w:proofErr w:type="gramStart"/>
      <w:r w:rsidRPr="00BE558C">
        <w:rPr>
          <w:rFonts w:ascii="宋体" w:hAnsi="宋体" w:hint="eastAsia"/>
          <w:kern w:val="0"/>
          <w:sz w:val="24"/>
          <w:u w:val="single"/>
        </w:rPr>
        <w:t>世</w:t>
      </w:r>
      <w:proofErr w:type="gramEnd"/>
      <w:r w:rsidRPr="00BE558C">
        <w:rPr>
          <w:rFonts w:ascii="宋体" w:hAnsi="宋体" w:hint="eastAsia"/>
          <w:kern w:val="0"/>
          <w:sz w:val="24"/>
          <w:u w:val="single"/>
        </w:rPr>
        <w:t>领</w:t>
      </w:r>
      <w:r w:rsidRPr="00440D3B">
        <w:rPr>
          <w:rFonts w:ascii="黑体" w:eastAsia="黑体" w:hAnsi="黑体"/>
          <w:kern w:val="0"/>
          <w:sz w:val="24"/>
          <w:u w:val="single"/>
        </w:rPr>
        <w:t xml:space="preserve">     </w:t>
      </w:r>
      <w:r>
        <w:rPr>
          <w:rFonts w:ascii="黑体" w:eastAsia="黑体" w:hAnsi="黑体"/>
          <w:kern w:val="0"/>
          <w:sz w:val="24"/>
          <w:u w:val="single"/>
        </w:rPr>
        <w:t xml:space="preserve">           </w:t>
      </w:r>
      <w:r w:rsidRPr="00440D3B">
        <w:rPr>
          <w:rFonts w:ascii="黑体" w:eastAsia="黑体" w:hAnsi="黑体"/>
          <w:kern w:val="0"/>
          <w:sz w:val="24"/>
          <w:u w:val="single"/>
        </w:rPr>
        <w:tab/>
      </w:r>
      <w:r>
        <w:rPr>
          <w:rFonts w:ascii="黑体" w:eastAsia="黑体" w:hAnsi="黑体"/>
          <w:kern w:val="0"/>
          <w:sz w:val="24"/>
          <w:u w:val="single"/>
        </w:rPr>
        <w:t xml:space="preserve"> </w:t>
      </w:r>
    </w:p>
    <w:p w14:paraId="188A51AA" w14:textId="3A1761CA" w:rsidR="00792D3E" w:rsidRDefault="00792D3E" w:rsidP="0074094D">
      <w:pPr>
        <w:autoSpaceDE w:val="0"/>
        <w:autoSpaceDN w:val="0"/>
        <w:spacing w:line="360" w:lineRule="auto"/>
        <w:ind w:left="1184" w:right="1315" w:firstLine="420"/>
        <w:jc w:val="left"/>
        <w:rPr>
          <w:szCs w:val="20"/>
          <w:u w:val="single"/>
        </w:rPr>
      </w:pPr>
      <w:r w:rsidRPr="00922DC2">
        <w:rPr>
          <w:rFonts w:eastAsia="黑体"/>
          <w:sz w:val="24"/>
        </w:rPr>
        <w:t>导师姓名及职称</w:t>
      </w:r>
      <w:r w:rsidRPr="00922DC2">
        <w:rPr>
          <w:rFonts w:eastAsia="黑体" w:hint="eastAsia"/>
          <w:sz w:val="24"/>
        </w:rPr>
        <w:t>：</w:t>
      </w:r>
      <w:r>
        <w:rPr>
          <w:szCs w:val="20"/>
          <w:u w:val="single"/>
        </w:rPr>
        <w:t xml:space="preserve">    </w:t>
      </w:r>
      <w:r>
        <w:rPr>
          <w:rFonts w:hint="eastAsia"/>
          <w:szCs w:val="20"/>
          <w:u w:val="single"/>
        </w:rPr>
        <w:t xml:space="preserve">  </w:t>
      </w:r>
      <w:r w:rsidRPr="00BE558C">
        <w:rPr>
          <w:rFonts w:ascii="宋体" w:hAnsi="宋体"/>
          <w:kern w:val="0"/>
          <w:sz w:val="24"/>
          <w:u w:val="single"/>
        </w:rPr>
        <w:t>彭蔓蔓 教授 文吉刚 高工</w:t>
      </w:r>
      <w:r>
        <w:rPr>
          <w:rFonts w:hint="eastAsia"/>
          <w:szCs w:val="20"/>
          <w:u w:val="single"/>
        </w:rPr>
        <w:t xml:space="preserve">   </w:t>
      </w:r>
    </w:p>
    <w:p w14:paraId="0D6B9718" w14:textId="499E98A9" w:rsidR="00792D3E" w:rsidRDefault="00792D3E" w:rsidP="0074094D">
      <w:pPr>
        <w:autoSpaceDE w:val="0"/>
        <w:autoSpaceDN w:val="0"/>
        <w:spacing w:line="360" w:lineRule="auto"/>
        <w:ind w:left="1184" w:right="1315" w:firstLine="420"/>
        <w:jc w:val="left"/>
        <w:rPr>
          <w:szCs w:val="20"/>
          <w:u w:val="single"/>
        </w:rPr>
      </w:pPr>
      <w:proofErr w:type="gramStart"/>
      <w:r w:rsidRPr="00922DC2">
        <w:rPr>
          <w:rFonts w:eastAsia="黑体"/>
          <w:sz w:val="24"/>
        </w:rPr>
        <w:t>培</w:t>
      </w:r>
      <w:proofErr w:type="gramEnd"/>
      <w:r w:rsidRPr="00922DC2">
        <w:rPr>
          <w:rFonts w:eastAsia="黑体"/>
          <w:sz w:val="24"/>
        </w:rPr>
        <w:t xml:space="preserve">  </w:t>
      </w:r>
      <w:r w:rsidRPr="00922DC2">
        <w:rPr>
          <w:rFonts w:eastAsia="黑体"/>
          <w:sz w:val="24"/>
        </w:rPr>
        <w:t>养</w:t>
      </w:r>
      <w:r w:rsidRPr="00922DC2">
        <w:rPr>
          <w:rFonts w:eastAsia="黑体"/>
          <w:sz w:val="24"/>
        </w:rPr>
        <w:t xml:space="preserve">  </w:t>
      </w:r>
      <w:r w:rsidRPr="00922DC2">
        <w:rPr>
          <w:rFonts w:eastAsia="黑体"/>
          <w:sz w:val="24"/>
        </w:rPr>
        <w:t>单</w:t>
      </w:r>
      <w:r w:rsidRPr="00922DC2">
        <w:rPr>
          <w:rFonts w:eastAsia="黑体"/>
          <w:sz w:val="24"/>
        </w:rPr>
        <w:t xml:space="preserve">  </w:t>
      </w:r>
      <w:r w:rsidRPr="00922DC2">
        <w:rPr>
          <w:rFonts w:eastAsia="黑体"/>
          <w:sz w:val="24"/>
        </w:rPr>
        <w:t>位</w:t>
      </w:r>
      <w:r w:rsidRPr="00922DC2">
        <w:rPr>
          <w:rFonts w:eastAsia="黑体" w:hint="eastAsia"/>
          <w:sz w:val="24"/>
        </w:rPr>
        <w:t>：</w:t>
      </w:r>
      <w:r>
        <w:rPr>
          <w:szCs w:val="20"/>
          <w:u w:val="single"/>
        </w:rPr>
        <w:t xml:space="preserve">    </w:t>
      </w:r>
      <w:r>
        <w:rPr>
          <w:rFonts w:hint="eastAsia"/>
          <w:szCs w:val="20"/>
          <w:u w:val="single"/>
        </w:rPr>
        <w:t xml:space="preserve">  </w:t>
      </w:r>
      <w:r w:rsidRPr="00B03459">
        <w:rPr>
          <w:rFonts w:hint="eastAsia"/>
          <w:sz w:val="24"/>
          <w:u w:val="single"/>
        </w:rPr>
        <w:t>信息科学与工程学院</w:t>
      </w:r>
      <w:r>
        <w:rPr>
          <w:rFonts w:hint="eastAsia"/>
          <w:szCs w:val="20"/>
          <w:u w:val="single"/>
        </w:rPr>
        <w:t xml:space="preserve">       </w:t>
      </w:r>
      <w:r>
        <w:rPr>
          <w:szCs w:val="20"/>
          <w:u w:val="single"/>
        </w:rPr>
        <w:t xml:space="preserve">  </w:t>
      </w:r>
    </w:p>
    <w:p w14:paraId="73901DE7" w14:textId="27F0AB68" w:rsidR="00792D3E" w:rsidRDefault="00792D3E" w:rsidP="0074094D">
      <w:pPr>
        <w:autoSpaceDE w:val="0"/>
        <w:autoSpaceDN w:val="0"/>
        <w:spacing w:line="360" w:lineRule="auto"/>
        <w:ind w:left="1184" w:right="1315" w:firstLine="420"/>
        <w:jc w:val="left"/>
        <w:rPr>
          <w:szCs w:val="20"/>
          <w:u w:val="single"/>
        </w:rPr>
      </w:pPr>
      <w:r w:rsidRPr="00922DC2">
        <w:rPr>
          <w:rFonts w:eastAsia="黑体"/>
          <w:sz w:val="24"/>
        </w:rPr>
        <w:t>专</w:t>
      </w:r>
      <w:r w:rsidRPr="00922DC2">
        <w:rPr>
          <w:rFonts w:eastAsia="黑体"/>
          <w:sz w:val="24"/>
        </w:rPr>
        <w:t xml:space="preserve">  </w:t>
      </w:r>
      <w:r w:rsidRPr="00922DC2">
        <w:rPr>
          <w:rFonts w:eastAsia="黑体"/>
          <w:sz w:val="24"/>
        </w:rPr>
        <w:t>业</w:t>
      </w:r>
      <w:r w:rsidRPr="00922DC2">
        <w:rPr>
          <w:rFonts w:eastAsia="黑体"/>
          <w:sz w:val="24"/>
        </w:rPr>
        <w:t xml:space="preserve">  </w:t>
      </w:r>
      <w:r w:rsidRPr="00922DC2">
        <w:rPr>
          <w:rFonts w:eastAsia="黑体"/>
          <w:sz w:val="24"/>
        </w:rPr>
        <w:t>名</w:t>
      </w:r>
      <w:r w:rsidRPr="00922DC2">
        <w:rPr>
          <w:rFonts w:eastAsia="黑体"/>
          <w:sz w:val="24"/>
        </w:rPr>
        <w:t xml:space="preserve">  </w:t>
      </w:r>
      <w:r w:rsidRPr="00922DC2">
        <w:rPr>
          <w:rFonts w:eastAsia="黑体"/>
          <w:sz w:val="24"/>
        </w:rPr>
        <w:t>称</w:t>
      </w:r>
      <w:r w:rsidRPr="00922DC2">
        <w:rPr>
          <w:rFonts w:eastAsia="黑体" w:hint="eastAsia"/>
          <w:sz w:val="24"/>
        </w:rPr>
        <w:t>：</w:t>
      </w:r>
      <w:r>
        <w:rPr>
          <w:szCs w:val="20"/>
          <w:u w:val="single"/>
        </w:rPr>
        <w:t xml:space="preserve">    </w:t>
      </w:r>
      <w:r>
        <w:rPr>
          <w:rFonts w:hint="eastAsia"/>
          <w:szCs w:val="20"/>
          <w:u w:val="single"/>
        </w:rPr>
        <w:t xml:space="preserve">  </w:t>
      </w:r>
      <w:r w:rsidRPr="00B03459">
        <w:rPr>
          <w:rFonts w:hint="eastAsia"/>
          <w:sz w:val="24"/>
          <w:u w:val="single"/>
        </w:rPr>
        <w:t>计算机技术</w:t>
      </w:r>
      <w:r>
        <w:rPr>
          <w:rFonts w:hint="eastAsia"/>
          <w:szCs w:val="20"/>
          <w:u w:val="single"/>
        </w:rPr>
        <w:t xml:space="preserve">  </w:t>
      </w:r>
      <w:r>
        <w:rPr>
          <w:szCs w:val="20"/>
          <w:u w:val="single"/>
        </w:rPr>
        <w:t xml:space="preserve">      </w:t>
      </w:r>
      <w:r>
        <w:rPr>
          <w:rFonts w:hint="eastAsia"/>
          <w:szCs w:val="20"/>
          <w:u w:val="single"/>
        </w:rPr>
        <w:t xml:space="preserve"> </w:t>
      </w:r>
      <w:r>
        <w:rPr>
          <w:szCs w:val="20"/>
          <w:u w:val="single"/>
        </w:rPr>
        <w:t xml:space="preserve">   </w:t>
      </w:r>
      <w:r>
        <w:rPr>
          <w:rFonts w:hint="eastAsia"/>
          <w:szCs w:val="20"/>
          <w:u w:val="single"/>
        </w:rPr>
        <w:t xml:space="preserve">   </w:t>
      </w:r>
      <w:r>
        <w:rPr>
          <w:szCs w:val="20"/>
          <w:u w:val="single"/>
        </w:rPr>
        <w:t xml:space="preserve">   </w:t>
      </w:r>
    </w:p>
    <w:p w14:paraId="7AD80ADE" w14:textId="23379F8D" w:rsidR="00792D3E" w:rsidRDefault="00792D3E" w:rsidP="0074094D">
      <w:pPr>
        <w:autoSpaceDE w:val="0"/>
        <w:autoSpaceDN w:val="0"/>
        <w:spacing w:line="360" w:lineRule="auto"/>
        <w:ind w:left="1184" w:right="1315" w:firstLine="420"/>
        <w:jc w:val="left"/>
        <w:rPr>
          <w:szCs w:val="20"/>
          <w:u w:val="single"/>
        </w:rPr>
      </w:pPr>
      <w:r w:rsidRPr="00922DC2">
        <w:rPr>
          <w:rFonts w:ascii="黑体" w:eastAsia="黑体" w:hAnsi="黑体"/>
          <w:spacing w:val="22"/>
          <w:sz w:val="24"/>
        </w:rPr>
        <w:t>论文提交日期</w:t>
      </w:r>
      <w:r w:rsidRPr="00922DC2">
        <w:rPr>
          <w:rFonts w:ascii="黑体" w:eastAsia="黑体" w:hAnsi="黑体" w:hint="eastAsia"/>
          <w:spacing w:val="22"/>
          <w:sz w:val="24"/>
        </w:rPr>
        <w:t>：</w:t>
      </w:r>
      <w:r>
        <w:rPr>
          <w:szCs w:val="20"/>
          <w:u w:val="single"/>
        </w:rPr>
        <w:t xml:space="preserve">    </w:t>
      </w:r>
      <w:r>
        <w:rPr>
          <w:rFonts w:hint="eastAsia"/>
          <w:szCs w:val="20"/>
          <w:u w:val="single"/>
        </w:rPr>
        <w:t xml:space="preserve"> </w:t>
      </w:r>
      <w:r>
        <w:rPr>
          <w:szCs w:val="20"/>
          <w:u w:val="single"/>
        </w:rPr>
        <w:t xml:space="preserve"> </w:t>
      </w:r>
      <w:r w:rsidRPr="00B03459">
        <w:rPr>
          <w:rFonts w:ascii="宋体" w:hAnsi="宋体"/>
          <w:sz w:val="24"/>
          <w:u w:val="single"/>
        </w:rPr>
        <w:t>20</w:t>
      </w:r>
      <w:r w:rsidRPr="00B03459">
        <w:rPr>
          <w:rFonts w:ascii="宋体" w:hAnsi="宋体" w:hint="eastAsia"/>
          <w:sz w:val="24"/>
          <w:u w:val="single"/>
        </w:rPr>
        <w:t>20</w:t>
      </w:r>
      <w:r w:rsidRPr="00B03459">
        <w:rPr>
          <w:rFonts w:ascii="宋体" w:hAnsi="宋体"/>
          <w:sz w:val="24"/>
          <w:u w:val="single"/>
        </w:rPr>
        <w:t xml:space="preserve"> 年 0</w:t>
      </w:r>
      <w:r w:rsidRPr="00B03459">
        <w:rPr>
          <w:rFonts w:ascii="宋体" w:hAnsi="宋体" w:hint="eastAsia"/>
          <w:sz w:val="24"/>
          <w:u w:val="single"/>
        </w:rPr>
        <w:t>4</w:t>
      </w:r>
      <w:r w:rsidRPr="00B03459">
        <w:rPr>
          <w:rFonts w:ascii="宋体" w:hAnsi="宋体"/>
          <w:sz w:val="24"/>
          <w:u w:val="single"/>
        </w:rPr>
        <w:t xml:space="preserve"> 月</w:t>
      </w:r>
      <w:r>
        <w:rPr>
          <w:szCs w:val="20"/>
          <w:u w:val="single"/>
        </w:rPr>
        <w:t xml:space="preserve">         </w:t>
      </w:r>
      <w:r>
        <w:rPr>
          <w:rFonts w:hint="eastAsia"/>
          <w:szCs w:val="20"/>
          <w:u w:val="single"/>
        </w:rPr>
        <w:t xml:space="preserve">  </w:t>
      </w:r>
      <w:r>
        <w:rPr>
          <w:szCs w:val="20"/>
          <w:u w:val="single"/>
        </w:rPr>
        <w:t xml:space="preserve">   </w:t>
      </w:r>
    </w:p>
    <w:p w14:paraId="4D25F2D7" w14:textId="76C1AC13" w:rsidR="00792D3E" w:rsidRDefault="00792D3E" w:rsidP="0074094D">
      <w:pPr>
        <w:autoSpaceDE w:val="0"/>
        <w:autoSpaceDN w:val="0"/>
        <w:spacing w:line="360" w:lineRule="auto"/>
        <w:ind w:left="1184" w:right="1315" w:firstLine="420"/>
        <w:jc w:val="left"/>
        <w:rPr>
          <w:szCs w:val="20"/>
          <w:u w:val="single"/>
        </w:rPr>
      </w:pPr>
      <w:r w:rsidRPr="00922DC2">
        <w:rPr>
          <w:rFonts w:eastAsia="黑体"/>
          <w:spacing w:val="22"/>
          <w:sz w:val="24"/>
        </w:rPr>
        <w:t>论文答辩日期</w:t>
      </w:r>
      <w:r w:rsidRPr="00922DC2">
        <w:rPr>
          <w:rFonts w:eastAsia="黑体" w:hint="eastAsia"/>
          <w:spacing w:val="22"/>
          <w:sz w:val="24"/>
        </w:rPr>
        <w:t>：</w:t>
      </w:r>
      <w:r>
        <w:rPr>
          <w:szCs w:val="20"/>
          <w:u w:val="single"/>
        </w:rPr>
        <w:t xml:space="preserve">    </w:t>
      </w:r>
      <w:r>
        <w:rPr>
          <w:rFonts w:hint="eastAsia"/>
          <w:szCs w:val="20"/>
          <w:u w:val="single"/>
        </w:rPr>
        <w:t xml:space="preserve">  </w:t>
      </w:r>
      <w:r w:rsidRPr="00EA0E1C">
        <w:rPr>
          <w:rFonts w:ascii="宋体" w:hAnsi="宋体"/>
          <w:sz w:val="24"/>
          <w:u w:val="single"/>
        </w:rPr>
        <w:t>20</w:t>
      </w:r>
      <w:r w:rsidR="00B66930">
        <w:rPr>
          <w:rFonts w:ascii="宋体" w:hAnsi="宋体" w:hint="eastAsia"/>
          <w:sz w:val="24"/>
          <w:u w:val="single"/>
        </w:rPr>
        <w:t>20</w:t>
      </w:r>
      <w:r w:rsidRPr="00EA0E1C">
        <w:rPr>
          <w:rFonts w:ascii="宋体" w:hAnsi="宋体"/>
          <w:sz w:val="24"/>
          <w:u w:val="single"/>
        </w:rPr>
        <w:t xml:space="preserve"> 年 </w:t>
      </w:r>
      <w:r w:rsidRPr="00EA0E1C">
        <w:rPr>
          <w:rFonts w:ascii="宋体" w:hAnsi="宋体" w:hint="eastAsia"/>
          <w:sz w:val="24"/>
          <w:u w:val="single"/>
        </w:rPr>
        <w:t>05</w:t>
      </w:r>
      <w:r w:rsidRPr="00EA0E1C">
        <w:rPr>
          <w:rFonts w:ascii="宋体" w:hAnsi="宋体"/>
          <w:sz w:val="24"/>
          <w:u w:val="single"/>
        </w:rPr>
        <w:t xml:space="preserve"> 月</w:t>
      </w:r>
      <w:r w:rsidRPr="00EA0E1C">
        <w:rPr>
          <w:rFonts w:ascii="宋体" w:hAnsi="宋体" w:hint="eastAsia"/>
          <w:sz w:val="24"/>
          <w:u w:val="single"/>
        </w:rPr>
        <w:t xml:space="preserve"> 00</w:t>
      </w:r>
      <w:r w:rsidRPr="00EA0E1C">
        <w:rPr>
          <w:rFonts w:ascii="宋体" w:hAnsi="宋体"/>
          <w:sz w:val="24"/>
          <w:u w:val="single"/>
        </w:rPr>
        <w:t xml:space="preserve"> 日 </w:t>
      </w:r>
      <w:r>
        <w:rPr>
          <w:szCs w:val="20"/>
          <w:u w:val="single"/>
        </w:rPr>
        <w:t xml:space="preserve"> </w:t>
      </w:r>
      <w:r>
        <w:rPr>
          <w:rFonts w:hint="eastAsia"/>
          <w:szCs w:val="20"/>
          <w:u w:val="single"/>
        </w:rPr>
        <w:t xml:space="preserve"> </w:t>
      </w:r>
      <w:r>
        <w:rPr>
          <w:szCs w:val="20"/>
          <w:u w:val="single"/>
        </w:rPr>
        <w:t xml:space="preserve"> </w:t>
      </w:r>
      <w:r>
        <w:rPr>
          <w:rFonts w:hint="eastAsia"/>
          <w:szCs w:val="20"/>
          <w:u w:val="single"/>
        </w:rPr>
        <w:t xml:space="preserve"> </w:t>
      </w:r>
      <w:r>
        <w:rPr>
          <w:szCs w:val="20"/>
          <w:u w:val="single"/>
        </w:rPr>
        <w:t xml:space="preserve">  </w:t>
      </w:r>
    </w:p>
    <w:p w14:paraId="3BBFB816" w14:textId="35E8759E" w:rsidR="00D8270D" w:rsidRDefault="00792D3E" w:rsidP="0074094D">
      <w:pPr>
        <w:spacing w:line="360" w:lineRule="auto"/>
        <w:ind w:left="1184" w:right="1315" w:firstLine="420"/>
        <w:jc w:val="left"/>
        <w:rPr>
          <w:szCs w:val="20"/>
          <w:u w:val="single"/>
        </w:rPr>
      </w:pPr>
      <w:r w:rsidRPr="00922DC2">
        <w:rPr>
          <w:rFonts w:eastAsia="黑体"/>
          <w:sz w:val="24"/>
        </w:rPr>
        <w:t>答辩委员会主席</w:t>
      </w:r>
      <w:r w:rsidRPr="00922DC2">
        <w:rPr>
          <w:rFonts w:eastAsia="黑体" w:hint="eastAsia"/>
          <w:sz w:val="24"/>
        </w:rPr>
        <w:t>：</w:t>
      </w:r>
      <w:r>
        <w:rPr>
          <w:szCs w:val="20"/>
          <w:u w:val="single"/>
        </w:rPr>
        <w:t xml:space="preserve">     </w:t>
      </w:r>
      <w:r>
        <w:rPr>
          <w:rFonts w:hint="eastAsia"/>
          <w:szCs w:val="20"/>
          <w:u w:val="single"/>
        </w:rPr>
        <w:t xml:space="preserve"> </w:t>
      </w:r>
      <w:r w:rsidRPr="00EA0E1C">
        <w:rPr>
          <w:rFonts w:ascii="宋体" w:hAnsi="宋体" w:hint="eastAsia"/>
          <w:sz w:val="24"/>
          <w:u w:val="single"/>
        </w:rPr>
        <w:t>XXX  教授</w:t>
      </w:r>
      <w:r>
        <w:rPr>
          <w:rFonts w:hint="eastAsia"/>
          <w:szCs w:val="20"/>
          <w:u w:val="single"/>
        </w:rPr>
        <w:t xml:space="preserve">   </w:t>
      </w:r>
      <w:r>
        <w:rPr>
          <w:szCs w:val="20"/>
          <w:u w:val="single"/>
        </w:rPr>
        <w:t xml:space="preserve">        </w:t>
      </w:r>
      <w:r>
        <w:rPr>
          <w:rFonts w:hint="eastAsia"/>
          <w:szCs w:val="20"/>
          <w:u w:val="single"/>
        </w:rPr>
        <w:t xml:space="preserve">  </w:t>
      </w:r>
      <w:r>
        <w:rPr>
          <w:szCs w:val="20"/>
          <w:u w:val="single"/>
        </w:rPr>
        <w:t xml:space="preserve">      </w:t>
      </w:r>
    </w:p>
    <w:p w14:paraId="0FE89E15" w14:textId="1CB93228" w:rsidR="00FC40F5" w:rsidRDefault="00FC40F5" w:rsidP="00FC40F5">
      <w:pPr>
        <w:spacing w:line="360" w:lineRule="auto"/>
        <w:ind w:left="1184" w:right="1315" w:firstLine="420"/>
        <w:jc w:val="center"/>
        <w:rPr>
          <w:rStyle w:val="MTEquationSection"/>
          <w:rFonts w:ascii="黑体" w:hAnsi="黑体"/>
          <w:b w:val="0"/>
          <w:vanish w:val="0"/>
          <w:kern w:val="0"/>
          <w:sz w:val="24"/>
          <w:u w:val="single"/>
        </w:rPr>
      </w:pPr>
    </w:p>
    <w:p w14:paraId="07C5DE55" w14:textId="4CEF2664" w:rsidR="00FC40F5" w:rsidRDefault="00FC40F5" w:rsidP="00FC40F5">
      <w:pPr>
        <w:spacing w:line="360" w:lineRule="auto"/>
        <w:ind w:left="1184" w:right="1315" w:firstLine="420"/>
        <w:jc w:val="center"/>
        <w:rPr>
          <w:rStyle w:val="MTEquationSection"/>
          <w:rFonts w:ascii="黑体" w:hAnsi="黑体"/>
          <w:b w:val="0"/>
          <w:vanish w:val="0"/>
          <w:kern w:val="0"/>
          <w:sz w:val="24"/>
          <w:u w:val="single"/>
        </w:rPr>
      </w:pPr>
    </w:p>
    <w:p w14:paraId="2B6D5741" w14:textId="69F06E01" w:rsidR="005D260B" w:rsidRDefault="005D260B" w:rsidP="00FC40F5">
      <w:pPr>
        <w:spacing w:line="360" w:lineRule="auto"/>
        <w:ind w:left="1184" w:right="1315" w:firstLine="420"/>
        <w:jc w:val="center"/>
        <w:rPr>
          <w:rStyle w:val="MTEquationSection"/>
          <w:rFonts w:ascii="黑体" w:hAnsi="黑体"/>
          <w:b w:val="0"/>
          <w:vanish w:val="0"/>
          <w:kern w:val="0"/>
          <w:sz w:val="24"/>
          <w:u w:val="single"/>
        </w:rPr>
      </w:pPr>
    </w:p>
    <w:p w14:paraId="16F329E0" w14:textId="2ACE719D" w:rsidR="005D260B" w:rsidRDefault="005D260B" w:rsidP="005D260B">
      <w:pPr>
        <w:pStyle w:val="a7"/>
        <w:spacing w:after="120" w:line="480" w:lineRule="auto"/>
        <w:rPr>
          <w:rFonts w:eastAsia="宋体" w:cs="Times New Roman"/>
          <w:b/>
          <w:bCs w:val="0"/>
          <w:kern w:val="2"/>
          <w:szCs w:val="24"/>
        </w:rPr>
      </w:pPr>
      <w:r w:rsidRPr="005D260B">
        <w:rPr>
          <w:rFonts w:eastAsia="宋体" w:cs="Times New Roman"/>
          <w:b/>
          <w:bCs w:val="0"/>
          <w:kern w:val="2"/>
          <w:szCs w:val="24"/>
        </w:rPr>
        <w:lastRenderedPageBreak/>
        <w:t>Research on Program Parallelization Method Based on Deep Learning</w:t>
      </w:r>
    </w:p>
    <w:p w14:paraId="099A255C" w14:textId="77777777" w:rsidR="005D260B" w:rsidRDefault="005D260B" w:rsidP="005D260B">
      <w:pPr>
        <w:pStyle w:val="a7"/>
        <w:spacing w:line="360" w:lineRule="auto"/>
        <w:rPr>
          <w:rFonts w:eastAsia="宋体" w:cs="Times New Roman"/>
          <w:b/>
          <w:bCs w:val="0"/>
          <w:kern w:val="2"/>
          <w:sz w:val="22"/>
          <w:szCs w:val="24"/>
        </w:rPr>
      </w:pPr>
      <w:r>
        <w:rPr>
          <w:rFonts w:eastAsia="宋体" w:cs="Times New Roman"/>
          <w:b/>
          <w:bCs w:val="0"/>
          <w:kern w:val="2"/>
          <w:sz w:val="22"/>
          <w:szCs w:val="24"/>
        </w:rPr>
        <w:t>by</w:t>
      </w:r>
    </w:p>
    <w:p w14:paraId="7997E9A0" w14:textId="52928DA0" w:rsidR="005D260B" w:rsidRDefault="005D260B" w:rsidP="005D260B">
      <w:pPr>
        <w:pStyle w:val="a7"/>
        <w:spacing w:line="360" w:lineRule="auto"/>
        <w:rPr>
          <w:rFonts w:eastAsia="宋体" w:cs="Times New Roman"/>
          <w:b/>
          <w:bCs w:val="0"/>
          <w:kern w:val="2"/>
          <w:sz w:val="22"/>
          <w:szCs w:val="22"/>
        </w:rPr>
      </w:pPr>
      <w:r>
        <w:rPr>
          <w:rFonts w:eastAsia="宋体" w:cs="Times New Roman" w:hint="eastAsia"/>
          <w:b/>
          <w:bCs w:val="0"/>
          <w:kern w:val="2"/>
          <w:sz w:val="22"/>
          <w:szCs w:val="22"/>
        </w:rPr>
        <w:t>WANG</w:t>
      </w:r>
      <w:r>
        <w:rPr>
          <w:rFonts w:eastAsia="宋体" w:cs="Times New Roman"/>
          <w:b/>
          <w:bCs w:val="0"/>
          <w:kern w:val="2"/>
          <w:sz w:val="22"/>
          <w:szCs w:val="22"/>
        </w:rPr>
        <w:t xml:space="preserve"> </w:t>
      </w:r>
      <w:proofErr w:type="spellStart"/>
      <w:r>
        <w:rPr>
          <w:rFonts w:eastAsia="宋体" w:cs="Times New Roman" w:hint="eastAsia"/>
          <w:b/>
          <w:bCs w:val="0"/>
          <w:kern w:val="2"/>
          <w:sz w:val="22"/>
          <w:szCs w:val="22"/>
        </w:rPr>
        <w:t>Shiling</w:t>
      </w:r>
      <w:proofErr w:type="spellEnd"/>
    </w:p>
    <w:p w14:paraId="53EA8999" w14:textId="287A1B6F" w:rsidR="005D260B" w:rsidRDefault="005D260B" w:rsidP="005D260B">
      <w:pPr>
        <w:pStyle w:val="a7"/>
        <w:spacing w:line="360" w:lineRule="auto"/>
        <w:rPr>
          <w:rFonts w:eastAsia="宋体" w:cs="Times New Roman"/>
          <w:b/>
          <w:bCs w:val="0"/>
          <w:kern w:val="2"/>
          <w:sz w:val="22"/>
          <w:szCs w:val="22"/>
        </w:rPr>
      </w:pPr>
      <w:proofErr w:type="gramStart"/>
      <w:r>
        <w:rPr>
          <w:rFonts w:eastAsia="宋体" w:cs="Times New Roman"/>
          <w:b/>
          <w:bCs w:val="0"/>
          <w:kern w:val="2"/>
          <w:sz w:val="22"/>
          <w:szCs w:val="22"/>
        </w:rPr>
        <w:t xml:space="preserve">B.E.( </w:t>
      </w:r>
      <w:ins w:id="0" w:author="Lenovo" w:date="2020-04-13T17:24:00Z">
        <w:r w:rsidR="00516FAF">
          <w:rPr>
            <w:rFonts w:eastAsia="宋体" w:cs="Times New Roman" w:hint="eastAsia"/>
            <w:b/>
            <w:bCs w:val="0"/>
            <w:kern w:val="2"/>
            <w:sz w:val="22"/>
            <w:szCs w:val="22"/>
          </w:rPr>
          <w:t>Bohai</w:t>
        </w:r>
      </w:ins>
      <w:proofErr w:type="gramEnd"/>
      <w:del w:id="1" w:author="Lenovo" w:date="2020-04-13T17:24:00Z">
        <w:r w:rsidDel="00516FAF">
          <w:rPr>
            <w:rFonts w:eastAsia="宋体" w:cs="Times New Roman"/>
            <w:b/>
            <w:bCs w:val="0"/>
            <w:kern w:val="2"/>
            <w:sz w:val="22"/>
            <w:szCs w:val="22"/>
          </w:rPr>
          <w:delText>Hunan</w:delText>
        </w:r>
      </w:del>
      <w:r>
        <w:rPr>
          <w:rFonts w:eastAsia="宋体" w:cs="Times New Roman"/>
          <w:b/>
          <w:bCs w:val="0"/>
          <w:kern w:val="2"/>
          <w:sz w:val="22"/>
          <w:szCs w:val="22"/>
        </w:rPr>
        <w:t xml:space="preserve"> University)</w:t>
      </w:r>
      <w:r>
        <w:rPr>
          <w:rFonts w:cs="Times New Roman"/>
          <w:b/>
          <w:bCs w:val="0"/>
          <w:sz w:val="22"/>
          <w:szCs w:val="22"/>
        </w:rPr>
        <w:t xml:space="preserve"> </w:t>
      </w:r>
      <w:r>
        <w:rPr>
          <w:rFonts w:eastAsia="宋体" w:cs="Times New Roman"/>
          <w:b/>
          <w:bCs w:val="0"/>
          <w:kern w:val="2"/>
          <w:sz w:val="22"/>
          <w:szCs w:val="22"/>
        </w:rPr>
        <w:t>201</w:t>
      </w:r>
      <w:r>
        <w:rPr>
          <w:rFonts w:eastAsia="宋体" w:cs="Times New Roman" w:hint="eastAsia"/>
          <w:b/>
          <w:bCs w:val="0"/>
          <w:kern w:val="2"/>
          <w:sz w:val="22"/>
          <w:szCs w:val="22"/>
        </w:rPr>
        <w:t>7</w:t>
      </w:r>
      <w:bookmarkStart w:id="2" w:name="_GoBack"/>
      <w:bookmarkEnd w:id="2"/>
    </w:p>
    <w:p w14:paraId="67AD90C4"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A thesis submitted in partial satisfaction of the</w:t>
      </w:r>
    </w:p>
    <w:p w14:paraId="08979569"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 xml:space="preserve"> Requirements for the degree of</w:t>
      </w:r>
    </w:p>
    <w:p w14:paraId="3A4B8754"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Master of Engineering</w:t>
      </w:r>
    </w:p>
    <w:p w14:paraId="7E938577"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in</w:t>
      </w:r>
    </w:p>
    <w:p w14:paraId="7C743245"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Computer Technology</w:t>
      </w:r>
    </w:p>
    <w:p w14:paraId="10B96DA4"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in the</w:t>
      </w:r>
    </w:p>
    <w:p w14:paraId="34AFE7B3"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Graduate School</w:t>
      </w:r>
    </w:p>
    <w:p w14:paraId="5B587D91"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of</w:t>
      </w:r>
    </w:p>
    <w:p w14:paraId="6CD5FEB6"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Hunan University</w:t>
      </w:r>
    </w:p>
    <w:p w14:paraId="6899808E" w14:textId="77777777" w:rsidR="005D260B" w:rsidRDefault="005D260B" w:rsidP="005D260B">
      <w:pPr>
        <w:pStyle w:val="a7"/>
        <w:spacing w:line="360" w:lineRule="auto"/>
        <w:rPr>
          <w:rFonts w:eastAsia="宋体" w:cs="Times New Roman"/>
          <w:b/>
          <w:bCs w:val="0"/>
          <w:kern w:val="2"/>
          <w:sz w:val="22"/>
          <w:szCs w:val="22"/>
        </w:rPr>
      </w:pPr>
    </w:p>
    <w:p w14:paraId="63E5ABEA"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Supervisor</w:t>
      </w:r>
    </w:p>
    <w:p w14:paraId="7D011229"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 xml:space="preserve">Professor PENG </w:t>
      </w:r>
      <w:proofErr w:type="spellStart"/>
      <w:r>
        <w:rPr>
          <w:rFonts w:eastAsia="宋体" w:cs="Times New Roman"/>
          <w:b/>
          <w:bCs w:val="0"/>
          <w:kern w:val="2"/>
          <w:sz w:val="22"/>
          <w:szCs w:val="22"/>
        </w:rPr>
        <w:t>Manman</w:t>
      </w:r>
      <w:proofErr w:type="spellEnd"/>
    </w:p>
    <w:p w14:paraId="2D22AD26" w14:textId="77777777" w:rsidR="005D260B" w:rsidRDefault="005D260B" w:rsidP="005D260B">
      <w:pPr>
        <w:pStyle w:val="a7"/>
        <w:spacing w:line="360" w:lineRule="auto"/>
        <w:rPr>
          <w:rFonts w:eastAsia="宋体" w:cs="Times New Roman"/>
          <w:b/>
          <w:bCs w:val="0"/>
          <w:kern w:val="2"/>
          <w:sz w:val="22"/>
          <w:szCs w:val="22"/>
        </w:rPr>
      </w:pPr>
      <w:r>
        <w:rPr>
          <w:rFonts w:eastAsia="宋体" w:cs="Times New Roman"/>
          <w:b/>
          <w:bCs w:val="0"/>
          <w:kern w:val="2"/>
          <w:sz w:val="22"/>
          <w:szCs w:val="22"/>
        </w:rPr>
        <w:t xml:space="preserve">Senior Engineer WEN </w:t>
      </w:r>
      <w:proofErr w:type="spellStart"/>
      <w:r>
        <w:rPr>
          <w:rFonts w:eastAsia="宋体" w:cs="Times New Roman"/>
          <w:b/>
          <w:bCs w:val="0"/>
          <w:kern w:val="2"/>
          <w:sz w:val="22"/>
          <w:szCs w:val="22"/>
        </w:rPr>
        <w:t>Jigang</w:t>
      </w:r>
      <w:proofErr w:type="spellEnd"/>
    </w:p>
    <w:p w14:paraId="61FF037E" w14:textId="0FC6FED0" w:rsidR="009030A6" w:rsidRDefault="005D260B" w:rsidP="009030A6">
      <w:pPr>
        <w:pStyle w:val="a7"/>
        <w:spacing w:line="360" w:lineRule="auto"/>
        <w:rPr>
          <w:rFonts w:eastAsia="宋体" w:cs="Times New Roman"/>
          <w:b/>
          <w:bCs w:val="0"/>
          <w:kern w:val="2"/>
          <w:sz w:val="22"/>
          <w:szCs w:val="22"/>
        </w:rPr>
      </w:pPr>
      <w:r>
        <w:rPr>
          <w:rFonts w:eastAsia="宋体" w:cs="Times New Roman"/>
          <w:b/>
          <w:bCs w:val="0"/>
          <w:kern w:val="2"/>
          <w:sz w:val="22"/>
          <w:szCs w:val="22"/>
        </w:rPr>
        <w:t>April,</w:t>
      </w:r>
      <w:r>
        <w:rPr>
          <w:rFonts w:cs="Times New Roman"/>
          <w:b/>
          <w:bCs w:val="0"/>
          <w:color w:val="000000" w:themeColor="text1"/>
          <w:sz w:val="22"/>
          <w:szCs w:val="22"/>
        </w:rPr>
        <w:t xml:space="preserve"> </w:t>
      </w:r>
      <w:r>
        <w:rPr>
          <w:rFonts w:eastAsia="宋体" w:cs="Times New Roman"/>
          <w:b/>
          <w:bCs w:val="0"/>
          <w:kern w:val="2"/>
          <w:sz w:val="22"/>
          <w:szCs w:val="22"/>
        </w:rPr>
        <w:t>2019</w:t>
      </w:r>
    </w:p>
    <w:p w14:paraId="1B559D88" w14:textId="77777777" w:rsidR="00B07C74" w:rsidRDefault="009030A6">
      <w:pPr>
        <w:widowControl/>
        <w:jc w:val="left"/>
        <w:rPr>
          <w:b/>
          <w:bCs/>
          <w:sz w:val="22"/>
          <w:szCs w:val="22"/>
        </w:rPr>
        <w:sectPr w:rsidR="00B07C74" w:rsidSect="00387BDC">
          <w:headerReference w:type="even" r:id="rId9"/>
          <w:headerReference w:type="default" r:id="rId10"/>
          <w:footerReference w:type="even" r:id="rId11"/>
          <w:footerReference w:type="default" r:id="rId12"/>
          <w:headerReference w:type="first" r:id="rId13"/>
          <w:footerReference w:type="first" r:id="rId14"/>
          <w:pgSz w:w="11906" w:h="16838"/>
          <w:pgMar w:top="1247" w:right="1418" w:bottom="1247" w:left="1418" w:header="624" w:footer="624" w:gutter="0"/>
          <w:pgNumType w:start="1"/>
          <w:cols w:space="720"/>
          <w:docGrid w:type="linesAndChars" w:linePitch="409" w:charSpace="3920"/>
        </w:sectPr>
      </w:pPr>
      <w:r>
        <w:rPr>
          <w:b/>
          <w:bCs/>
          <w:sz w:val="22"/>
          <w:szCs w:val="22"/>
        </w:rPr>
        <w:br w:type="page"/>
      </w:r>
    </w:p>
    <w:p w14:paraId="602A227D" w14:textId="6A38AD1A" w:rsidR="009030A6" w:rsidRDefault="009030A6">
      <w:pPr>
        <w:widowControl/>
        <w:jc w:val="left"/>
        <w:rPr>
          <w:b/>
          <w:sz w:val="22"/>
          <w:szCs w:val="22"/>
        </w:rPr>
      </w:pPr>
    </w:p>
    <w:p w14:paraId="071E202C" w14:textId="77777777" w:rsidR="009D7919" w:rsidRDefault="009D7919" w:rsidP="009D7919">
      <w:pPr>
        <w:pStyle w:val="a8"/>
        <w:ind w:firstLineChars="0" w:firstLine="0"/>
        <w:jc w:val="center"/>
        <w:rPr>
          <w:rFonts w:eastAsia="黑体" w:cs="Times New Roman"/>
          <w:sz w:val="36"/>
          <w:szCs w:val="36"/>
        </w:rPr>
      </w:pPr>
      <w:r>
        <w:rPr>
          <w:rFonts w:eastAsia="黑体" w:cs="Times New Roman"/>
          <w:sz w:val="36"/>
          <w:szCs w:val="36"/>
        </w:rPr>
        <w:t>湖</w:t>
      </w:r>
      <w:r>
        <w:rPr>
          <w:rFonts w:eastAsia="黑体" w:cs="Times New Roman"/>
          <w:sz w:val="36"/>
          <w:szCs w:val="36"/>
        </w:rPr>
        <w:t xml:space="preserve"> </w:t>
      </w:r>
      <w:r>
        <w:rPr>
          <w:rFonts w:eastAsia="黑体" w:cs="Times New Roman"/>
          <w:sz w:val="36"/>
          <w:szCs w:val="36"/>
        </w:rPr>
        <w:t>南</w:t>
      </w:r>
      <w:r>
        <w:rPr>
          <w:rFonts w:eastAsia="黑体" w:cs="Times New Roman"/>
          <w:sz w:val="36"/>
          <w:szCs w:val="36"/>
        </w:rPr>
        <w:t xml:space="preserve"> </w:t>
      </w:r>
      <w:r>
        <w:rPr>
          <w:rFonts w:eastAsia="黑体" w:cs="Times New Roman"/>
          <w:sz w:val="36"/>
          <w:szCs w:val="36"/>
        </w:rPr>
        <w:t>大</w:t>
      </w:r>
      <w:r>
        <w:rPr>
          <w:rFonts w:eastAsia="黑体" w:cs="Times New Roman"/>
          <w:sz w:val="36"/>
          <w:szCs w:val="36"/>
        </w:rPr>
        <w:t xml:space="preserve"> </w:t>
      </w:r>
      <w:r>
        <w:rPr>
          <w:rFonts w:eastAsia="黑体" w:cs="Times New Roman"/>
          <w:sz w:val="36"/>
          <w:szCs w:val="36"/>
        </w:rPr>
        <w:t>学</w:t>
      </w:r>
    </w:p>
    <w:p w14:paraId="29C4E325" w14:textId="77777777" w:rsidR="009D7919" w:rsidRDefault="009D7919" w:rsidP="007512E3">
      <w:pPr>
        <w:pStyle w:val="WSL-1"/>
      </w:pPr>
      <w:bookmarkStart w:id="3" w:name="_Toc129761956"/>
      <w:bookmarkStart w:id="4" w:name="_Toc130186559"/>
      <w:bookmarkStart w:id="5" w:name="_Toc130040033"/>
      <w:bookmarkStart w:id="6" w:name="_Toc130040142"/>
      <w:bookmarkStart w:id="7" w:name="_Toc129591188"/>
      <w:bookmarkStart w:id="8" w:name="_Toc129762648"/>
      <w:bookmarkStart w:id="9" w:name="_Toc450209167"/>
      <w:bookmarkStart w:id="10" w:name="_Toc418669728"/>
      <w:bookmarkStart w:id="11" w:name="_Toc37081015"/>
      <w:r>
        <w:t>学位论文原创性声明</w:t>
      </w:r>
      <w:bookmarkEnd w:id="3"/>
      <w:bookmarkEnd w:id="4"/>
      <w:bookmarkEnd w:id="5"/>
      <w:bookmarkEnd w:id="6"/>
      <w:bookmarkEnd w:id="7"/>
      <w:bookmarkEnd w:id="8"/>
      <w:bookmarkEnd w:id="9"/>
      <w:bookmarkEnd w:id="10"/>
      <w:bookmarkEnd w:id="11"/>
    </w:p>
    <w:p w14:paraId="014ACDE6" w14:textId="77777777" w:rsidR="009D7919" w:rsidRDefault="009D7919" w:rsidP="009D7919">
      <w:pPr>
        <w:spacing w:line="480" w:lineRule="exact"/>
        <w:ind w:firstLineChars="196" w:firstLine="547"/>
        <w:rPr>
          <w:sz w:val="26"/>
          <w:szCs w:val="26"/>
        </w:rPr>
      </w:pPr>
      <w:r>
        <w:rPr>
          <w:sz w:val="26"/>
          <w:szCs w:val="26"/>
        </w:rPr>
        <w:t>本人郑重声明：所呈交的论文是本人在导师的指导下独立进行研究所取得的研究成果。除了文中特别加以标注引用的内容外，本论文不包含任何其他个人或集体已经发表或撰写的成果作品。对本文的研究做出重要贡献的个人和集体，均已在文中以明确方式标明。本人完全意识到本声明的法律后果由本人承担。</w:t>
      </w:r>
    </w:p>
    <w:p w14:paraId="2DC9A0A9" w14:textId="77777777" w:rsidR="009D7919" w:rsidRDefault="009D7919" w:rsidP="009D7919">
      <w:pPr>
        <w:spacing w:line="480" w:lineRule="exact"/>
        <w:ind w:firstLine="618"/>
        <w:rPr>
          <w:sz w:val="26"/>
          <w:szCs w:val="26"/>
        </w:rPr>
      </w:pPr>
    </w:p>
    <w:p w14:paraId="2B253E67" w14:textId="77777777" w:rsidR="009D7919" w:rsidRDefault="009D7919" w:rsidP="009D7919">
      <w:pPr>
        <w:spacing w:line="480" w:lineRule="exact"/>
        <w:ind w:firstLine="618"/>
        <w:rPr>
          <w:sz w:val="26"/>
          <w:szCs w:val="26"/>
        </w:rPr>
      </w:pPr>
      <w:r>
        <w:rPr>
          <w:sz w:val="26"/>
          <w:szCs w:val="26"/>
        </w:rPr>
        <w:t>作者签名：</w:t>
      </w:r>
      <w:r>
        <w:rPr>
          <w:sz w:val="26"/>
          <w:szCs w:val="26"/>
        </w:rPr>
        <w:tab/>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4ED7AD93" w14:textId="77777777" w:rsidR="009D7919" w:rsidRDefault="009D7919" w:rsidP="007512E3">
      <w:pPr>
        <w:pStyle w:val="WSL-1"/>
      </w:pPr>
      <w:bookmarkStart w:id="12" w:name="_Toc130040143"/>
      <w:bookmarkStart w:id="13" w:name="_Toc130186560"/>
      <w:bookmarkStart w:id="14" w:name="_Toc130040034"/>
      <w:bookmarkStart w:id="15" w:name="_Toc129761957"/>
      <w:bookmarkStart w:id="16" w:name="_Toc129591189"/>
      <w:bookmarkStart w:id="17" w:name="_Toc129762649"/>
      <w:bookmarkStart w:id="18" w:name="_Toc36926809"/>
      <w:bookmarkStart w:id="19" w:name="_Toc37081016"/>
      <w:r>
        <w:t>学位论文版权使用授权书</w:t>
      </w:r>
      <w:bookmarkEnd w:id="12"/>
      <w:bookmarkEnd w:id="13"/>
      <w:bookmarkEnd w:id="14"/>
      <w:bookmarkEnd w:id="15"/>
      <w:bookmarkEnd w:id="16"/>
      <w:bookmarkEnd w:id="17"/>
      <w:bookmarkEnd w:id="18"/>
      <w:bookmarkEnd w:id="19"/>
    </w:p>
    <w:p w14:paraId="432AD2C8" w14:textId="77777777" w:rsidR="009D7919" w:rsidRDefault="009D7919" w:rsidP="009D7919">
      <w:pPr>
        <w:spacing w:line="480" w:lineRule="exact"/>
        <w:ind w:firstLineChars="196" w:firstLine="547"/>
        <w:rPr>
          <w:sz w:val="26"/>
          <w:szCs w:val="26"/>
        </w:rPr>
      </w:pPr>
      <w:r>
        <w:rPr>
          <w:sz w:val="26"/>
          <w:szCs w:val="26"/>
        </w:rPr>
        <w:t>本学位论文作者完全了解学校有关保留、使用学位论文的规定，同意学校保留并向国家有关部门或机构送交论文的复印件和电子版，允许论文被查阅和借阅。本人授权湖南大学可以将本学位论文的全部或部分内容编入有关数据库进行检索，可以采用影印、缩印或扫描等复制手段保存和汇编本学位论文。</w:t>
      </w:r>
    </w:p>
    <w:p w14:paraId="5CE513E1" w14:textId="77777777" w:rsidR="009D7919" w:rsidRDefault="009D7919" w:rsidP="009D7919">
      <w:pPr>
        <w:spacing w:line="480" w:lineRule="exact"/>
        <w:ind w:firstLineChars="196" w:firstLine="547"/>
        <w:rPr>
          <w:sz w:val="26"/>
          <w:szCs w:val="26"/>
        </w:rPr>
      </w:pPr>
      <w:r>
        <w:rPr>
          <w:sz w:val="26"/>
          <w:szCs w:val="26"/>
        </w:rPr>
        <w:t>本学位论文属于</w:t>
      </w:r>
    </w:p>
    <w:p w14:paraId="5B3874AE" w14:textId="77777777" w:rsidR="009D7919" w:rsidRDefault="009D7919" w:rsidP="009D7919">
      <w:pPr>
        <w:spacing w:line="480" w:lineRule="exact"/>
        <w:ind w:firstLineChars="900" w:firstLine="2512"/>
        <w:rPr>
          <w:sz w:val="26"/>
          <w:szCs w:val="26"/>
        </w:rPr>
      </w:pPr>
      <w:r>
        <w:rPr>
          <w:sz w:val="26"/>
          <w:szCs w:val="26"/>
        </w:rPr>
        <w:t>1</w:t>
      </w:r>
      <w:r>
        <w:rPr>
          <w:sz w:val="26"/>
          <w:szCs w:val="26"/>
        </w:rPr>
        <w:t>、保密</w:t>
      </w:r>
      <w:r>
        <w:rPr>
          <w:sz w:val="26"/>
          <w:szCs w:val="26"/>
        </w:rPr>
        <w:t>□</w:t>
      </w:r>
      <w:r>
        <w:rPr>
          <w:sz w:val="26"/>
          <w:szCs w:val="26"/>
        </w:rPr>
        <w:t>，在</w:t>
      </w:r>
      <w:r>
        <w:rPr>
          <w:sz w:val="26"/>
          <w:szCs w:val="26"/>
          <w:u w:val="single"/>
        </w:rPr>
        <w:t xml:space="preserve">    </w:t>
      </w:r>
      <w:r>
        <w:rPr>
          <w:sz w:val="26"/>
          <w:szCs w:val="26"/>
        </w:rPr>
        <w:t>年解密后适用本授权书。</w:t>
      </w:r>
    </w:p>
    <w:p w14:paraId="1FE11E2A" w14:textId="77777777" w:rsidR="009D7919" w:rsidRDefault="009D7919" w:rsidP="009D7919">
      <w:pPr>
        <w:spacing w:line="480" w:lineRule="exact"/>
        <w:ind w:firstLineChars="900" w:firstLine="2512"/>
        <w:rPr>
          <w:sz w:val="26"/>
          <w:szCs w:val="26"/>
        </w:rPr>
      </w:pPr>
      <w:r>
        <w:rPr>
          <w:sz w:val="26"/>
          <w:szCs w:val="26"/>
        </w:rPr>
        <w:t>2</w:t>
      </w:r>
      <w:r>
        <w:rPr>
          <w:sz w:val="26"/>
          <w:szCs w:val="26"/>
        </w:rPr>
        <w:t>、不保密</w:t>
      </w:r>
      <w:r>
        <w:rPr>
          <w:sz w:val="26"/>
          <w:szCs w:val="26"/>
        </w:rPr>
        <w:t>□</w:t>
      </w:r>
      <w:r>
        <w:rPr>
          <w:sz w:val="26"/>
          <w:szCs w:val="26"/>
        </w:rPr>
        <w:t>。</w:t>
      </w:r>
    </w:p>
    <w:p w14:paraId="1A4EFAC4" w14:textId="77777777" w:rsidR="009D7919" w:rsidRDefault="009D7919" w:rsidP="009D7919">
      <w:pPr>
        <w:spacing w:line="480" w:lineRule="exact"/>
        <w:ind w:firstLineChars="883" w:firstLine="2465"/>
        <w:rPr>
          <w:sz w:val="26"/>
          <w:szCs w:val="26"/>
        </w:rPr>
      </w:pPr>
      <w:r>
        <w:rPr>
          <w:sz w:val="26"/>
          <w:szCs w:val="26"/>
        </w:rPr>
        <w:t>（请在以上相应方框内打</w:t>
      </w:r>
      <w:r>
        <w:rPr>
          <w:sz w:val="26"/>
          <w:szCs w:val="26"/>
        </w:rPr>
        <w:t>“√”</w:t>
      </w:r>
      <w:r>
        <w:rPr>
          <w:sz w:val="26"/>
          <w:szCs w:val="26"/>
        </w:rPr>
        <w:t>）</w:t>
      </w:r>
    </w:p>
    <w:p w14:paraId="62F6EBF2" w14:textId="77777777" w:rsidR="009D7919" w:rsidRDefault="009D7919" w:rsidP="009D7919">
      <w:pPr>
        <w:spacing w:line="480" w:lineRule="exact"/>
        <w:ind w:firstLine="618"/>
        <w:rPr>
          <w:sz w:val="26"/>
          <w:szCs w:val="26"/>
        </w:rPr>
      </w:pPr>
    </w:p>
    <w:p w14:paraId="35C68C57" w14:textId="77777777" w:rsidR="009D7919" w:rsidRDefault="009D7919" w:rsidP="009D7919">
      <w:pPr>
        <w:spacing w:line="480" w:lineRule="exact"/>
        <w:ind w:firstLine="618"/>
        <w:rPr>
          <w:sz w:val="26"/>
          <w:szCs w:val="26"/>
        </w:rPr>
      </w:pPr>
      <w:r>
        <w:rPr>
          <w:sz w:val="26"/>
          <w:szCs w:val="26"/>
        </w:rPr>
        <w:t>作者签名：</w:t>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1D02AEE3" w14:textId="77777777" w:rsidR="009D7919" w:rsidRDefault="009D7919" w:rsidP="009D7919">
      <w:pPr>
        <w:spacing w:line="480" w:lineRule="exact"/>
        <w:ind w:firstLineChars="230" w:firstLine="642"/>
        <w:rPr>
          <w:sz w:val="26"/>
          <w:szCs w:val="26"/>
        </w:rPr>
      </w:pPr>
      <w:r>
        <w:rPr>
          <w:sz w:val="26"/>
          <w:szCs w:val="26"/>
        </w:rPr>
        <w:t>导师签名：</w:t>
      </w:r>
      <w:r>
        <w:rPr>
          <w:sz w:val="26"/>
          <w:szCs w:val="26"/>
        </w:rPr>
        <w:tab/>
      </w:r>
      <w:r>
        <w:rPr>
          <w:sz w:val="26"/>
          <w:szCs w:val="26"/>
        </w:rPr>
        <w:tab/>
        <w:t xml:space="preserve">                  </w:t>
      </w:r>
      <w:r>
        <w:rPr>
          <w:sz w:val="26"/>
          <w:szCs w:val="26"/>
        </w:rPr>
        <w:t>日期：</w:t>
      </w:r>
      <w:r>
        <w:rPr>
          <w:sz w:val="26"/>
          <w:szCs w:val="26"/>
        </w:rPr>
        <w:t xml:space="preserve">     </w:t>
      </w:r>
      <w:r>
        <w:rPr>
          <w:sz w:val="26"/>
          <w:szCs w:val="26"/>
        </w:rPr>
        <w:t>年</w:t>
      </w:r>
      <w:r>
        <w:rPr>
          <w:sz w:val="26"/>
          <w:szCs w:val="26"/>
        </w:rPr>
        <w:t xml:space="preserve">    </w:t>
      </w:r>
      <w:r>
        <w:rPr>
          <w:sz w:val="26"/>
          <w:szCs w:val="26"/>
        </w:rPr>
        <w:t>月</w:t>
      </w:r>
      <w:r>
        <w:rPr>
          <w:sz w:val="26"/>
          <w:szCs w:val="26"/>
        </w:rPr>
        <w:t xml:space="preserve">    </w:t>
      </w:r>
      <w:r>
        <w:rPr>
          <w:sz w:val="26"/>
          <w:szCs w:val="26"/>
        </w:rPr>
        <w:t>日</w:t>
      </w:r>
    </w:p>
    <w:p w14:paraId="0AFC06AC" w14:textId="2A296FD0" w:rsidR="00B07C74" w:rsidRDefault="00B07C74" w:rsidP="009D7919">
      <w:pPr>
        <w:spacing w:line="380" w:lineRule="atLeast"/>
      </w:pPr>
    </w:p>
    <w:p w14:paraId="686FF57B" w14:textId="04953AFC" w:rsidR="009D7919" w:rsidRDefault="00B07C74" w:rsidP="00E14F8C">
      <w:pPr>
        <w:widowControl/>
        <w:jc w:val="left"/>
      </w:pPr>
      <w:r>
        <w:br w:type="page"/>
      </w:r>
    </w:p>
    <w:p w14:paraId="5674C088" w14:textId="7844202C" w:rsidR="0066730A" w:rsidRDefault="0066730A" w:rsidP="00E25339">
      <w:pPr>
        <w:pStyle w:val="WSL-1"/>
      </w:pPr>
      <w:bookmarkStart w:id="20" w:name="_Toc37081017"/>
      <w:r>
        <w:rPr>
          <w:rFonts w:hint="eastAsia"/>
        </w:rPr>
        <w:lastRenderedPageBreak/>
        <w:t>摘</w:t>
      </w:r>
      <w:r w:rsidR="009C2A6A">
        <w:rPr>
          <w:rFonts w:hint="eastAsia"/>
        </w:rPr>
        <w:t xml:space="preserve"> </w:t>
      </w:r>
      <w:r w:rsidR="009C2A6A">
        <w:t xml:space="preserve">  </w:t>
      </w:r>
      <w:r>
        <w:rPr>
          <w:rFonts w:hint="eastAsia"/>
        </w:rPr>
        <w:t>要</w:t>
      </w:r>
      <w:bookmarkEnd w:id="20"/>
    </w:p>
    <w:p w14:paraId="580AF5D9" w14:textId="3D253141" w:rsidR="0066730A" w:rsidRDefault="0066730A" w:rsidP="00453245">
      <w:pPr>
        <w:pStyle w:val="WSL-4"/>
        <w:ind w:firstLine="518"/>
      </w:pPr>
      <w:r>
        <w:rPr>
          <w:rFonts w:hint="eastAsia"/>
        </w:rPr>
        <w:t>随着高性能计算技术的快速发展，并行编程技术在实际工程应用中占据着越来越重要的地位。尤其是在科学计算相关领域，串行程序的并行化成为了解决</w:t>
      </w:r>
      <w:r w:rsidR="00FB48EF">
        <w:rPr>
          <w:rFonts w:hint="eastAsia"/>
        </w:rPr>
        <w:t>程序</w:t>
      </w:r>
      <w:r>
        <w:rPr>
          <w:rFonts w:hint="eastAsia"/>
        </w:rPr>
        <w:t>结构复杂、</w:t>
      </w:r>
      <w:r w:rsidR="00FB48EF">
        <w:rPr>
          <w:rFonts w:hint="eastAsia"/>
        </w:rPr>
        <w:t>计算</w:t>
      </w:r>
      <w:r>
        <w:rPr>
          <w:rFonts w:hint="eastAsia"/>
        </w:rPr>
        <w:t>量大、</w:t>
      </w:r>
      <w:r w:rsidR="00FB48EF">
        <w:rPr>
          <w:rFonts w:hint="eastAsia"/>
        </w:rPr>
        <w:t>数据密集以及</w:t>
      </w:r>
      <w:r>
        <w:rPr>
          <w:rFonts w:hint="eastAsia"/>
        </w:rPr>
        <w:t>执行周期长等问题的关键</w:t>
      </w:r>
      <w:r w:rsidR="00FB48EF">
        <w:rPr>
          <w:rFonts w:hint="eastAsia"/>
        </w:rPr>
        <w:t>途径</w:t>
      </w:r>
      <w:r w:rsidR="00730885">
        <w:rPr>
          <w:rFonts w:hint="eastAsia"/>
        </w:rPr>
        <w:t>。</w:t>
      </w:r>
      <w:r w:rsidRPr="007F29B6">
        <w:rPr>
          <w:rFonts w:hint="eastAsia"/>
          <w:color w:val="FF0000"/>
          <w:rPrChange w:id="21" w:author="User" w:date="2020-04-06T21:23:00Z">
            <w:rPr>
              <w:rFonts w:hint="eastAsia"/>
            </w:rPr>
          </w:rPrChange>
        </w:rPr>
        <w:t>然而</w:t>
      </w:r>
      <w:r w:rsidR="00FB48EF" w:rsidRPr="007F29B6">
        <w:rPr>
          <w:rFonts w:hint="eastAsia"/>
          <w:color w:val="FF0000"/>
          <w:rPrChange w:id="22" w:author="User" w:date="2020-04-06T21:23:00Z">
            <w:rPr>
              <w:rFonts w:hint="eastAsia"/>
            </w:rPr>
          </w:rPrChange>
        </w:rPr>
        <w:t>由于</w:t>
      </w:r>
      <w:r>
        <w:rPr>
          <w:rFonts w:hint="eastAsia"/>
        </w:rPr>
        <w:t>现有的</w:t>
      </w:r>
      <w:r w:rsidR="00FB48EF">
        <w:rPr>
          <w:rFonts w:hint="eastAsia"/>
        </w:rPr>
        <w:t>程序并行性</w:t>
      </w:r>
      <w:r w:rsidR="00730885">
        <w:rPr>
          <w:rFonts w:hint="eastAsia"/>
        </w:rPr>
        <w:t>分析</w:t>
      </w:r>
      <w:r>
        <w:rPr>
          <w:rFonts w:hint="eastAsia"/>
        </w:rPr>
        <w:t>工具</w:t>
      </w:r>
      <w:r w:rsidR="00FB48EF">
        <w:rPr>
          <w:rFonts w:hint="eastAsia"/>
        </w:rPr>
        <w:t>在处理具备</w:t>
      </w:r>
      <w:r>
        <w:rPr>
          <w:rFonts w:hint="eastAsia"/>
        </w:rPr>
        <w:t>上述特征</w:t>
      </w:r>
      <w:r w:rsidR="00FB48EF">
        <w:rPr>
          <w:rFonts w:hint="eastAsia"/>
        </w:rPr>
        <w:t>的程序时</w:t>
      </w:r>
      <w:r w:rsidR="00730885">
        <w:rPr>
          <w:rFonts w:hint="eastAsia"/>
        </w:rPr>
        <w:t>仍</w:t>
      </w:r>
      <w:r>
        <w:rPr>
          <w:rFonts w:hint="eastAsia"/>
        </w:rPr>
        <w:t>存在</w:t>
      </w:r>
      <w:r w:rsidR="00730885">
        <w:rPr>
          <w:rFonts w:hint="eastAsia"/>
        </w:rPr>
        <w:t>着</w:t>
      </w:r>
      <w:r>
        <w:rPr>
          <w:rFonts w:hint="eastAsia"/>
        </w:rPr>
        <w:t>较大的局限性</w:t>
      </w:r>
      <w:r w:rsidR="00730885">
        <w:rPr>
          <w:rFonts w:hint="eastAsia"/>
        </w:rPr>
        <w:t>，且目前的多种并行编程手段</w:t>
      </w:r>
      <w:r w:rsidR="002E2B94">
        <w:rPr>
          <w:rFonts w:hint="eastAsia"/>
        </w:rPr>
        <w:t>在结合使用的同时缺少</w:t>
      </w:r>
      <w:r w:rsidR="00730885">
        <w:rPr>
          <w:rFonts w:hint="eastAsia"/>
        </w:rPr>
        <w:t>统一的</w:t>
      </w:r>
      <w:r w:rsidR="00070F65">
        <w:rPr>
          <w:rFonts w:hint="eastAsia"/>
        </w:rPr>
        <w:t>标准</w:t>
      </w:r>
      <w:r w:rsidR="00730885">
        <w:rPr>
          <w:rFonts w:hint="eastAsia"/>
        </w:rPr>
        <w:t>编程接口，</w:t>
      </w:r>
      <w:r w:rsidR="002E2B94">
        <w:rPr>
          <w:rFonts w:hint="eastAsia"/>
        </w:rPr>
        <w:t>为相关领域的从业人员在串行程序</w:t>
      </w:r>
      <w:r w:rsidR="00277B77">
        <w:rPr>
          <w:rFonts w:hint="eastAsia"/>
        </w:rPr>
        <w:t>的</w:t>
      </w:r>
      <w:r w:rsidR="002E2B94">
        <w:rPr>
          <w:rFonts w:hint="eastAsia"/>
        </w:rPr>
        <w:t>并行性识别和并行</w:t>
      </w:r>
      <w:r w:rsidR="00B643B2">
        <w:rPr>
          <w:rFonts w:hint="eastAsia"/>
        </w:rPr>
        <w:t>程序开发</w:t>
      </w:r>
      <w:r w:rsidR="002E2B94">
        <w:rPr>
          <w:rFonts w:hint="eastAsia"/>
        </w:rPr>
        <w:t>方面均造成了较大的难度。</w:t>
      </w:r>
      <w:ins w:id="23" w:author="User" w:date="2020-04-06T21:28:00Z">
        <w:r w:rsidR="007F29B6">
          <w:rPr>
            <w:rFonts w:hint="eastAsia"/>
          </w:rPr>
          <w:t>（因此</w:t>
        </w:r>
        <w:r w:rsidR="007F29B6">
          <w:t>……</w:t>
        </w:r>
        <w:r w:rsidR="007F29B6">
          <w:rPr>
            <w:rFonts w:hint="eastAsia"/>
          </w:rPr>
          <w:t>）</w:t>
        </w:r>
      </w:ins>
    </w:p>
    <w:p w14:paraId="37867ADF" w14:textId="457D1729" w:rsidR="0066730A" w:rsidRDefault="0066730A" w:rsidP="00453245">
      <w:pPr>
        <w:pStyle w:val="WSL-4"/>
        <w:ind w:firstLine="518"/>
      </w:pPr>
      <w:del w:id="24" w:author="User" w:date="2020-04-06T21:28:00Z">
        <w:r w:rsidDel="007F29B6">
          <w:rPr>
            <w:rFonts w:hint="eastAsia"/>
          </w:rPr>
          <w:delText>基于此种情况，</w:delText>
        </w:r>
      </w:del>
      <w:r w:rsidR="0088548E">
        <w:rPr>
          <w:rFonts w:hint="eastAsia"/>
        </w:rPr>
        <w:t>本文以</w:t>
      </w:r>
      <w:r w:rsidR="0012714C">
        <w:rPr>
          <w:rFonts w:hint="eastAsia"/>
        </w:rPr>
        <w:t>改善相关领域的并行</w:t>
      </w:r>
      <w:r w:rsidR="00965F7C">
        <w:rPr>
          <w:rFonts w:hint="eastAsia"/>
        </w:rPr>
        <w:t>化</w:t>
      </w:r>
      <w:r w:rsidR="00AB0225">
        <w:rPr>
          <w:rFonts w:hint="eastAsia"/>
        </w:rPr>
        <w:t>技术使用</w:t>
      </w:r>
      <w:r w:rsidR="0012714C">
        <w:rPr>
          <w:rFonts w:hint="eastAsia"/>
        </w:rPr>
        <w:t>现状</w:t>
      </w:r>
      <w:r w:rsidR="0088548E">
        <w:rPr>
          <w:rFonts w:hint="eastAsia"/>
        </w:rPr>
        <w:t>为动机</w:t>
      </w:r>
      <w:r w:rsidR="00C970B2">
        <w:rPr>
          <w:rFonts w:hint="eastAsia"/>
        </w:rPr>
        <w:t>，</w:t>
      </w:r>
      <w:r w:rsidR="0088548E">
        <w:rPr>
          <w:rFonts w:hint="eastAsia"/>
        </w:rPr>
        <w:t>以</w:t>
      </w:r>
      <w:r w:rsidR="0012714C">
        <w:rPr>
          <w:rFonts w:hint="eastAsia"/>
        </w:rPr>
        <w:t>使用深度学习技术探索</w:t>
      </w:r>
      <w:r w:rsidR="00125E3C">
        <w:rPr>
          <w:rFonts w:hint="eastAsia"/>
        </w:rPr>
        <w:t>串行</w:t>
      </w:r>
      <w:r w:rsidR="0012714C">
        <w:rPr>
          <w:rFonts w:hint="eastAsia"/>
        </w:rPr>
        <w:t>程序并行化方法</w:t>
      </w:r>
      <w:r w:rsidR="0088548E">
        <w:rPr>
          <w:rFonts w:hint="eastAsia"/>
        </w:rPr>
        <w:t>为</w:t>
      </w:r>
      <w:r w:rsidR="0012714C">
        <w:rPr>
          <w:rFonts w:hint="eastAsia"/>
        </w:rPr>
        <w:t>目的</w:t>
      </w:r>
      <w:r w:rsidR="00125E3C">
        <w:rPr>
          <w:rFonts w:hint="eastAsia"/>
        </w:rPr>
        <w:t>，</w:t>
      </w:r>
      <w:del w:id="25" w:author="User" w:date="2020-04-06T21:36:00Z">
        <w:r w:rsidR="00965F7C" w:rsidDel="007F29B6">
          <w:rPr>
            <w:rFonts w:hint="eastAsia"/>
          </w:rPr>
          <w:delText>本文</w:delText>
        </w:r>
      </w:del>
      <w:r w:rsidR="00D60F2B">
        <w:rPr>
          <w:rFonts w:hint="eastAsia"/>
        </w:rPr>
        <w:t>主要</w:t>
      </w:r>
      <w:ins w:id="26" w:author="User" w:date="2020-04-06T21:36:00Z">
        <w:r w:rsidR="007F29B6">
          <w:rPr>
            <w:rFonts w:hint="eastAsia"/>
          </w:rPr>
          <w:t>开展</w:t>
        </w:r>
      </w:ins>
      <w:ins w:id="27" w:author="User" w:date="2020-04-06T21:37:00Z">
        <w:r w:rsidR="007F29B6">
          <w:rPr>
            <w:rFonts w:hint="eastAsia"/>
          </w:rPr>
          <w:t>了</w:t>
        </w:r>
      </w:ins>
      <w:del w:id="28" w:author="User" w:date="2020-04-06T21:30:00Z">
        <w:r w:rsidDel="007F29B6">
          <w:rPr>
            <w:rFonts w:hint="eastAsia"/>
          </w:rPr>
          <w:delText>做了</w:delText>
        </w:r>
      </w:del>
      <w:r>
        <w:rPr>
          <w:rFonts w:hint="eastAsia"/>
        </w:rPr>
        <w:t>如下几个方面的研究</w:t>
      </w:r>
      <w:ins w:id="29" w:author="User" w:date="2020-04-06T21:30:00Z">
        <w:r w:rsidR="007F29B6">
          <w:rPr>
            <w:rFonts w:hint="eastAsia"/>
          </w:rPr>
          <w:t>工作</w:t>
        </w:r>
      </w:ins>
      <w:r>
        <w:rPr>
          <w:rFonts w:hint="eastAsia"/>
        </w:rPr>
        <w:t>：</w:t>
      </w:r>
    </w:p>
    <w:p w14:paraId="3D248C36" w14:textId="20A2E1A0" w:rsidR="0066730A" w:rsidRDefault="006A7434" w:rsidP="00453245">
      <w:pPr>
        <w:pStyle w:val="WSL-4"/>
        <w:ind w:firstLineChars="0" w:firstLine="0"/>
      </w:pPr>
      <w:r>
        <w:rPr>
          <w:rFonts w:hint="eastAsia"/>
        </w:rPr>
        <w:t>(</w:t>
      </w:r>
      <w:r>
        <w:t>1)</w:t>
      </w:r>
      <w:r w:rsidR="0066730A">
        <w:rPr>
          <w:rFonts w:hint="eastAsia"/>
        </w:rPr>
        <w:t>从数据驱动的理念出发，</w:t>
      </w:r>
      <w:r w:rsidR="00921549">
        <w:rPr>
          <w:rFonts w:hint="eastAsia"/>
        </w:rPr>
        <w:t>基于程序的上下文流图（</w:t>
      </w:r>
      <w:r w:rsidR="00921549" w:rsidRPr="007D617B">
        <w:rPr>
          <w:color w:val="FF0000"/>
          <w:rPrChange w:id="30" w:author="User" w:date="2020-04-06T21:59:00Z">
            <w:rPr/>
          </w:rPrChange>
        </w:rPr>
        <w:t>XFG</w:t>
      </w:r>
      <w:ins w:id="31" w:author="User" w:date="2020-04-06T21:58:00Z">
        <w:r w:rsidR="00B604BC">
          <w:rPr>
            <w:rFonts w:hint="eastAsia"/>
          </w:rPr>
          <w:t>第一次出现的缩写要提高全拼</w:t>
        </w:r>
      </w:ins>
      <w:r w:rsidR="00921549">
        <w:rPr>
          <w:rFonts w:hint="eastAsia"/>
        </w:rPr>
        <w:t>）</w:t>
      </w:r>
      <w:r w:rsidR="0066730A">
        <w:rPr>
          <w:rFonts w:hint="eastAsia"/>
        </w:rPr>
        <w:t>构造了</w:t>
      </w:r>
      <w:r w:rsidR="0066730A" w:rsidRPr="00CF6E8C">
        <w:rPr>
          <w:rFonts w:hint="eastAsia"/>
          <w:color w:val="FF0000"/>
          <w:rPrChange w:id="32" w:author="User" w:date="2020-04-06T21:41:00Z">
            <w:rPr>
              <w:rFonts w:hint="eastAsia"/>
            </w:rPr>
          </w:rPrChange>
        </w:rPr>
        <w:t>首个</w:t>
      </w:r>
      <w:r w:rsidR="000E7E3E">
        <w:rPr>
          <w:rFonts w:hint="eastAsia"/>
        </w:rPr>
        <w:t>可以</w:t>
      </w:r>
      <w:r w:rsidR="00921549">
        <w:rPr>
          <w:rFonts w:hint="eastAsia"/>
        </w:rPr>
        <w:t>用于串行程序</w:t>
      </w:r>
      <w:r w:rsidR="0045683D">
        <w:rPr>
          <w:rFonts w:hint="eastAsia"/>
        </w:rPr>
        <w:t>的</w:t>
      </w:r>
      <w:r w:rsidR="00921549">
        <w:rPr>
          <w:rFonts w:hint="eastAsia"/>
        </w:rPr>
        <w:t>并行性识别</w:t>
      </w:r>
      <w:r w:rsidR="0045683D">
        <w:rPr>
          <w:rFonts w:hint="eastAsia"/>
        </w:rPr>
        <w:t>任务</w:t>
      </w:r>
      <w:r w:rsidR="0066730A">
        <w:rPr>
          <w:rFonts w:hint="eastAsia"/>
        </w:rPr>
        <w:t>的深度学习</w:t>
      </w:r>
      <w:proofErr w:type="gramStart"/>
      <w:r w:rsidR="00921549">
        <w:rPr>
          <w:rFonts w:hint="eastAsia"/>
        </w:rPr>
        <w:t>图</w:t>
      </w:r>
      <w:r w:rsidR="0066730A">
        <w:rPr>
          <w:rFonts w:hint="eastAsia"/>
        </w:rPr>
        <w:t>数据</w:t>
      </w:r>
      <w:proofErr w:type="gramEnd"/>
      <w:r w:rsidR="0066730A">
        <w:rPr>
          <w:rFonts w:hint="eastAsia"/>
        </w:rPr>
        <w:t>集</w:t>
      </w:r>
      <w:r w:rsidR="0066730A" w:rsidRPr="007D617B">
        <w:rPr>
          <w:color w:val="FF0000"/>
          <w:rPrChange w:id="33" w:author="User" w:date="2020-04-06T21:59:00Z">
            <w:rPr/>
          </w:rPrChange>
        </w:rPr>
        <w:t>GFCPD</w:t>
      </w:r>
      <w:r w:rsidR="0066730A">
        <w:rPr>
          <w:rFonts w:hint="eastAsia"/>
        </w:rPr>
        <w:t>，设计并实现了一套完整的生成</w:t>
      </w:r>
      <w:r w:rsidR="0066730A">
        <w:rPr>
          <w:rFonts w:hint="eastAsia"/>
        </w:rPr>
        <w:t>GFCPD</w:t>
      </w:r>
      <w:r w:rsidR="0066730A">
        <w:rPr>
          <w:rFonts w:hint="eastAsia"/>
        </w:rPr>
        <w:t>数据的自动化脚本。</w:t>
      </w:r>
    </w:p>
    <w:p w14:paraId="3E23CD3B" w14:textId="3FC078C7" w:rsidR="0066730A" w:rsidRDefault="006A7434" w:rsidP="00453245">
      <w:pPr>
        <w:pStyle w:val="WSL-4"/>
        <w:ind w:firstLineChars="0" w:firstLine="0"/>
      </w:pPr>
      <w:r>
        <w:rPr>
          <w:rFonts w:hint="eastAsia"/>
        </w:rPr>
        <w:t>(</w:t>
      </w:r>
      <w:r>
        <w:t>2)</w:t>
      </w:r>
      <w:r w:rsidR="0066730A">
        <w:rPr>
          <w:rFonts w:hint="eastAsia"/>
        </w:rPr>
        <w:t>从</w:t>
      </w:r>
      <w:r w:rsidR="00125E3C">
        <w:rPr>
          <w:rFonts w:hint="eastAsia"/>
        </w:rPr>
        <w:t>深度学习的角度</w:t>
      </w:r>
      <w:r w:rsidR="0066730A">
        <w:rPr>
          <w:rFonts w:hint="eastAsia"/>
        </w:rPr>
        <w:t>出发，</w:t>
      </w:r>
      <w:r w:rsidR="0045683D">
        <w:rPr>
          <w:rFonts w:hint="eastAsia"/>
        </w:rPr>
        <w:t>将串行程序的并行性识别看作为二元分类问题</w:t>
      </w:r>
      <w:r w:rsidR="001201F5">
        <w:rPr>
          <w:rFonts w:hint="eastAsia"/>
        </w:rPr>
        <w:t>。</w:t>
      </w:r>
      <w:r w:rsidR="0045683D">
        <w:rPr>
          <w:rFonts w:hint="eastAsia"/>
        </w:rPr>
        <w:t>在</w:t>
      </w:r>
      <w:r w:rsidR="0088548E">
        <w:rPr>
          <w:rFonts w:hint="eastAsia"/>
        </w:rPr>
        <w:t>最大程度上避免了</w:t>
      </w:r>
      <w:r w:rsidR="001201F5" w:rsidRPr="00F23922">
        <w:rPr>
          <w:rFonts w:hint="eastAsia"/>
          <w:color w:val="FF0000"/>
          <w:rPrChange w:id="34" w:author="User" w:date="2020-04-06T23:09:00Z">
            <w:rPr>
              <w:rFonts w:hint="eastAsia"/>
            </w:rPr>
          </w:rPrChange>
        </w:rPr>
        <w:t>上述程序</w:t>
      </w:r>
      <w:r w:rsidR="001201F5">
        <w:rPr>
          <w:rFonts w:hint="eastAsia"/>
        </w:rPr>
        <w:t>并行性分析工具的局限性的</w:t>
      </w:r>
      <w:r w:rsidR="0045683D">
        <w:rPr>
          <w:rFonts w:hint="eastAsia"/>
        </w:rPr>
        <w:t>同时</w:t>
      </w:r>
      <w:r w:rsidR="0066730A">
        <w:rPr>
          <w:rFonts w:hint="eastAsia"/>
        </w:rPr>
        <w:t>，</w:t>
      </w:r>
      <w:r w:rsidR="0066730A" w:rsidRPr="00CF6E8C">
        <w:rPr>
          <w:rFonts w:hint="eastAsia"/>
          <w:color w:val="FF0000"/>
          <w:rPrChange w:id="35" w:author="User" w:date="2020-04-06T21:41:00Z">
            <w:rPr>
              <w:rFonts w:hint="eastAsia"/>
            </w:rPr>
          </w:rPrChange>
        </w:rPr>
        <w:t>创造性</w:t>
      </w:r>
      <w:del w:id="36" w:author="User" w:date="2020-04-06T21:41:00Z">
        <w:r w:rsidR="0066730A" w:rsidDel="00CF6E8C">
          <w:rPr>
            <w:rFonts w:hint="eastAsia"/>
          </w:rPr>
          <w:delText>的</w:delText>
        </w:r>
      </w:del>
      <w:ins w:id="37" w:author="User" w:date="2020-04-06T21:42:00Z">
        <w:r w:rsidR="00CF6E8C">
          <w:rPr>
            <w:rFonts w:hint="eastAsia"/>
          </w:rPr>
          <w:t>地</w:t>
        </w:r>
      </w:ins>
      <w:r w:rsidR="0066730A">
        <w:rPr>
          <w:rFonts w:hint="eastAsia"/>
        </w:rPr>
        <w:t>将图卷积神经网络应用于串行程序的并行性</w:t>
      </w:r>
      <w:r w:rsidR="00277B77">
        <w:rPr>
          <w:rFonts w:hint="eastAsia"/>
        </w:rPr>
        <w:t>识别</w:t>
      </w:r>
      <w:r w:rsidR="0066730A">
        <w:rPr>
          <w:rFonts w:hint="eastAsia"/>
        </w:rPr>
        <w:t>任务，并通过其在</w:t>
      </w:r>
      <w:r w:rsidR="0066730A">
        <w:rPr>
          <w:rFonts w:hint="eastAsia"/>
        </w:rPr>
        <w:t>GFCPD</w:t>
      </w:r>
      <w:r w:rsidR="0066730A">
        <w:rPr>
          <w:rFonts w:hint="eastAsia"/>
        </w:rPr>
        <w:t>数据集上的表现验证了深度学习方法在</w:t>
      </w:r>
      <w:r w:rsidR="0045683D">
        <w:rPr>
          <w:rFonts w:hint="eastAsia"/>
        </w:rPr>
        <w:t>该问题</w:t>
      </w:r>
      <w:r w:rsidR="0066730A">
        <w:rPr>
          <w:rFonts w:hint="eastAsia"/>
        </w:rPr>
        <w:t>上的可行性与有效性。</w:t>
      </w:r>
    </w:p>
    <w:p w14:paraId="7E85338F" w14:textId="74CD8C56" w:rsidR="0066730A" w:rsidRPr="00A45EE0" w:rsidRDefault="006A7434" w:rsidP="00453245">
      <w:pPr>
        <w:pStyle w:val="WSL-4"/>
        <w:ind w:firstLineChars="0" w:firstLine="0"/>
      </w:pPr>
      <w:r>
        <w:rPr>
          <w:rFonts w:hint="eastAsia"/>
        </w:rPr>
        <w:t>(</w:t>
      </w:r>
      <w:r>
        <w:t>3)</w:t>
      </w:r>
      <w:r w:rsidR="0066730A">
        <w:rPr>
          <w:rFonts w:hint="eastAsia"/>
        </w:rPr>
        <w:t>从统一</w:t>
      </w:r>
      <w:r w:rsidR="00070F65">
        <w:rPr>
          <w:rFonts w:hint="eastAsia"/>
        </w:rPr>
        <w:t>多种并行编程手段</w:t>
      </w:r>
      <w:r w:rsidR="0066730A">
        <w:rPr>
          <w:rFonts w:hint="eastAsia"/>
        </w:rPr>
        <w:t>的编程标准出发，使用</w:t>
      </w:r>
      <w:r w:rsidR="0066730A">
        <w:rPr>
          <w:rFonts w:hint="eastAsia"/>
        </w:rPr>
        <w:t>XML</w:t>
      </w:r>
      <w:r w:rsidR="0066730A">
        <w:rPr>
          <w:rFonts w:hint="eastAsia"/>
        </w:rPr>
        <w:t>技术实现了并行标记语言</w:t>
      </w:r>
      <w:r w:rsidR="0066730A">
        <w:rPr>
          <w:rFonts w:hint="eastAsia"/>
        </w:rPr>
        <w:t>PML</w:t>
      </w:r>
      <w:r w:rsidR="0066730A">
        <w:rPr>
          <w:rFonts w:hint="eastAsia"/>
        </w:rPr>
        <w:t>，</w:t>
      </w:r>
      <w:r w:rsidR="00070F65">
        <w:rPr>
          <w:rFonts w:hint="eastAsia"/>
        </w:rPr>
        <w:t>为不同的并行编程模型提供了</w:t>
      </w:r>
      <w:r w:rsidR="0066730A">
        <w:rPr>
          <w:rFonts w:hint="eastAsia"/>
        </w:rPr>
        <w:t>格式统一的</w:t>
      </w:r>
      <w:r w:rsidR="00070F65">
        <w:rPr>
          <w:rFonts w:hint="eastAsia"/>
        </w:rPr>
        <w:t>PML</w:t>
      </w:r>
      <w:r w:rsidR="0066730A">
        <w:rPr>
          <w:rFonts w:hint="eastAsia"/>
        </w:rPr>
        <w:t>标签</w:t>
      </w:r>
      <w:ins w:id="38" w:author="User" w:date="2020-04-06T23:11:00Z">
        <w:r w:rsidR="00F23922">
          <w:rPr>
            <w:rFonts w:hint="eastAsia"/>
          </w:rPr>
          <w:t>，</w:t>
        </w:r>
      </w:ins>
      <w:r w:rsidR="00070F65">
        <w:rPr>
          <w:rFonts w:hint="eastAsia"/>
        </w:rPr>
        <w:t>用于</w:t>
      </w:r>
      <w:r w:rsidR="0066730A">
        <w:rPr>
          <w:rFonts w:hint="eastAsia"/>
        </w:rPr>
        <w:t>结合</w:t>
      </w:r>
      <w:r w:rsidR="0066730A">
        <w:rPr>
          <w:rFonts w:hint="eastAsia"/>
        </w:rPr>
        <w:t>C/C++</w:t>
      </w:r>
      <w:r w:rsidR="0066730A">
        <w:rPr>
          <w:rFonts w:hint="eastAsia"/>
        </w:rPr>
        <w:t>语言进行并行程序开发，为多种并行编程</w:t>
      </w:r>
      <w:r w:rsidR="00070F65">
        <w:rPr>
          <w:rFonts w:hint="eastAsia"/>
        </w:rPr>
        <w:t>手段</w:t>
      </w:r>
      <w:ins w:id="39" w:author="User" w:date="2020-04-06T21:43:00Z">
        <w:r w:rsidR="00CF6E8C">
          <w:rPr>
            <w:rFonts w:hint="eastAsia"/>
          </w:rPr>
          <w:t>的</w:t>
        </w:r>
      </w:ins>
      <w:r w:rsidR="00070F65">
        <w:rPr>
          <w:rFonts w:hint="eastAsia"/>
        </w:rPr>
        <w:t>混合使用</w:t>
      </w:r>
      <w:r w:rsidR="0066730A">
        <w:rPr>
          <w:rFonts w:hint="eastAsia"/>
        </w:rPr>
        <w:t>提供了统一的</w:t>
      </w:r>
      <w:r w:rsidR="00070F65">
        <w:rPr>
          <w:rFonts w:hint="eastAsia"/>
        </w:rPr>
        <w:t>标准</w:t>
      </w:r>
      <w:r w:rsidR="0066730A">
        <w:rPr>
          <w:rFonts w:hint="eastAsia"/>
        </w:rPr>
        <w:t>编程接口</w:t>
      </w:r>
      <w:del w:id="40" w:author="User" w:date="2020-04-06T23:12:00Z">
        <w:r w:rsidR="0066730A" w:rsidDel="00F23922">
          <w:rPr>
            <w:rFonts w:hint="eastAsia"/>
          </w:rPr>
          <w:delText>与</w:delText>
        </w:r>
      </w:del>
      <w:ins w:id="41" w:author="User" w:date="2020-04-06T23:12:00Z">
        <w:r w:rsidR="00F23922">
          <w:rPr>
            <w:rFonts w:hint="eastAsia"/>
          </w:rPr>
          <w:t>和</w:t>
        </w:r>
      </w:ins>
      <w:r w:rsidR="0066730A">
        <w:rPr>
          <w:rFonts w:hint="eastAsia"/>
        </w:rPr>
        <w:t>更加简易便捷的途径。</w:t>
      </w:r>
    </w:p>
    <w:p w14:paraId="57180110" w14:textId="769925E7" w:rsidR="0066730A" w:rsidRDefault="006A7434" w:rsidP="00453245">
      <w:pPr>
        <w:pStyle w:val="WSL-4"/>
        <w:ind w:firstLineChars="0" w:firstLine="0"/>
      </w:pPr>
      <w:r>
        <w:rPr>
          <w:rFonts w:hint="eastAsia"/>
        </w:rPr>
        <w:t>(</w:t>
      </w:r>
      <w:r>
        <w:t>4)</w:t>
      </w:r>
      <w:r w:rsidR="0066730A">
        <w:rPr>
          <w:rFonts w:hint="eastAsia"/>
        </w:rPr>
        <w:t>从研究成果的应用角度出发，搭建了并行编程辅助平台，对上述研究成果进行集成和转化，从串行程序的并行性识别、并行程序开发、并行程序调试三个方面提供了完整的串行程序并行化方案，有效</w:t>
      </w:r>
      <w:del w:id="42" w:author="User" w:date="2020-04-06T21:44:00Z">
        <w:r w:rsidR="0066730A" w:rsidDel="00CF6E8C">
          <w:rPr>
            <w:rFonts w:hint="eastAsia"/>
          </w:rPr>
          <w:delText>的</w:delText>
        </w:r>
      </w:del>
      <w:ins w:id="43" w:author="User" w:date="2020-04-06T21:44:00Z">
        <w:r w:rsidR="00CF6E8C">
          <w:rPr>
            <w:rFonts w:hint="eastAsia"/>
          </w:rPr>
          <w:t>地</w:t>
        </w:r>
      </w:ins>
      <w:r w:rsidR="0066730A">
        <w:rPr>
          <w:rFonts w:hint="eastAsia"/>
        </w:rPr>
        <w:t>降低了并行</w:t>
      </w:r>
      <w:r w:rsidR="009D7362">
        <w:rPr>
          <w:rFonts w:hint="eastAsia"/>
        </w:rPr>
        <w:t>化技术</w:t>
      </w:r>
      <w:r w:rsidR="0066730A">
        <w:rPr>
          <w:rFonts w:hint="eastAsia"/>
        </w:rPr>
        <w:t>的</w:t>
      </w:r>
      <w:r w:rsidR="009D7362">
        <w:rPr>
          <w:rFonts w:hint="eastAsia"/>
        </w:rPr>
        <w:t>使用</w:t>
      </w:r>
      <w:r w:rsidR="0066730A">
        <w:rPr>
          <w:rFonts w:hint="eastAsia"/>
        </w:rPr>
        <w:t>门槛。</w:t>
      </w:r>
    </w:p>
    <w:p w14:paraId="4EEDB66D" w14:textId="77777777" w:rsidR="0066730A" w:rsidRDefault="0066730A" w:rsidP="00E4792A">
      <w:pPr>
        <w:pStyle w:val="WSL-4"/>
        <w:ind w:firstLineChars="52" w:firstLine="197"/>
        <w:rPr>
          <w:rFonts w:eastAsia="黑体"/>
          <w:sz w:val="36"/>
          <w:szCs w:val="36"/>
        </w:rPr>
      </w:pPr>
    </w:p>
    <w:p w14:paraId="107C57DB" w14:textId="77777777" w:rsidR="0066730A" w:rsidRDefault="0066730A" w:rsidP="00453245">
      <w:pPr>
        <w:pStyle w:val="WSL-4"/>
        <w:ind w:firstLineChars="0" w:firstLine="0"/>
        <w:rPr>
          <w:rFonts w:eastAsia="黑体"/>
        </w:rPr>
      </w:pPr>
      <w:r>
        <w:rPr>
          <w:rFonts w:eastAsia="黑体"/>
          <w:b/>
        </w:rPr>
        <w:t>关键词</w:t>
      </w:r>
      <w:r>
        <w:rPr>
          <w:rFonts w:eastAsia="黑体"/>
        </w:rPr>
        <w:t>：</w:t>
      </w:r>
      <w:r>
        <w:rPr>
          <w:rFonts w:eastAsia="黑体" w:hint="eastAsia"/>
        </w:rPr>
        <w:t>并行编程</w:t>
      </w:r>
      <w:r>
        <w:rPr>
          <w:rFonts w:eastAsia="黑体"/>
        </w:rPr>
        <w:t>；</w:t>
      </w:r>
      <w:r>
        <w:rPr>
          <w:rFonts w:eastAsia="黑体" w:hint="eastAsia"/>
        </w:rPr>
        <w:t>并行性识别</w:t>
      </w:r>
      <w:r>
        <w:rPr>
          <w:rFonts w:eastAsia="黑体"/>
        </w:rPr>
        <w:t>；</w:t>
      </w:r>
      <w:r>
        <w:rPr>
          <w:rFonts w:eastAsia="黑体" w:hint="eastAsia"/>
        </w:rPr>
        <w:t>并行标记语言；深度学习</w:t>
      </w:r>
      <w:r>
        <w:rPr>
          <w:rFonts w:eastAsia="黑体"/>
        </w:rPr>
        <w:t>；</w:t>
      </w:r>
      <w:r>
        <w:rPr>
          <w:rFonts w:eastAsia="黑体" w:hint="eastAsia"/>
        </w:rPr>
        <w:t>图卷积神经网络</w:t>
      </w:r>
    </w:p>
    <w:p w14:paraId="0D432163" w14:textId="77777777" w:rsidR="0066730A" w:rsidRDefault="0066730A" w:rsidP="0066730A">
      <w:pPr>
        <w:widowControl/>
        <w:jc w:val="left"/>
        <w:rPr>
          <w:rFonts w:eastAsia="黑体"/>
        </w:rPr>
      </w:pPr>
      <w:r>
        <w:rPr>
          <w:rFonts w:eastAsia="黑体"/>
        </w:rPr>
        <w:br w:type="page"/>
      </w:r>
    </w:p>
    <w:p w14:paraId="6364889D" w14:textId="4339C4E1" w:rsidR="0066730A" w:rsidRPr="00D178BF" w:rsidRDefault="0066730A" w:rsidP="0066730A">
      <w:pPr>
        <w:pStyle w:val="12"/>
        <w:spacing w:beforeLines="0" w:before="409" w:afterLines="0" w:after="409"/>
        <w:ind w:firstLine="518"/>
        <w:rPr>
          <w:b/>
          <w:color w:val="205867"/>
        </w:rPr>
      </w:pPr>
      <w:bookmarkStart w:id="44" w:name="_Toc23438"/>
      <w:bookmarkStart w:id="45" w:name="_Toc2653"/>
      <w:bookmarkStart w:id="46" w:name="_Toc37081018"/>
      <w:r>
        <w:rPr>
          <w:b/>
        </w:rPr>
        <w:lastRenderedPageBreak/>
        <w:t>Abstract</w:t>
      </w:r>
      <w:bookmarkEnd w:id="44"/>
      <w:bookmarkEnd w:id="45"/>
      <w:bookmarkEnd w:id="46"/>
    </w:p>
    <w:p w14:paraId="711B5E0D" w14:textId="39C16A98" w:rsidR="005707BF" w:rsidRDefault="005707BF" w:rsidP="009C2A6A">
      <w:pPr>
        <w:ind w:firstLineChars="200" w:firstLine="518"/>
        <w:rPr>
          <w:sz w:val="24"/>
        </w:rPr>
      </w:pPr>
      <w:r w:rsidRPr="005707BF">
        <w:rPr>
          <w:sz w:val="24"/>
        </w:rPr>
        <w:t xml:space="preserve">With the rapid development of high-performance computing technology, parallel programming technology plays an increasingly important role in practical engineering applications. Especially in the field of scientific computing, the parallelization of </w:t>
      </w:r>
      <w:r>
        <w:rPr>
          <w:sz w:val="24"/>
        </w:rPr>
        <w:t>s</w:t>
      </w:r>
      <w:r w:rsidRPr="005707BF">
        <w:rPr>
          <w:sz w:val="24"/>
        </w:rPr>
        <w:t>equential</w:t>
      </w:r>
      <w:r>
        <w:rPr>
          <w:rFonts w:ascii="NimbusSanL-Bold" w:eastAsiaTheme="minorEastAsia" w:hAnsi="NimbusSanL-Bold" w:cs="NimbusSanL-Bold"/>
          <w:b/>
          <w:bCs/>
          <w:kern w:val="0"/>
          <w:sz w:val="36"/>
          <w:szCs w:val="36"/>
        </w:rPr>
        <w:t xml:space="preserve"> </w:t>
      </w:r>
      <w:r w:rsidRPr="005707BF">
        <w:rPr>
          <w:sz w:val="24"/>
        </w:rPr>
        <w:t xml:space="preserve">programs has become a key way to solve the problems of complex program structure, large amount of calculation, data intensive, and long execution cycle. However, due to the existing program parallelism analysis tools, there are still major limitations when processing programs with the above characteristics, and the currently multiple parallel programming methods lack a unified standard programming interface when used in combination. Practitioners in related fields have caused greater difficulties in </w:t>
      </w:r>
      <w:r w:rsidR="007D12C5">
        <w:rPr>
          <w:sz w:val="24"/>
        </w:rPr>
        <w:t>dis</w:t>
      </w:r>
      <w:r w:rsidR="00B643B2">
        <w:rPr>
          <w:sz w:val="24"/>
        </w:rPr>
        <w:t>c</w:t>
      </w:r>
      <w:r w:rsidR="007D12C5">
        <w:rPr>
          <w:sz w:val="24"/>
        </w:rPr>
        <w:t xml:space="preserve">overing </w:t>
      </w:r>
      <w:r w:rsidR="007D12C5" w:rsidRPr="005707BF">
        <w:rPr>
          <w:sz w:val="24"/>
        </w:rPr>
        <w:t>parallelism</w:t>
      </w:r>
      <w:r w:rsidRPr="005707BF">
        <w:rPr>
          <w:sz w:val="24"/>
        </w:rPr>
        <w:t xml:space="preserve"> </w:t>
      </w:r>
      <w:r w:rsidR="007D12C5">
        <w:rPr>
          <w:sz w:val="24"/>
        </w:rPr>
        <w:t xml:space="preserve">in sequential </w:t>
      </w:r>
      <w:r w:rsidRPr="005707BF">
        <w:rPr>
          <w:sz w:val="24"/>
        </w:rPr>
        <w:t xml:space="preserve">programs and parallel </w:t>
      </w:r>
      <w:r w:rsidR="00B643B2" w:rsidRPr="00B643B2">
        <w:rPr>
          <w:sz w:val="24"/>
        </w:rPr>
        <w:t>program development</w:t>
      </w:r>
      <w:r w:rsidRPr="005707BF">
        <w:rPr>
          <w:sz w:val="24"/>
        </w:rPr>
        <w:t>.</w:t>
      </w:r>
    </w:p>
    <w:p w14:paraId="1A76B4FB" w14:textId="57D329E3" w:rsidR="00B215D2" w:rsidRDefault="00B215D2" w:rsidP="00B215D2">
      <w:pPr>
        <w:pStyle w:val="WSL-4"/>
        <w:ind w:firstLine="518"/>
        <w:rPr>
          <w:rFonts w:eastAsia="黑体"/>
        </w:rPr>
      </w:pPr>
      <w:r w:rsidRPr="00B215D2">
        <w:rPr>
          <w:rStyle w:val="WSL-5"/>
        </w:rPr>
        <w:t>Based on this situation, in order to improve the current status</w:t>
      </w:r>
      <w:r>
        <w:rPr>
          <w:rStyle w:val="WSL-5"/>
        </w:rPr>
        <w:t xml:space="preserve"> </w:t>
      </w:r>
      <w:r w:rsidRPr="00B215D2">
        <w:rPr>
          <w:rStyle w:val="WSL-5"/>
        </w:rPr>
        <w:t>of the use of parallelization technology in related fields, with the purpose of using deep learning technology to explore serial program parallelization methods, this article mainly did the following research:</w:t>
      </w:r>
      <w:r w:rsidRPr="00B215D2">
        <w:rPr>
          <w:rFonts w:eastAsia="黑体"/>
        </w:rPr>
        <w:t xml:space="preserve"> </w:t>
      </w:r>
    </w:p>
    <w:p w14:paraId="4AF439B0" w14:textId="559FE343" w:rsidR="0066730A" w:rsidRPr="009C2A6A" w:rsidRDefault="0066730A" w:rsidP="009C2A6A">
      <w:pPr>
        <w:rPr>
          <w:rFonts w:eastAsia="黑体"/>
          <w:sz w:val="24"/>
        </w:rPr>
      </w:pPr>
      <w:r w:rsidRPr="009C2A6A">
        <w:rPr>
          <w:rFonts w:eastAsia="黑体"/>
          <w:sz w:val="24"/>
        </w:rPr>
        <w:t xml:space="preserve">(1)Based on the data-driven concept, </w:t>
      </w:r>
      <w:r w:rsidR="00B215D2" w:rsidRPr="00B215D2">
        <w:rPr>
          <w:rFonts w:eastAsia="黑体"/>
          <w:sz w:val="24"/>
        </w:rPr>
        <w:t xml:space="preserve">the first deep learning graph data set GFCPD that can be used for </w:t>
      </w:r>
      <w:r w:rsidR="00B215D2">
        <w:rPr>
          <w:rFonts w:eastAsia="黑体" w:hint="eastAsia"/>
          <w:sz w:val="24"/>
        </w:rPr>
        <w:t>discovering</w:t>
      </w:r>
      <w:r w:rsidR="00B215D2">
        <w:rPr>
          <w:rFonts w:eastAsia="黑体"/>
          <w:sz w:val="24"/>
        </w:rPr>
        <w:t xml:space="preserve"> </w:t>
      </w:r>
      <w:r w:rsidR="00B215D2">
        <w:rPr>
          <w:rFonts w:eastAsia="黑体" w:hint="eastAsia"/>
          <w:sz w:val="24"/>
        </w:rPr>
        <w:t>parallelism</w:t>
      </w:r>
      <w:r w:rsidR="00B215D2" w:rsidRPr="00B215D2">
        <w:rPr>
          <w:rFonts w:eastAsia="黑体"/>
          <w:sz w:val="24"/>
        </w:rPr>
        <w:t xml:space="preserve"> </w:t>
      </w:r>
      <w:r w:rsidR="00B215D2">
        <w:rPr>
          <w:rFonts w:eastAsia="黑体" w:hint="eastAsia"/>
          <w:sz w:val="24"/>
        </w:rPr>
        <w:t>in</w:t>
      </w:r>
      <w:r w:rsidR="00B215D2" w:rsidRPr="00B215D2">
        <w:rPr>
          <w:rFonts w:eastAsia="黑体"/>
          <w:sz w:val="24"/>
        </w:rPr>
        <w:t xml:space="preserve"> </w:t>
      </w:r>
      <w:r w:rsidR="00B215D2">
        <w:rPr>
          <w:sz w:val="24"/>
        </w:rPr>
        <w:t xml:space="preserve">sequential </w:t>
      </w:r>
      <w:r w:rsidR="00B215D2" w:rsidRPr="00B215D2">
        <w:rPr>
          <w:rFonts w:eastAsia="黑体"/>
          <w:sz w:val="24"/>
        </w:rPr>
        <w:t>programs is constructed based on the program context flow graph (XFG)</w:t>
      </w:r>
      <w:r w:rsidRPr="009C2A6A">
        <w:rPr>
          <w:rFonts w:eastAsia="黑体"/>
          <w:sz w:val="24"/>
        </w:rPr>
        <w:t>, and a complete set of automated scripts for generating GFCPD data was designed and implemented.</w:t>
      </w:r>
    </w:p>
    <w:p w14:paraId="3E529A0C" w14:textId="27815947" w:rsidR="001201F5" w:rsidRDefault="0066730A" w:rsidP="009C2A6A">
      <w:pPr>
        <w:rPr>
          <w:rFonts w:eastAsia="黑体"/>
          <w:sz w:val="24"/>
        </w:rPr>
      </w:pPr>
      <w:r w:rsidRPr="009C2A6A">
        <w:rPr>
          <w:rFonts w:eastAsia="黑体"/>
          <w:sz w:val="24"/>
        </w:rPr>
        <w:t>(2)</w:t>
      </w:r>
      <w:r w:rsidR="001201F5" w:rsidRPr="001201F5">
        <w:rPr>
          <w:rFonts w:eastAsia="黑体"/>
          <w:sz w:val="24"/>
        </w:rPr>
        <w:t xml:space="preserve">From the perspective of deep learning, the parallelism </w:t>
      </w:r>
      <w:r w:rsidR="001201F5">
        <w:rPr>
          <w:rFonts w:eastAsia="黑体" w:hint="eastAsia"/>
          <w:sz w:val="24"/>
        </w:rPr>
        <w:t>discovering</w:t>
      </w:r>
      <w:r w:rsidR="001201F5" w:rsidRPr="001201F5">
        <w:rPr>
          <w:rFonts w:eastAsia="黑体"/>
          <w:sz w:val="24"/>
        </w:rPr>
        <w:t xml:space="preserve"> of </w:t>
      </w:r>
      <w:r w:rsidR="001201F5">
        <w:t xml:space="preserve">sequential </w:t>
      </w:r>
      <w:r w:rsidR="001201F5" w:rsidRPr="001201F5">
        <w:rPr>
          <w:rFonts w:eastAsia="黑体"/>
          <w:sz w:val="24"/>
        </w:rPr>
        <w:t>programs is regarded as a binary classification problem. While avoiding the limitations of the</w:t>
      </w:r>
      <w:r w:rsidR="001201F5">
        <w:rPr>
          <w:rFonts w:eastAsia="黑体" w:hint="eastAsia"/>
          <w:sz w:val="24"/>
        </w:rPr>
        <w:t>se</w:t>
      </w:r>
      <w:r w:rsidR="001201F5" w:rsidRPr="001201F5">
        <w:rPr>
          <w:rFonts w:eastAsia="黑体"/>
          <w:sz w:val="24"/>
        </w:rPr>
        <w:t xml:space="preserve"> program parallelism analysis tools, the graph convolutional neural network was creatively applied to the parallelism </w:t>
      </w:r>
      <w:r w:rsidR="001201F5">
        <w:rPr>
          <w:rFonts w:eastAsia="黑体" w:hint="eastAsia"/>
          <w:sz w:val="24"/>
        </w:rPr>
        <w:t>discovering</w:t>
      </w:r>
      <w:r w:rsidR="001201F5">
        <w:rPr>
          <w:rFonts w:eastAsia="黑体"/>
          <w:sz w:val="24"/>
        </w:rPr>
        <w:t xml:space="preserve"> </w:t>
      </w:r>
      <w:r w:rsidR="001201F5" w:rsidRPr="001201F5">
        <w:rPr>
          <w:rFonts w:eastAsia="黑体"/>
          <w:sz w:val="24"/>
        </w:rPr>
        <w:t xml:space="preserve">task of </w:t>
      </w:r>
      <w:r w:rsidR="001201F5">
        <w:t xml:space="preserve">sequential </w:t>
      </w:r>
      <w:r w:rsidR="001201F5" w:rsidRPr="001201F5">
        <w:rPr>
          <w:rFonts w:eastAsia="黑体"/>
          <w:sz w:val="24"/>
        </w:rPr>
        <w:t xml:space="preserve">programs, and </w:t>
      </w:r>
      <w:r w:rsidR="007F6132">
        <w:rPr>
          <w:rFonts w:eastAsia="黑体" w:hint="eastAsia"/>
          <w:sz w:val="24"/>
        </w:rPr>
        <w:t>t</w:t>
      </w:r>
      <w:r w:rsidR="007F6132" w:rsidRPr="009C2A6A">
        <w:rPr>
          <w:rFonts w:eastAsia="黑体"/>
          <w:sz w:val="24"/>
        </w:rPr>
        <w:t>he performance on the dataset</w:t>
      </w:r>
      <w:r w:rsidR="007F6132">
        <w:rPr>
          <w:rFonts w:eastAsia="黑体"/>
          <w:sz w:val="24"/>
        </w:rPr>
        <w:t xml:space="preserve"> </w:t>
      </w:r>
      <w:r w:rsidR="007F6132">
        <w:rPr>
          <w:rFonts w:eastAsia="黑体" w:hint="eastAsia"/>
          <w:sz w:val="24"/>
        </w:rPr>
        <w:t>GFCPD</w:t>
      </w:r>
      <w:r w:rsidR="007F6132" w:rsidRPr="009C2A6A">
        <w:rPr>
          <w:rFonts w:eastAsia="黑体"/>
          <w:sz w:val="24"/>
        </w:rPr>
        <w:t xml:space="preserve"> verifies the feasibility and effectiveness of the deep learning method in the </w:t>
      </w:r>
      <w:r w:rsidR="00427E9C" w:rsidRPr="001201F5">
        <w:rPr>
          <w:rFonts w:eastAsia="黑体"/>
          <w:sz w:val="24"/>
        </w:rPr>
        <w:t xml:space="preserve">parallelism </w:t>
      </w:r>
      <w:r w:rsidR="00FD2117">
        <w:rPr>
          <w:rFonts w:eastAsia="黑体" w:hint="eastAsia"/>
          <w:sz w:val="24"/>
        </w:rPr>
        <w:t>discovering</w:t>
      </w:r>
      <w:r w:rsidR="00FD2117">
        <w:rPr>
          <w:rFonts w:eastAsia="黑体"/>
          <w:sz w:val="24"/>
        </w:rPr>
        <w:t xml:space="preserve"> </w:t>
      </w:r>
      <w:r w:rsidR="007F6132" w:rsidRPr="009C2A6A">
        <w:rPr>
          <w:rFonts w:eastAsia="黑体"/>
          <w:sz w:val="24"/>
        </w:rPr>
        <w:t xml:space="preserve">of </w:t>
      </w:r>
      <w:r w:rsidR="007F6132">
        <w:t xml:space="preserve">sequential </w:t>
      </w:r>
      <w:r w:rsidR="007F6132" w:rsidRPr="009C2A6A">
        <w:rPr>
          <w:rFonts w:eastAsia="黑体"/>
          <w:sz w:val="24"/>
        </w:rPr>
        <w:t>programs</w:t>
      </w:r>
      <w:r w:rsidR="001201F5" w:rsidRPr="001201F5">
        <w:rPr>
          <w:rFonts w:eastAsia="黑体"/>
          <w:sz w:val="24"/>
        </w:rPr>
        <w:t>.</w:t>
      </w:r>
    </w:p>
    <w:p w14:paraId="081F36D8" w14:textId="55239EDA" w:rsidR="00FC52FB" w:rsidRDefault="0066730A" w:rsidP="009C2A6A">
      <w:pPr>
        <w:rPr>
          <w:rFonts w:eastAsia="黑体"/>
          <w:sz w:val="24"/>
        </w:rPr>
      </w:pPr>
      <w:r w:rsidRPr="009C2A6A">
        <w:rPr>
          <w:rFonts w:eastAsia="黑体"/>
          <w:sz w:val="24"/>
        </w:rPr>
        <w:t>(3)</w:t>
      </w:r>
      <w:r w:rsidR="00FC52FB" w:rsidRPr="00FC52FB">
        <w:rPr>
          <w:rFonts w:eastAsia="黑体"/>
          <w:sz w:val="24"/>
        </w:rPr>
        <w:t xml:space="preserve">Starting from the unified programming standards for multiple parallel programming methods, the XML markup technology is used to implement the parallel markup language PML, which provides unified formatted PML tags for different parallel programming models. </w:t>
      </w:r>
      <w:r w:rsidR="00FC52FB">
        <w:rPr>
          <w:rFonts w:eastAsia="黑体" w:hint="eastAsia"/>
          <w:sz w:val="24"/>
        </w:rPr>
        <w:t>P</w:t>
      </w:r>
      <w:r w:rsidR="00FC52FB" w:rsidRPr="00FC52FB">
        <w:rPr>
          <w:rFonts w:eastAsia="黑体"/>
          <w:sz w:val="24"/>
        </w:rPr>
        <w:t>rovid</w:t>
      </w:r>
      <w:r w:rsidR="00FC52FB">
        <w:rPr>
          <w:rFonts w:eastAsia="黑体" w:hint="eastAsia"/>
          <w:sz w:val="24"/>
        </w:rPr>
        <w:t>ing</w:t>
      </w:r>
      <w:r w:rsidR="00FC52FB" w:rsidRPr="00FC52FB">
        <w:rPr>
          <w:rFonts w:eastAsia="黑体"/>
          <w:sz w:val="24"/>
        </w:rPr>
        <w:t xml:space="preserve"> a unified standard programming interface and a simpler and more convenient way</w:t>
      </w:r>
      <w:r w:rsidR="00FC52FB">
        <w:rPr>
          <w:rFonts w:eastAsia="黑体"/>
          <w:sz w:val="24"/>
        </w:rPr>
        <w:t xml:space="preserve"> </w:t>
      </w:r>
      <w:r w:rsidR="00FC52FB">
        <w:rPr>
          <w:rFonts w:eastAsia="黑体" w:hint="eastAsia"/>
          <w:sz w:val="24"/>
        </w:rPr>
        <w:t>for</w:t>
      </w:r>
      <w:r w:rsidR="00FC52FB">
        <w:rPr>
          <w:rFonts w:eastAsia="黑体"/>
          <w:sz w:val="24"/>
        </w:rPr>
        <w:t xml:space="preserve"> </w:t>
      </w:r>
      <w:r w:rsidR="00FC52FB">
        <w:rPr>
          <w:rFonts w:eastAsia="黑体" w:hint="eastAsia"/>
          <w:sz w:val="24"/>
        </w:rPr>
        <w:t>t</w:t>
      </w:r>
      <w:r w:rsidR="00FC52FB" w:rsidRPr="00FC52FB">
        <w:rPr>
          <w:rFonts w:eastAsia="黑体"/>
          <w:sz w:val="24"/>
        </w:rPr>
        <w:t>he mixed use of a variety of parallel programming methods</w:t>
      </w:r>
      <w:r w:rsidR="00FC52FB">
        <w:rPr>
          <w:rFonts w:eastAsia="黑体" w:hint="eastAsia"/>
          <w:sz w:val="24"/>
        </w:rPr>
        <w:t>.</w:t>
      </w:r>
    </w:p>
    <w:p w14:paraId="63EEBDC2" w14:textId="40DDF517" w:rsidR="0066730A" w:rsidRPr="009C2A6A" w:rsidRDefault="0066730A" w:rsidP="009C2A6A">
      <w:pPr>
        <w:rPr>
          <w:rFonts w:eastAsia="黑体"/>
          <w:sz w:val="24"/>
        </w:rPr>
      </w:pPr>
      <w:r w:rsidRPr="009C2A6A">
        <w:rPr>
          <w:rFonts w:eastAsia="黑体"/>
          <w:sz w:val="24"/>
        </w:rPr>
        <w:t xml:space="preserve">(4) </w:t>
      </w:r>
      <w:r w:rsidR="000A30AB" w:rsidRPr="000A30AB">
        <w:rPr>
          <w:rFonts w:eastAsia="黑体"/>
          <w:sz w:val="24"/>
        </w:rPr>
        <w:t xml:space="preserve">From the perspective of the application of research results, a parallel programming </w:t>
      </w:r>
      <w:r w:rsidR="000A30AB" w:rsidRPr="000A30AB">
        <w:rPr>
          <w:rFonts w:eastAsia="黑体"/>
          <w:sz w:val="24"/>
        </w:rPr>
        <w:lastRenderedPageBreak/>
        <w:t>auxiliary platform was built to integrate and transform the above research results</w:t>
      </w:r>
      <w:r w:rsidRPr="009C2A6A">
        <w:rPr>
          <w:rFonts w:eastAsia="黑体"/>
          <w:sz w:val="24"/>
        </w:rPr>
        <w:t xml:space="preserve">, providing a complete </w:t>
      </w:r>
      <w:r w:rsidR="000A30AB">
        <w:t xml:space="preserve">sequential </w:t>
      </w:r>
      <w:r w:rsidRPr="009C2A6A">
        <w:rPr>
          <w:rFonts w:eastAsia="黑体"/>
          <w:sz w:val="24"/>
        </w:rPr>
        <w:t xml:space="preserve">program parallelization solution from three aspects of parallel program identification, parallel program development, and parallel program debugging, which </w:t>
      </w:r>
      <w:r w:rsidR="000A30AB" w:rsidRPr="000A30AB">
        <w:rPr>
          <w:rFonts w:eastAsia="黑体"/>
          <w:sz w:val="24"/>
        </w:rPr>
        <w:t>effectively lowers the threshold for the use of parallelization technology</w:t>
      </w:r>
      <w:r w:rsidRPr="009C2A6A">
        <w:rPr>
          <w:rFonts w:eastAsia="黑体"/>
          <w:sz w:val="24"/>
        </w:rPr>
        <w:t>.</w:t>
      </w:r>
    </w:p>
    <w:p w14:paraId="58F2AA98" w14:textId="77777777" w:rsidR="0066730A" w:rsidRPr="009C2A6A" w:rsidRDefault="0066730A" w:rsidP="00E4792A">
      <w:pPr>
        <w:rPr>
          <w:rFonts w:eastAsia="黑体"/>
          <w:sz w:val="24"/>
        </w:rPr>
      </w:pPr>
    </w:p>
    <w:p w14:paraId="7087715E" w14:textId="405E7A68" w:rsidR="0023309E" w:rsidRDefault="0066730A" w:rsidP="009C2A6A">
      <w:pPr>
        <w:rPr>
          <w:rFonts w:eastAsia="黑体"/>
          <w:sz w:val="24"/>
        </w:rPr>
      </w:pPr>
      <w:r w:rsidRPr="009C2A6A">
        <w:rPr>
          <w:b/>
          <w:sz w:val="24"/>
        </w:rPr>
        <w:t xml:space="preserve">Key Words: </w:t>
      </w:r>
      <w:r w:rsidRPr="009C2A6A">
        <w:rPr>
          <w:rFonts w:eastAsia="黑体"/>
          <w:sz w:val="24"/>
        </w:rPr>
        <w:t>parallel programming; parallel</w:t>
      </w:r>
      <w:r w:rsidR="009404F9">
        <w:rPr>
          <w:rFonts w:eastAsia="黑体"/>
          <w:sz w:val="24"/>
        </w:rPr>
        <w:t>ism discovering</w:t>
      </w:r>
      <w:r w:rsidRPr="009C2A6A">
        <w:rPr>
          <w:rFonts w:eastAsia="黑体"/>
          <w:sz w:val="24"/>
        </w:rPr>
        <w:t>; markup language</w:t>
      </w:r>
      <w:r w:rsidR="009404F9">
        <w:rPr>
          <w:rFonts w:eastAsia="黑体"/>
          <w:sz w:val="24"/>
        </w:rPr>
        <w:t xml:space="preserve"> for parallel programming</w:t>
      </w:r>
      <w:r w:rsidRPr="009C2A6A">
        <w:rPr>
          <w:rFonts w:eastAsia="黑体"/>
          <w:sz w:val="24"/>
        </w:rPr>
        <w:t>; deep learning; graph convolutional neural network</w:t>
      </w:r>
    </w:p>
    <w:p w14:paraId="43811E61" w14:textId="70C8A1A4" w:rsidR="00D8116B" w:rsidRDefault="0023309E">
      <w:pPr>
        <w:widowControl/>
        <w:jc w:val="left"/>
        <w:rPr>
          <w:rFonts w:eastAsia="黑体"/>
          <w:sz w:val="24"/>
        </w:rPr>
      </w:pPr>
      <w:r>
        <w:rPr>
          <w:rFonts w:eastAsia="黑体"/>
          <w:sz w:val="24"/>
        </w:rPr>
        <w:br w:type="page"/>
      </w:r>
    </w:p>
    <w:bookmarkStart w:id="47" w:name="_Toc37081019" w:displacedByCustomXml="next"/>
    <w:sdt>
      <w:sdtPr>
        <w:rPr>
          <w:rFonts w:eastAsia="宋体"/>
          <w:bCs w:val="0"/>
          <w:kern w:val="2"/>
          <w:sz w:val="21"/>
          <w:szCs w:val="24"/>
          <w:lang w:val="zh-CN"/>
        </w:rPr>
        <w:id w:val="-136177995"/>
        <w:docPartObj>
          <w:docPartGallery w:val="Table of Contents"/>
          <w:docPartUnique/>
        </w:docPartObj>
      </w:sdtPr>
      <w:sdtEndPr>
        <w:rPr>
          <w:b/>
        </w:rPr>
      </w:sdtEndPr>
      <w:sdtContent>
        <w:p w14:paraId="39D0E83B" w14:textId="77777777" w:rsidR="00CF6E8C" w:rsidRPr="00F25112" w:rsidRDefault="00CF6E8C" w:rsidP="00E25339">
          <w:pPr>
            <w:pStyle w:val="1"/>
            <w:numPr>
              <w:ilvl w:val="0"/>
              <w:numId w:val="0"/>
            </w:numPr>
            <w:spacing w:before="409" w:after="409"/>
            <w:rPr>
              <w:rStyle w:val="WSL-10"/>
            </w:rPr>
          </w:pPr>
          <w:r w:rsidRPr="00F25112">
            <w:rPr>
              <w:rStyle w:val="WSL-10"/>
            </w:rPr>
            <w:t>目录</w:t>
          </w:r>
          <w:bookmarkEnd w:id="47"/>
        </w:p>
        <w:p w14:paraId="1E69F561" w14:textId="77777777" w:rsidR="00CF6E8C" w:rsidRDefault="00CF6E8C">
          <w:pPr>
            <w:pStyle w:val="TOC1"/>
            <w:rPr>
              <w:rFonts w:asciiTheme="minorHAnsi" w:eastAsiaTheme="minorEastAsia" w:hAnsiTheme="minorHAnsi" w:cstheme="minorBidi"/>
              <w:bCs w:val="0"/>
              <w:sz w:val="21"/>
              <w:szCs w:val="22"/>
            </w:rPr>
          </w:pPr>
          <w:r>
            <w:fldChar w:fldCharType="begin"/>
          </w:r>
          <w:r>
            <w:instrText xml:space="preserve"> TOC \o "1-3" \h \z \u </w:instrText>
          </w:r>
          <w:r>
            <w:fldChar w:fldCharType="separate"/>
          </w:r>
          <w:hyperlink w:anchor="_Toc37081015" w:history="1">
            <w:r w:rsidRPr="00AD66D9">
              <w:rPr>
                <w:rStyle w:val="af2"/>
              </w:rPr>
              <w:t>学位论文原创性声明</w:t>
            </w:r>
            <w:r>
              <w:rPr>
                <w:webHidden/>
              </w:rPr>
              <w:tab/>
            </w:r>
            <w:r>
              <w:rPr>
                <w:webHidden/>
              </w:rPr>
              <w:fldChar w:fldCharType="begin"/>
            </w:r>
            <w:r>
              <w:rPr>
                <w:webHidden/>
              </w:rPr>
              <w:instrText xml:space="preserve"> PAGEREF _Toc37081015 \h </w:instrText>
            </w:r>
            <w:r>
              <w:rPr>
                <w:webHidden/>
              </w:rPr>
            </w:r>
            <w:r>
              <w:rPr>
                <w:webHidden/>
              </w:rPr>
              <w:fldChar w:fldCharType="separate"/>
            </w:r>
            <w:r>
              <w:rPr>
                <w:webHidden/>
              </w:rPr>
              <w:t>I</w:t>
            </w:r>
            <w:r>
              <w:rPr>
                <w:webHidden/>
              </w:rPr>
              <w:fldChar w:fldCharType="end"/>
            </w:r>
          </w:hyperlink>
        </w:p>
        <w:p w14:paraId="61F74AD3" w14:textId="77777777" w:rsidR="00CF6E8C" w:rsidRDefault="00C77A82">
          <w:pPr>
            <w:pStyle w:val="TOC1"/>
            <w:rPr>
              <w:rFonts w:asciiTheme="minorHAnsi" w:eastAsiaTheme="minorEastAsia" w:hAnsiTheme="minorHAnsi" w:cstheme="minorBidi"/>
              <w:bCs w:val="0"/>
              <w:sz w:val="21"/>
              <w:szCs w:val="22"/>
            </w:rPr>
          </w:pPr>
          <w:hyperlink w:anchor="_Toc37081016" w:history="1">
            <w:r w:rsidR="00CF6E8C" w:rsidRPr="00AD66D9">
              <w:rPr>
                <w:rStyle w:val="af2"/>
              </w:rPr>
              <w:t>学位论文版权使用授权书</w:t>
            </w:r>
            <w:r w:rsidR="00CF6E8C">
              <w:rPr>
                <w:webHidden/>
              </w:rPr>
              <w:tab/>
            </w:r>
            <w:r w:rsidR="00CF6E8C">
              <w:rPr>
                <w:webHidden/>
              </w:rPr>
              <w:fldChar w:fldCharType="begin"/>
            </w:r>
            <w:r w:rsidR="00CF6E8C">
              <w:rPr>
                <w:webHidden/>
              </w:rPr>
              <w:instrText xml:space="preserve"> PAGEREF _Toc37081016 \h </w:instrText>
            </w:r>
            <w:r w:rsidR="00CF6E8C">
              <w:rPr>
                <w:webHidden/>
              </w:rPr>
            </w:r>
            <w:r w:rsidR="00CF6E8C">
              <w:rPr>
                <w:webHidden/>
              </w:rPr>
              <w:fldChar w:fldCharType="separate"/>
            </w:r>
            <w:r w:rsidR="00CF6E8C">
              <w:rPr>
                <w:webHidden/>
              </w:rPr>
              <w:t>I</w:t>
            </w:r>
            <w:r w:rsidR="00CF6E8C">
              <w:rPr>
                <w:webHidden/>
              </w:rPr>
              <w:fldChar w:fldCharType="end"/>
            </w:r>
          </w:hyperlink>
        </w:p>
        <w:p w14:paraId="66FE7085" w14:textId="77777777" w:rsidR="00CF6E8C" w:rsidRDefault="00C77A82">
          <w:pPr>
            <w:pStyle w:val="TOC1"/>
            <w:rPr>
              <w:rFonts w:asciiTheme="minorHAnsi" w:eastAsiaTheme="minorEastAsia" w:hAnsiTheme="minorHAnsi" w:cstheme="minorBidi"/>
              <w:bCs w:val="0"/>
              <w:sz w:val="21"/>
              <w:szCs w:val="22"/>
            </w:rPr>
          </w:pPr>
          <w:hyperlink w:anchor="_Toc37081017" w:history="1">
            <w:r w:rsidR="00CF6E8C" w:rsidRPr="00AD66D9">
              <w:rPr>
                <w:rStyle w:val="af2"/>
              </w:rPr>
              <w:t>摘</w:t>
            </w:r>
            <w:r w:rsidR="00CF6E8C" w:rsidRPr="00AD66D9">
              <w:rPr>
                <w:rStyle w:val="af2"/>
              </w:rPr>
              <w:t xml:space="preserve">   </w:t>
            </w:r>
            <w:r w:rsidR="00CF6E8C" w:rsidRPr="00AD66D9">
              <w:rPr>
                <w:rStyle w:val="af2"/>
              </w:rPr>
              <w:t>要</w:t>
            </w:r>
            <w:r w:rsidR="00CF6E8C">
              <w:rPr>
                <w:webHidden/>
              </w:rPr>
              <w:tab/>
            </w:r>
            <w:r w:rsidR="00CF6E8C">
              <w:rPr>
                <w:webHidden/>
              </w:rPr>
              <w:fldChar w:fldCharType="begin"/>
            </w:r>
            <w:r w:rsidR="00CF6E8C">
              <w:rPr>
                <w:webHidden/>
              </w:rPr>
              <w:instrText xml:space="preserve"> PAGEREF _Toc37081017 \h </w:instrText>
            </w:r>
            <w:r w:rsidR="00CF6E8C">
              <w:rPr>
                <w:webHidden/>
              </w:rPr>
            </w:r>
            <w:r w:rsidR="00CF6E8C">
              <w:rPr>
                <w:webHidden/>
              </w:rPr>
              <w:fldChar w:fldCharType="separate"/>
            </w:r>
            <w:r w:rsidR="00CF6E8C">
              <w:rPr>
                <w:webHidden/>
              </w:rPr>
              <w:t>II</w:t>
            </w:r>
            <w:r w:rsidR="00CF6E8C">
              <w:rPr>
                <w:webHidden/>
              </w:rPr>
              <w:fldChar w:fldCharType="end"/>
            </w:r>
          </w:hyperlink>
        </w:p>
        <w:p w14:paraId="4A2F7F6C" w14:textId="77777777" w:rsidR="00CF6E8C" w:rsidRDefault="00C77A82">
          <w:pPr>
            <w:pStyle w:val="TOC1"/>
            <w:rPr>
              <w:rFonts w:asciiTheme="minorHAnsi" w:eastAsiaTheme="minorEastAsia" w:hAnsiTheme="minorHAnsi" w:cstheme="minorBidi"/>
              <w:bCs w:val="0"/>
              <w:sz w:val="21"/>
              <w:szCs w:val="22"/>
            </w:rPr>
          </w:pPr>
          <w:hyperlink w:anchor="_Toc37081018" w:history="1">
            <w:r w:rsidR="00CF6E8C" w:rsidRPr="00AD66D9">
              <w:rPr>
                <w:rStyle w:val="af2"/>
                <w:b/>
              </w:rPr>
              <w:t>Abstract</w:t>
            </w:r>
            <w:r w:rsidR="00CF6E8C">
              <w:rPr>
                <w:webHidden/>
              </w:rPr>
              <w:tab/>
            </w:r>
            <w:r w:rsidR="00CF6E8C">
              <w:rPr>
                <w:webHidden/>
              </w:rPr>
              <w:fldChar w:fldCharType="begin"/>
            </w:r>
            <w:r w:rsidR="00CF6E8C">
              <w:rPr>
                <w:webHidden/>
              </w:rPr>
              <w:instrText xml:space="preserve"> PAGEREF _Toc37081018 \h </w:instrText>
            </w:r>
            <w:r w:rsidR="00CF6E8C">
              <w:rPr>
                <w:webHidden/>
              </w:rPr>
            </w:r>
            <w:r w:rsidR="00CF6E8C">
              <w:rPr>
                <w:webHidden/>
              </w:rPr>
              <w:fldChar w:fldCharType="separate"/>
            </w:r>
            <w:r w:rsidR="00CF6E8C">
              <w:rPr>
                <w:webHidden/>
              </w:rPr>
              <w:t>III</w:t>
            </w:r>
            <w:r w:rsidR="00CF6E8C">
              <w:rPr>
                <w:webHidden/>
              </w:rPr>
              <w:fldChar w:fldCharType="end"/>
            </w:r>
          </w:hyperlink>
        </w:p>
        <w:p w14:paraId="1B383BA9" w14:textId="77777777" w:rsidR="00CF6E8C" w:rsidRDefault="00C77A82">
          <w:pPr>
            <w:pStyle w:val="TOC1"/>
            <w:rPr>
              <w:rFonts w:asciiTheme="minorHAnsi" w:eastAsiaTheme="minorEastAsia" w:hAnsiTheme="minorHAnsi" w:cstheme="minorBidi"/>
              <w:bCs w:val="0"/>
              <w:sz w:val="21"/>
              <w:szCs w:val="22"/>
            </w:rPr>
          </w:pPr>
          <w:hyperlink w:anchor="_Toc37081019" w:history="1">
            <w:r w:rsidR="00CF6E8C" w:rsidRPr="00AD66D9">
              <w:rPr>
                <w:rStyle w:val="af2"/>
              </w:rPr>
              <w:t>目录</w:t>
            </w:r>
            <w:r w:rsidR="00CF6E8C">
              <w:rPr>
                <w:webHidden/>
              </w:rPr>
              <w:tab/>
            </w:r>
            <w:r w:rsidR="00CF6E8C">
              <w:rPr>
                <w:webHidden/>
              </w:rPr>
              <w:fldChar w:fldCharType="begin"/>
            </w:r>
            <w:r w:rsidR="00CF6E8C">
              <w:rPr>
                <w:webHidden/>
              </w:rPr>
              <w:instrText xml:space="preserve"> PAGEREF _Toc37081019 \h </w:instrText>
            </w:r>
            <w:r w:rsidR="00CF6E8C">
              <w:rPr>
                <w:webHidden/>
              </w:rPr>
            </w:r>
            <w:r w:rsidR="00CF6E8C">
              <w:rPr>
                <w:webHidden/>
              </w:rPr>
              <w:fldChar w:fldCharType="separate"/>
            </w:r>
            <w:r w:rsidR="00CF6E8C">
              <w:rPr>
                <w:webHidden/>
              </w:rPr>
              <w:t>V</w:t>
            </w:r>
            <w:r w:rsidR="00CF6E8C">
              <w:rPr>
                <w:webHidden/>
              </w:rPr>
              <w:fldChar w:fldCharType="end"/>
            </w:r>
          </w:hyperlink>
        </w:p>
        <w:p w14:paraId="57558BAC" w14:textId="77777777" w:rsidR="00CF6E8C" w:rsidRDefault="00C77A82">
          <w:pPr>
            <w:pStyle w:val="TOC1"/>
            <w:rPr>
              <w:rFonts w:asciiTheme="minorHAnsi" w:eastAsiaTheme="minorEastAsia" w:hAnsiTheme="minorHAnsi" w:cstheme="minorBidi"/>
              <w:bCs w:val="0"/>
              <w:sz w:val="21"/>
              <w:szCs w:val="22"/>
            </w:rPr>
          </w:pPr>
          <w:hyperlink w:anchor="_Toc37081020" w:history="1">
            <w:r w:rsidR="00CF6E8C" w:rsidRPr="00AD66D9">
              <w:rPr>
                <w:rStyle w:val="af2"/>
              </w:rPr>
              <w:t>插图索引</w:t>
            </w:r>
            <w:r w:rsidR="00CF6E8C">
              <w:rPr>
                <w:webHidden/>
              </w:rPr>
              <w:tab/>
            </w:r>
            <w:r w:rsidR="00CF6E8C">
              <w:rPr>
                <w:webHidden/>
              </w:rPr>
              <w:fldChar w:fldCharType="begin"/>
            </w:r>
            <w:r w:rsidR="00CF6E8C">
              <w:rPr>
                <w:webHidden/>
              </w:rPr>
              <w:instrText xml:space="preserve"> PAGEREF _Toc37081020 \h </w:instrText>
            </w:r>
            <w:r w:rsidR="00CF6E8C">
              <w:rPr>
                <w:webHidden/>
              </w:rPr>
            </w:r>
            <w:r w:rsidR="00CF6E8C">
              <w:rPr>
                <w:webHidden/>
              </w:rPr>
              <w:fldChar w:fldCharType="separate"/>
            </w:r>
            <w:r w:rsidR="00CF6E8C">
              <w:rPr>
                <w:webHidden/>
              </w:rPr>
              <w:t>VII</w:t>
            </w:r>
            <w:r w:rsidR="00CF6E8C">
              <w:rPr>
                <w:webHidden/>
              </w:rPr>
              <w:fldChar w:fldCharType="end"/>
            </w:r>
          </w:hyperlink>
        </w:p>
        <w:p w14:paraId="07DC380E" w14:textId="77777777" w:rsidR="00CF6E8C" w:rsidRDefault="00C77A82">
          <w:pPr>
            <w:pStyle w:val="TOC1"/>
            <w:rPr>
              <w:rFonts w:asciiTheme="minorHAnsi" w:eastAsiaTheme="minorEastAsia" w:hAnsiTheme="minorHAnsi" w:cstheme="minorBidi"/>
              <w:bCs w:val="0"/>
              <w:sz w:val="21"/>
              <w:szCs w:val="22"/>
            </w:rPr>
          </w:pPr>
          <w:hyperlink w:anchor="_Toc37081021" w:history="1">
            <w:r w:rsidR="00CF6E8C" w:rsidRPr="00AD66D9">
              <w:rPr>
                <w:rStyle w:val="af2"/>
              </w:rPr>
              <w:t>附表索引</w:t>
            </w:r>
            <w:r w:rsidR="00CF6E8C">
              <w:rPr>
                <w:webHidden/>
              </w:rPr>
              <w:tab/>
            </w:r>
            <w:r w:rsidR="00CF6E8C">
              <w:rPr>
                <w:webHidden/>
              </w:rPr>
              <w:fldChar w:fldCharType="begin"/>
            </w:r>
            <w:r w:rsidR="00CF6E8C">
              <w:rPr>
                <w:webHidden/>
              </w:rPr>
              <w:instrText xml:space="preserve"> PAGEREF _Toc37081021 \h </w:instrText>
            </w:r>
            <w:r w:rsidR="00CF6E8C">
              <w:rPr>
                <w:webHidden/>
              </w:rPr>
            </w:r>
            <w:r w:rsidR="00CF6E8C">
              <w:rPr>
                <w:webHidden/>
              </w:rPr>
              <w:fldChar w:fldCharType="separate"/>
            </w:r>
            <w:r w:rsidR="00CF6E8C">
              <w:rPr>
                <w:webHidden/>
              </w:rPr>
              <w:t>IX</w:t>
            </w:r>
            <w:r w:rsidR="00CF6E8C">
              <w:rPr>
                <w:webHidden/>
              </w:rPr>
              <w:fldChar w:fldCharType="end"/>
            </w:r>
          </w:hyperlink>
        </w:p>
        <w:p w14:paraId="265F1A26" w14:textId="77777777" w:rsidR="00CF6E8C" w:rsidRDefault="00C77A82">
          <w:pPr>
            <w:pStyle w:val="TOC1"/>
            <w:rPr>
              <w:rFonts w:asciiTheme="minorHAnsi" w:eastAsiaTheme="minorEastAsia" w:hAnsiTheme="minorHAnsi" w:cstheme="minorBidi"/>
              <w:bCs w:val="0"/>
              <w:sz w:val="21"/>
              <w:szCs w:val="22"/>
            </w:rPr>
          </w:pPr>
          <w:hyperlink w:anchor="_Toc37081022" w:history="1">
            <w:r w:rsidR="00CF6E8C" w:rsidRPr="00AD66D9">
              <w:rPr>
                <w:rStyle w:val="af2"/>
              </w:rPr>
              <w:t>第</w:t>
            </w:r>
            <w:r w:rsidR="00CF6E8C" w:rsidRPr="00AD66D9">
              <w:rPr>
                <w:rStyle w:val="af2"/>
              </w:rPr>
              <w:t>1</w:t>
            </w:r>
            <w:r w:rsidR="00CF6E8C" w:rsidRPr="00AD66D9">
              <w:rPr>
                <w:rStyle w:val="af2"/>
              </w:rPr>
              <w:t>章</w:t>
            </w:r>
            <w:r w:rsidR="00CF6E8C" w:rsidRPr="00AD66D9">
              <w:rPr>
                <w:rStyle w:val="af2"/>
              </w:rPr>
              <w:t xml:space="preserve"> </w:t>
            </w:r>
            <w:r w:rsidR="00CF6E8C" w:rsidRPr="00AD66D9">
              <w:rPr>
                <w:rStyle w:val="af2"/>
              </w:rPr>
              <w:t>绪论</w:t>
            </w:r>
            <w:r w:rsidR="00CF6E8C">
              <w:rPr>
                <w:webHidden/>
              </w:rPr>
              <w:tab/>
            </w:r>
            <w:r w:rsidR="00CF6E8C">
              <w:rPr>
                <w:webHidden/>
              </w:rPr>
              <w:fldChar w:fldCharType="begin"/>
            </w:r>
            <w:r w:rsidR="00CF6E8C">
              <w:rPr>
                <w:webHidden/>
              </w:rPr>
              <w:instrText xml:space="preserve"> PAGEREF _Toc37081022 \h </w:instrText>
            </w:r>
            <w:r w:rsidR="00CF6E8C">
              <w:rPr>
                <w:webHidden/>
              </w:rPr>
            </w:r>
            <w:r w:rsidR="00CF6E8C">
              <w:rPr>
                <w:webHidden/>
              </w:rPr>
              <w:fldChar w:fldCharType="separate"/>
            </w:r>
            <w:r w:rsidR="00CF6E8C">
              <w:rPr>
                <w:webHidden/>
              </w:rPr>
              <w:t>1</w:t>
            </w:r>
            <w:r w:rsidR="00CF6E8C">
              <w:rPr>
                <w:webHidden/>
              </w:rPr>
              <w:fldChar w:fldCharType="end"/>
            </w:r>
          </w:hyperlink>
        </w:p>
        <w:p w14:paraId="297AEBF6" w14:textId="77777777" w:rsidR="00CF6E8C" w:rsidRDefault="00C77A82">
          <w:pPr>
            <w:pStyle w:val="TOC2"/>
            <w:rPr>
              <w:rFonts w:asciiTheme="minorHAnsi" w:eastAsiaTheme="minorEastAsia" w:hAnsiTheme="minorHAnsi" w:cstheme="minorBidi"/>
              <w:noProof/>
              <w:sz w:val="21"/>
              <w:szCs w:val="22"/>
            </w:rPr>
          </w:pPr>
          <w:hyperlink w:anchor="_Toc37081023" w:history="1">
            <w:r w:rsidR="00CF6E8C" w:rsidRPr="00AD66D9">
              <w:rPr>
                <w:rStyle w:val="af2"/>
                <w:noProof/>
              </w:rPr>
              <w:t>1.1</w:t>
            </w:r>
            <w:r w:rsidR="00CF6E8C" w:rsidRPr="00AD66D9">
              <w:rPr>
                <w:rStyle w:val="af2"/>
                <w:noProof/>
              </w:rPr>
              <w:t>研究背景和意义</w:t>
            </w:r>
            <w:r w:rsidR="00CF6E8C">
              <w:rPr>
                <w:noProof/>
                <w:webHidden/>
              </w:rPr>
              <w:tab/>
            </w:r>
            <w:r w:rsidR="00CF6E8C">
              <w:rPr>
                <w:noProof/>
                <w:webHidden/>
              </w:rPr>
              <w:fldChar w:fldCharType="begin"/>
            </w:r>
            <w:r w:rsidR="00CF6E8C">
              <w:rPr>
                <w:noProof/>
                <w:webHidden/>
              </w:rPr>
              <w:instrText xml:space="preserve"> PAGEREF _Toc37081023 \h </w:instrText>
            </w:r>
            <w:r w:rsidR="00CF6E8C">
              <w:rPr>
                <w:noProof/>
                <w:webHidden/>
              </w:rPr>
            </w:r>
            <w:r w:rsidR="00CF6E8C">
              <w:rPr>
                <w:noProof/>
                <w:webHidden/>
              </w:rPr>
              <w:fldChar w:fldCharType="separate"/>
            </w:r>
            <w:r w:rsidR="00CF6E8C">
              <w:rPr>
                <w:noProof/>
                <w:webHidden/>
              </w:rPr>
              <w:t>1</w:t>
            </w:r>
            <w:r w:rsidR="00CF6E8C">
              <w:rPr>
                <w:noProof/>
                <w:webHidden/>
              </w:rPr>
              <w:fldChar w:fldCharType="end"/>
            </w:r>
          </w:hyperlink>
        </w:p>
        <w:p w14:paraId="6BBB1322" w14:textId="77777777" w:rsidR="00CF6E8C" w:rsidRDefault="00C77A82">
          <w:pPr>
            <w:pStyle w:val="TOC2"/>
            <w:rPr>
              <w:rFonts w:asciiTheme="minorHAnsi" w:eastAsiaTheme="minorEastAsia" w:hAnsiTheme="minorHAnsi" w:cstheme="minorBidi"/>
              <w:noProof/>
              <w:sz w:val="21"/>
              <w:szCs w:val="22"/>
            </w:rPr>
          </w:pPr>
          <w:hyperlink w:anchor="_Toc37081024" w:history="1">
            <w:r w:rsidR="00CF6E8C" w:rsidRPr="00AD66D9">
              <w:rPr>
                <w:rStyle w:val="af2"/>
                <w:noProof/>
              </w:rPr>
              <w:t>1.2</w:t>
            </w:r>
            <w:r w:rsidR="00CF6E8C" w:rsidRPr="00AD66D9">
              <w:rPr>
                <w:rStyle w:val="af2"/>
                <w:noProof/>
              </w:rPr>
              <w:t>国内外研究现状</w:t>
            </w:r>
            <w:r w:rsidR="00CF6E8C">
              <w:rPr>
                <w:noProof/>
                <w:webHidden/>
              </w:rPr>
              <w:tab/>
            </w:r>
            <w:r w:rsidR="00CF6E8C">
              <w:rPr>
                <w:noProof/>
                <w:webHidden/>
              </w:rPr>
              <w:fldChar w:fldCharType="begin"/>
            </w:r>
            <w:r w:rsidR="00CF6E8C">
              <w:rPr>
                <w:noProof/>
                <w:webHidden/>
              </w:rPr>
              <w:instrText xml:space="preserve"> PAGEREF _Toc37081024 \h </w:instrText>
            </w:r>
            <w:r w:rsidR="00CF6E8C">
              <w:rPr>
                <w:noProof/>
                <w:webHidden/>
              </w:rPr>
            </w:r>
            <w:r w:rsidR="00CF6E8C">
              <w:rPr>
                <w:noProof/>
                <w:webHidden/>
              </w:rPr>
              <w:fldChar w:fldCharType="separate"/>
            </w:r>
            <w:r w:rsidR="00CF6E8C">
              <w:rPr>
                <w:noProof/>
                <w:webHidden/>
              </w:rPr>
              <w:t>3</w:t>
            </w:r>
            <w:r w:rsidR="00CF6E8C">
              <w:rPr>
                <w:noProof/>
                <w:webHidden/>
              </w:rPr>
              <w:fldChar w:fldCharType="end"/>
            </w:r>
          </w:hyperlink>
        </w:p>
        <w:p w14:paraId="02D9E63B" w14:textId="77777777" w:rsidR="00CF6E8C" w:rsidRDefault="00C77A82">
          <w:pPr>
            <w:pStyle w:val="TOC3"/>
            <w:tabs>
              <w:tab w:val="right" w:leader="dot" w:pos="9060"/>
            </w:tabs>
            <w:ind w:left="917"/>
            <w:rPr>
              <w:rFonts w:asciiTheme="minorHAnsi" w:eastAsiaTheme="minorEastAsia" w:hAnsiTheme="minorHAnsi" w:cstheme="minorBidi"/>
              <w:noProof/>
              <w:sz w:val="21"/>
              <w:szCs w:val="22"/>
            </w:rPr>
          </w:pPr>
          <w:hyperlink w:anchor="_Toc37081025" w:history="1">
            <w:r w:rsidR="00CF6E8C" w:rsidRPr="00AD66D9">
              <w:rPr>
                <w:rStyle w:val="af2"/>
                <w:noProof/>
              </w:rPr>
              <w:t>1.2.1</w:t>
            </w:r>
            <w:r w:rsidR="00CF6E8C" w:rsidRPr="00AD66D9">
              <w:rPr>
                <w:rStyle w:val="af2"/>
                <w:noProof/>
              </w:rPr>
              <w:t>国内研究现状</w:t>
            </w:r>
            <w:r w:rsidR="00CF6E8C">
              <w:rPr>
                <w:noProof/>
                <w:webHidden/>
              </w:rPr>
              <w:tab/>
            </w:r>
            <w:r w:rsidR="00CF6E8C">
              <w:rPr>
                <w:noProof/>
                <w:webHidden/>
              </w:rPr>
              <w:fldChar w:fldCharType="begin"/>
            </w:r>
            <w:r w:rsidR="00CF6E8C">
              <w:rPr>
                <w:noProof/>
                <w:webHidden/>
              </w:rPr>
              <w:instrText xml:space="preserve"> PAGEREF _Toc37081025 \h </w:instrText>
            </w:r>
            <w:r w:rsidR="00CF6E8C">
              <w:rPr>
                <w:noProof/>
                <w:webHidden/>
              </w:rPr>
            </w:r>
            <w:r w:rsidR="00CF6E8C">
              <w:rPr>
                <w:noProof/>
                <w:webHidden/>
              </w:rPr>
              <w:fldChar w:fldCharType="separate"/>
            </w:r>
            <w:r w:rsidR="00CF6E8C">
              <w:rPr>
                <w:noProof/>
                <w:webHidden/>
              </w:rPr>
              <w:t>3</w:t>
            </w:r>
            <w:r w:rsidR="00CF6E8C">
              <w:rPr>
                <w:noProof/>
                <w:webHidden/>
              </w:rPr>
              <w:fldChar w:fldCharType="end"/>
            </w:r>
          </w:hyperlink>
        </w:p>
        <w:p w14:paraId="7C62280B" w14:textId="77777777" w:rsidR="00CF6E8C" w:rsidRDefault="00C77A82">
          <w:pPr>
            <w:pStyle w:val="TOC3"/>
            <w:tabs>
              <w:tab w:val="right" w:leader="dot" w:pos="9060"/>
            </w:tabs>
            <w:ind w:left="917"/>
            <w:rPr>
              <w:rFonts w:asciiTheme="minorHAnsi" w:eastAsiaTheme="minorEastAsia" w:hAnsiTheme="minorHAnsi" w:cstheme="minorBidi"/>
              <w:noProof/>
              <w:sz w:val="21"/>
              <w:szCs w:val="22"/>
            </w:rPr>
          </w:pPr>
          <w:hyperlink w:anchor="_Toc37081026" w:history="1">
            <w:r w:rsidR="00CF6E8C" w:rsidRPr="00AD66D9">
              <w:rPr>
                <w:rStyle w:val="af2"/>
                <w:noProof/>
              </w:rPr>
              <w:t>1.2.2</w:t>
            </w:r>
            <w:r w:rsidR="00CF6E8C" w:rsidRPr="00AD66D9">
              <w:rPr>
                <w:rStyle w:val="af2"/>
                <w:noProof/>
              </w:rPr>
              <w:t>国外研究现状</w:t>
            </w:r>
            <w:r w:rsidR="00CF6E8C">
              <w:rPr>
                <w:noProof/>
                <w:webHidden/>
              </w:rPr>
              <w:tab/>
            </w:r>
            <w:r w:rsidR="00CF6E8C">
              <w:rPr>
                <w:noProof/>
                <w:webHidden/>
              </w:rPr>
              <w:fldChar w:fldCharType="begin"/>
            </w:r>
            <w:r w:rsidR="00CF6E8C">
              <w:rPr>
                <w:noProof/>
                <w:webHidden/>
              </w:rPr>
              <w:instrText xml:space="preserve"> PAGEREF _Toc37081026 \h </w:instrText>
            </w:r>
            <w:r w:rsidR="00CF6E8C">
              <w:rPr>
                <w:noProof/>
                <w:webHidden/>
              </w:rPr>
            </w:r>
            <w:r w:rsidR="00CF6E8C">
              <w:rPr>
                <w:noProof/>
                <w:webHidden/>
              </w:rPr>
              <w:fldChar w:fldCharType="separate"/>
            </w:r>
            <w:r w:rsidR="00CF6E8C">
              <w:rPr>
                <w:noProof/>
                <w:webHidden/>
              </w:rPr>
              <w:t>4</w:t>
            </w:r>
            <w:r w:rsidR="00CF6E8C">
              <w:rPr>
                <w:noProof/>
                <w:webHidden/>
              </w:rPr>
              <w:fldChar w:fldCharType="end"/>
            </w:r>
          </w:hyperlink>
        </w:p>
        <w:p w14:paraId="5CA71A32" w14:textId="77777777" w:rsidR="00CF6E8C" w:rsidRDefault="00C77A82">
          <w:pPr>
            <w:pStyle w:val="TOC2"/>
            <w:rPr>
              <w:rFonts w:asciiTheme="minorHAnsi" w:eastAsiaTheme="minorEastAsia" w:hAnsiTheme="minorHAnsi" w:cstheme="minorBidi"/>
              <w:noProof/>
              <w:sz w:val="21"/>
              <w:szCs w:val="22"/>
            </w:rPr>
          </w:pPr>
          <w:hyperlink w:anchor="_Toc37081027" w:history="1">
            <w:r w:rsidR="00CF6E8C" w:rsidRPr="00AD66D9">
              <w:rPr>
                <w:rStyle w:val="af2"/>
                <w:noProof/>
              </w:rPr>
              <w:t>1.3</w:t>
            </w:r>
            <w:r w:rsidR="00CF6E8C" w:rsidRPr="00AD66D9">
              <w:rPr>
                <w:rStyle w:val="af2"/>
                <w:noProof/>
              </w:rPr>
              <w:t>本文的主要工作</w:t>
            </w:r>
            <w:r w:rsidR="00CF6E8C">
              <w:rPr>
                <w:noProof/>
                <w:webHidden/>
              </w:rPr>
              <w:tab/>
            </w:r>
            <w:r w:rsidR="00CF6E8C">
              <w:rPr>
                <w:noProof/>
                <w:webHidden/>
              </w:rPr>
              <w:fldChar w:fldCharType="begin"/>
            </w:r>
            <w:r w:rsidR="00CF6E8C">
              <w:rPr>
                <w:noProof/>
                <w:webHidden/>
              </w:rPr>
              <w:instrText xml:space="preserve"> PAGEREF _Toc37081027 \h </w:instrText>
            </w:r>
            <w:r w:rsidR="00CF6E8C">
              <w:rPr>
                <w:noProof/>
                <w:webHidden/>
              </w:rPr>
            </w:r>
            <w:r w:rsidR="00CF6E8C">
              <w:rPr>
                <w:noProof/>
                <w:webHidden/>
              </w:rPr>
              <w:fldChar w:fldCharType="separate"/>
            </w:r>
            <w:r w:rsidR="00CF6E8C">
              <w:rPr>
                <w:noProof/>
                <w:webHidden/>
              </w:rPr>
              <w:t>5</w:t>
            </w:r>
            <w:r w:rsidR="00CF6E8C">
              <w:rPr>
                <w:noProof/>
                <w:webHidden/>
              </w:rPr>
              <w:fldChar w:fldCharType="end"/>
            </w:r>
          </w:hyperlink>
        </w:p>
        <w:p w14:paraId="11A4C5CF" w14:textId="77777777" w:rsidR="00CF6E8C" w:rsidRDefault="00C77A82">
          <w:pPr>
            <w:pStyle w:val="TOC2"/>
            <w:rPr>
              <w:rFonts w:asciiTheme="minorHAnsi" w:eastAsiaTheme="minorEastAsia" w:hAnsiTheme="minorHAnsi" w:cstheme="minorBidi"/>
              <w:noProof/>
              <w:sz w:val="21"/>
              <w:szCs w:val="22"/>
            </w:rPr>
          </w:pPr>
          <w:hyperlink w:anchor="_Toc37081028" w:history="1">
            <w:r w:rsidR="00CF6E8C" w:rsidRPr="00AD66D9">
              <w:rPr>
                <w:rStyle w:val="af2"/>
                <w:noProof/>
              </w:rPr>
              <w:t>1.4</w:t>
            </w:r>
            <w:r w:rsidR="00CF6E8C" w:rsidRPr="00AD66D9">
              <w:rPr>
                <w:rStyle w:val="af2"/>
                <w:noProof/>
              </w:rPr>
              <w:t>本文的组织结构</w:t>
            </w:r>
            <w:r w:rsidR="00CF6E8C">
              <w:rPr>
                <w:noProof/>
                <w:webHidden/>
              </w:rPr>
              <w:tab/>
            </w:r>
            <w:r w:rsidR="00CF6E8C">
              <w:rPr>
                <w:noProof/>
                <w:webHidden/>
              </w:rPr>
              <w:fldChar w:fldCharType="begin"/>
            </w:r>
            <w:r w:rsidR="00CF6E8C">
              <w:rPr>
                <w:noProof/>
                <w:webHidden/>
              </w:rPr>
              <w:instrText xml:space="preserve"> PAGEREF _Toc37081028 \h </w:instrText>
            </w:r>
            <w:r w:rsidR="00CF6E8C">
              <w:rPr>
                <w:noProof/>
                <w:webHidden/>
              </w:rPr>
            </w:r>
            <w:r w:rsidR="00CF6E8C">
              <w:rPr>
                <w:noProof/>
                <w:webHidden/>
              </w:rPr>
              <w:fldChar w:fldCharType="separate"/>
            </w:r>
            <w:r w:rsidR="00CF6E8C">
              <w:rPr>
                <w:noProof/>
                <w:webHidden/>
              </w:rPr>
              <w:t>6</w:t>
            </w:r>
            <w:r w:rsidR="00CF6E8C">
              <w:rPr>
                <w:noProof/>
                <w:webHidden/>
              </w:rPr>
              <w:fldChar w:fldCharType="end"/>
            </w:r>
          </w:hyperlink>
        </w:p>
        <w:p w14:paraId="79456146" w14:textId="77777777" w:rsidR="00CF6E8C" w:rsidRDefault="00C77A82">
          <w:pPr>
            <w:pStyle w:val="TOC1"/>
            <w:rPr>
              <w:rFonts w:asciiTheme="minorHAnsi" w:eastAsiaTheme="minorEastAsia" w:hAnsiTheme="minorHAnsi" w:cstheme="minorBidi"/>
              <w:bCs w:val="0"/>
              <w:sz w:val="21"/>
              <w:szCs w:val="22"/>
            </w:rPr>
          </w:pPr>
          <w:hyperlink w:anchor="_Toc37081029" w:history="1">
            <w:r w:rsidR="00CF6E8C" w:rsidRPr="00AD66D9">
              <w:rPr>
                <w:rStyle w:val="af2"/>
              </w:rPr>
              <w:t>第</w:t>
            </w:r>
            <w:r w:rsidR="00CF6E8C" w:rsidRPr="00AD66D9">
              <w:rPr>
                <w:rStyle w:val="af2"/>
              </w:rPr>
              <w:t>2</w:t>
            </w:r>
            <w:r w:rsidR="00CF6E8C" w:rsidRPr="00AD66D9">
              <w:rPr>
                <w:rStyle w:val="af2"/>
              </w:rPr>
              <w:t>章</w:t>
            </w:r>
            <w:r w:rsidR="00CF6E8C" w:rsidRPr="00AD66D9">
              <w:rPr>
                <w:rStyle w:val="af2"/>
              </w:rPr>
              <w:t xml:space="preserve"> </w:t>
            </w:r>
            <w:r w:rsidR="00CF6E8C" w:rsidRPr="00AD66D9">
              <w:rPr>
                <w:rStyle w:val="af2"/>
              </w:rPr>
              <w:t>相关理论与方法</w:t>
            </w:r>
            <w:r w:rsidR="00CF6E8C">
              <w:rPr>
                <w:webHidden/>
              </w:rPr>
              <w:tab/>
            </w:r>
            <w:r w:rsidR="00CF6E8C">
              <w:rPr>
                <w:webHidden/>
              </w:rPr>
              <w:fldChar w:fldCharType="begin"/>
            </w:r>
            <w:r w:rsidR="00CF6E8C">
              <w:rPr>
                <w:webHidden/>
              </w:rPr>
              <w:instrText xml:space="preserve"> PAGEREF _Toc37081029 \h </w:instrText>
            </w:r>
            <w:r w:rsidR="00CF6E8C">
              <w:rPr>
                <w:webHidden/>
              </w:rPr>
            </w:r>
            <w:r w:rsidR="00CF6E8C">
              <w:rPr>
                <w:webHidden/>
              </w:rPr>
              <w:fldChar w:fldCharType="separate"/>
            </w:r>
            <w:r w:rsidR="00CF6E8C">
              <w:rPr>
                <w:webHidden/>
              </w:rPr>
              <w:t>7</w:t>
            </w:r>
            <w:r w:rsidR="00CF6E8C">
              <w:rPr>
                <w:webHidden/>
              </w:rPr>
              <w:fldChar w:fldCharType="end"/>
            </w:r>
          </w:hyperlink>
        </w:p>
        <w:p w14:paraId="75B1BAC7" w14:textId="77777777" w:rsidR="00CF6E8C" w:rsidRDefault="00C77A82">
          <w:pPr>
            <w:pStyle w:val="TOC2"/>
            <w:rPr>
              <w:rFonts w:asciiTheme="minorHAnsi" w:eastAsiaTheme="minorEastAsia" w:hAnsiTheme="minorHAnsi" w:cstheme="minorBidi"/>
              <w:noProof/>
              <w:sz w:val="21"/>
              <w:szCs w:val="22"/>
            </w:rPr>
          </w:pPr>
          <w:hyperlink w:anchor="_Toc37081030" w:history="1">
            <w:r w:rsidR="00CF6E8C" w:rsidRPr="00AD66D9">
              <w:rPr>
                <w:rStyle w:val="af2"/>
                <w:noProof/>
              </w:rPr>
              <w:t>2.1</w:t>
            </w:r>
            <w:r w:rsidR="00CF6E8C" w:rsidRPr="00AD66D9">
              <w:rPr>
                <w:rStyle w:val="af2"/>
                <w:noProof/>
              </w:rPr>
              <w:t>程序的并行性分析</w:t>
            </w:r>
            <w:r w:rsidR="00CF6E8C">
              <w:rPr>
                <w:noProof/>
                <w:webHidden/>
              </w:rPr>
              <w:tab/>
            </w:r>
            <w:r w:rsidR="00CF6E8C">
              <w:rPr>
                <w:noProof/>
                <w:webHidden/>
              </w:rPr>
              <w:fldChar w:fldCharType="begin"/>
            </w:r>
            <w:r w:rsidR="00CF6E8C">
              <w:rPr>
                <w:noProof/>
                <w:webHidden/>
              </w:rPr>
              <w:instrText xml:space="preserve"> PAGEREF _Toc37081030 \h </w:instrText>
            </w:r>
            <w:r w:rsidR="00CF6E8C">
              <w:rPr>
                <w:noProof/>
                <w:webHidden/>
              </w:rPr>
            </w:r>
            <w:r w:rsidR="00CF6E8C">
              <w:rPr>
                <w:noProof/>
                <w:webHidden/>
              </w:rPr>
              <w:fldChar w:fldCharType="separate"/>
            </w:r>
            <w:r w:rsidR="00CF6E8C">
              <w:rPr>
                <w:noProof/>
                <w:webHidden/>
              </w:rPr>
              <w:t>7</w:t>
            </w:r>
            <w:r w:rsidR="00CF6E8C">
              <w:rPr>
                <w:noProof/>
                <w:webHidden/>
              </w:rPr>
              <w:fldChar w:fldCharType="end"/>
            </w:r>
          </w:hyperlink>
        </w:p>
        <w:p w14:paraId="3E576A57" w14:textId="77777777" w:rsidR="00CF6E8C" w:rsidRDefault="00C77A82">
          <w:pPr>
            <w:pStyle w:val="TOC3"/>
            <w:tabs>
              <w:tab w:val="right" w:leader="dot" w:pos="9060"/>
            </w:tabs>
            <w:ind w:left="917"/>
            <w:rPr>
              <w:rFonts w:asciiTheme="minorHAnsi" w:eastAsiaTheme="minorEastAsia" w:hAnsiTheme="minorHAnsi" w:cstheme="minorBidi"/>
              <w:noProof/>
              <w:sz w:val="21"/>
              <w:szCs w:val="22"/>
            </w:rPr>
          </w:pPr>
          <w:hyperlink w:anchor="_Toc37081031" w:history="1">
            <w:r w:rsidR="00CF6E8C" w:rsidRPr="00AD66D9">
              <w:rPr>
                <w:rStyle w:val="af2"/>
                <w:noProof/>
              </w:rPr>
              <w:t>2.1.1</w:t>
            </w:r>
            <w:r w:rsidR="00CF6E8C" w:rsidRPr="00AD66D9">
              <w:rPr>
                <w:rStyle w:val="af2"/>
                <w:noProof/>
              </w:rPr>
              <w:t>数据依赖与控制依赖</w:t>
            </w:r>
            <w:r w:rsidR="00CF6E8C">
              <w:rPr>
                <w:noProof/>
                <w:webHidden/>
              </w:rPr>
              <w:tab/>
            </w:r>
            <w:r w:rsidR="00CF6E8C">
              <w:rPr>
                <w:noProof/>
                <w:webHidden/>
              </w:rPr>
              <w:fldChar w:fldCharType="begin"/>
            </w:r>
            <w:r w:rsidR="00CF6E8C">
              <w:rPr>
                <w:noProof/>
                <w:webHidden/>
              </w:rPr>
              <w:instrText xml:space="preserve"> PAGEREF _Toc37081031 \h </w:instrText>
            </w:r>
            <w:r w:rsidR="00CF6E8C">
              <w:rPr>
                <w:noProof/>
                <w:webHidden/>
              </w:rPr>
            </w:r>
            <w:r w:rsidR="00CF6E8C">
              <w:rPr>
                <w:noProof/>
                <w:webHidden/>
              </w:rPr>
              <w:fldChar w:fldCharType="separate"/>
            </w:r>
            <w:r w:rsidR="00CF6E8C">
              <w:rPr>
                <w:noProof/>
                <w:webHidden/>
              </w:rPr>
              <w:t>7</w:t>
            </w:r>
            <w:r w:rsidR="00CF6E8C">
              <w:rPr>
                <w:noProof/>
                <w:webHidden/>
              </w:rPr>
              <w:fldChar w:fldCharType="end"/>
            </w:r>
          </w:hyperlink>
        </w:p>
        <w:p w14:paraId="3A9763CC" w14:textId="77777777" w:rsidR="00CF6E8C" w:rsidRDefault="00C77A82">
          <w:pPr>
            <w:pStyle w:val="TOC3"/>
            <w:tabs>
              <w:tab w:val="right" w:leader="dot" w:pos="9060"/>
            </w:tabs>
            <w:ind w:left="917"/>
            <w:rPr>
              <w:rFonts w:asciiTheme="minorHAnsi" w:eastAsiaTheme="minorEastAsia" w:hAnsiTheme="minorHAnsi" w:cstheme="minorBidi"/>
              <w:noProof/>
              <w:sz w:val="21"/>
              <w:szCs w:val="22"/>
            </w:rPr>
          </w:pPr>
          <w:hyperlink w:anchor="_Toc37081032" w:history="1">
            <w:r w:rsidR="00CF6E8C" w:rsidRPr="00AD66D9">
              <w:rPr>
                <w:rStyle w:val="af2"/>
                <w:noProof/>
              </w:rPr>
              <w:t>2.1.2</w:t>
            </w:r>
            <w:r w:rsidR="00CF6E8C" w:rsidRPr="00AD66D9">
              <w:rPr>
                <w:rStyle w:val="af2"/>
                <w:noProof/>
              </w:rPr>
              <w:t>静态分析与动态分析方法</w:t>
            </w:r>
            <w:r w:rsidR="00CF6E8C">
              <w:rPr>
                <w:noProof/>
                <w:webHidden/>
              </w:rPr>
              <w:tab/>
            </w:r>
            <w:r w:rsidR="00CF6E8C">
              <w:rPr>
                <w:noProof/>
                <w:webHidden/>
              </w:rPr>
              <w:fldChar w:fldCharType="begin"/>
            </w:r>
            <w:r w:rsidR="00CF6E8C">
              <w:rPr>
                <w:noProof/>
                <w:webHidden/>
              </w:rPr>
              <w:instrText xml:space="preserve"> PAGEREF _Toc37081032 \h </w:instrText>
            </w:r>
            <w:r w:rsidR="00CF6E8C">
              <w:rPr>
                <w:noProof/>
                <w:webHidden/>
              </w:rPr>
            </w:r>
            <w:r w:rsidR="00CF6E8C">
              <w:rPr>
                <w:noProof/>
                <w:webHidden/>
              </w:rPr>
              <w:fldChar w:fldCharType="separate"/>
            </w:r>
            <w:r w:rsidR="00CF6E8C">
              <w:rPr>
                <w:noProof/>
                <w:webHidden/>
              </w:rPr>
              <w:t>8</w:t>
            </w:r>
            <w:r w:rsidR="00CF6E8C">
              <w:rPr>
                <w:noProof/>
                <w:webHidden/>
              </w:rPr>
              <w:fldChar w:fldCharType="end"/>
            </w:r>
          </w:hyperlink>
        </w:p>
        <w:p w14:paraId="5CDC5AEE" w14:textId="77777777" w:rsidR="00CF6E8C" w:rsidRDefault="00C77A82">
          <w:pPr>
            <w:pStyle w:val="TOC3"/>
            <w:tabs>
              <w:tab w:val="right" w:leader="dot" w:pos="9060"/>
            </w:tabs>
            <w:ind w:left="917"/>
            <w:rPr>
              <w:rFonts w:asciiTheme="minorHAnsi" w:eastAsiaTheme="minorEastAsia" w:hAnsiTheme="minorHAnsi" w:cstheme="minorBidi"/>
              <w:noProof/>
              <w:sz w:val="21"/>
              <w:szCs w:val="22"/>
            </w:rPr>
          </w:pPr>
          <w:hyperlink w:anchor="_Toc37081033" w:history="1">
            <w:r w:rsidR="00CF6E8C" w:rsidRPr="00AD66D9">
              <w:rPr>
                <w:rStyle w:val="af2"/>
                <w:noProof/>
              </w:rPr>
              <w:t>2.1.3</w:t>
            </w:r>
            <w:r w:rsidR="00CF6E8C" w:rsidRPr="00AD66D9">
              <w:rPr>
                <w:rStyle w:val="af2"/>
                <w:noProof/>
              </w:rPr>
              <w:t>并行性分析工具</w:t>
            </w:r>
            <w:r w:rsidR="00CF6E8C">
              <w:rPr>
                <w:noProof/>
                <w:webHidden/>
              </w:rPr>
              <w:tab/>
            </w:r>
            <w:r w:rsidR="00CF6E8C">
              <w:rPr>
                <w:noProof/>
                <w:webHidden/>
              </w:rPr>
              <w:fldChar w:fldCharType="begin"/>
            </w:r>
            <w:r w:rsidR="00CF6E8C">
              <w:rPr>
                <w:noProof/>
                <w:webHidden/>
              </w:rPr>
              <w:instrText xml:space="preserve"> PAGEREF _Toc37081033 \h </w:instrText>
            </w:r>
            <w:r w:rsidR="00CF6E8C">
              <w:rPr>
                <w:noProof/>
                <w:webHidden/>
              </w:rPr>
            </w:r>
            <w:r w:rsidR="00CF6E8C">
              <w:rPr>
                <w:noProof/>
                <w:webHidden/>
              </w:rPr>
              <w:fldChar w:fldCharType="separate"/>
            </w:r>
            <w:r w:rsidR="00CF6E8C">
              <w:rPr>
                <w:noProof/>
                <w:webHidden/>
              </w:rPr>
              <w:t>9</w:t>
            </w:r>
            <w:r w:rsidR="00CF6E8C">
              <w:rPr>
                <w:noProof/>
                <w:webHidden/>
              </w:rPr>
              <w:fldChar w:fldCharType="end"/>
            </w:r>
          </w:hyperlink>
        </w:p>
        <w:p w14:paraId="0C9943CA" w14:textId="77777777" w:rsidR="00CF6E8C" w:rsidRDefault="00C77A82">
          <w:pPr>
            <w:pStyle w:val="TOC2"/>
            <w:rPr>
              <w:rFonts w:asciiTheme="minorHAnsi" w:eastAsiaTheme="minorEastAsia" w:hAnsiTheme="minorHAnsi" w:cstheme="minorBidi"/>
              <w:noProof/>
              <w:sz w:val="21"/>
              <w:szCs w:val="22"/>
            </w:rPr>
          </w:pPr>
          <w:hyperlink w:anchor="_Toc37081034" w:history="1">
            <w:r w:rsidR="00CF6E8C" w:rsidRPr="00AD66D9">
              <w:rPr>
                <w:rStyle w:val="af2"/>
                <w:noProof/>
              </w:rPr>
              <w:t>2.2 LLVM</w:t>
            </w:r>
            <w:r w:rsidR="00CF6E8C" w:rsidRPr="00AD66D9">
              <w:rPr>
                <w:rStyle w:val="af2"/>
                <w:noProof/>
              </w:rPr>
              <w:t>编译器框架与</w:t>
            </w:r>
            <w:r w:rsidR="00CF6E8C" w:rsidRPr="00AD66D9">
              <w:rPr>
                <w:rStyle w:val="af2"/>
                <w:noProof/>
              </w:rPr>
              <w:t>IR</w:t>
            </w:r>
            <w:r w:rsidR="00CF6E8C">
              <w:rPr>
                <w:noProof/>
                <w:webHidden/>
              </w:rPr>
              <w:tab/>
            </w:r>
            <w:r w:rsidR="00CF6E8C">
              <w:rPr>
                <w:noProof/>
                <w:webHidden/>
              </w:rPr>
              <w:fldChar w:fldCharType="begin"/>
            </w:r>
            <w:r w:rsidR="00CF6E8C">
              <w:rPr>
                <w:noProof/>
                <w:webHidden/>
              </w:rPr>
              <w:instrText xml:space="preserve"> PAGEREF _Toc37081034 \h </w:instrText>
            </w:r>
            <w:r w:rsidR="00CF6E8C">
              <w:rPr>
                <w:noProof/>
                <w:webHidden/>
              </w:rPr>
            </w:r>
            <w:r w:rsidR="00CF6E8C">
              <w:rPr>
                <w:noProof/>
                <w:webHidden/>
              </w:rPr>
              <w:fldChar w:fldCharType="separate"/>
            </w:r>
            <w:r w:rsidR="00CF6E8C">
              <w:rPr>
                <w:noProof/>
                <w:webHidden/>
              </w:rPr>
              <w:t>9</w:t>
            </w:r>
            <w:r w:rsidR="00CF6E8C">
              <w:rPr>
                <w:noProof/>
                <w:webHidden/>
              </w:rPr>
              <w:fldChar w:fldCharType="end"/>
            </w:r>
          </w:hyperlink>
        </w:p>
        <w:p w14:paraId="6ECA625D" w14:textId="77777777" w:rsidR="00CF6E8C" w:rsidRDefault="00C77A82">
          <w:pPr>
            <w:pStyle w:val="TOC2"/>
            <w:rPr>
              <w:rFonts w:asciiTheme="minorHAnsi" w:eastAsiaTheme="minorEastAsia" w:hAnsiTheme="minorHAnsi" w:cstheme="minorBidi"/>
              <w:noProof/>
              <w:sz w:val="21"/>
              <w:szCs w:val="22"/>
            </w:rPr>
          </w:pPr>
          <w:hyperlink w:anchor="_Toc37081035" w:history="1">
            <w:r w:rsidR="00CF6E8C" w:rsidRPr="00AD66D9">
              <w:rPr>
                <w:rStyle w:val="af2"/>
                <w:noProof/>
              </w:rPr>
              <w:t>2.3</w:t>
            </w:r>
            <w:r w:rsidR="00CF6E8C" w:rsidRPr="00AD66D9">
              <w:rPr>
                <w:rStyle w:val="af2"/>
                <w:noProof/>
              </w:rPr>
              <w:t>程序的上下文流图</w:t>
            </w:r>
            <w:r w:rsidR="00CF6E8C" w:rsidRPr="00AD66D9">
              <w:rPr>
                <w:rStyle w:val="af2"/>
                <w:noProof/>
              </w:rPr>
              <w:t>(XFG)</w:t>
            </w:r>
            <w:r w:rsidR="00CF6E8C">
              <w:rPr>
                <w:noProof/>
                <w:webHidden/>
              </w:rPr>
              <w:tab/>
            </w:r>
            <w:r w:rsidR="00CF6E8C">
              <w:rPr>
                <w:noProof/>
                <w:webHidden/>
              </w:rPr>
              <w:fldChar w:fldCharType="begin"/>
            </w:r>
            <w:r w:rsidR="00CF6E8C">
              <w:rPr>
                <w:noProof/>
                <w:webHidden/>
              </w:rPr>
              <w:instrText xml:space="preserve"> PAGEREF _Toc37081035 \h </w:instrText>
            </w:r>
            <w:r w:rsidR="00CF6E8C">
              <w:rPr>
                <w:noProof/>
                <w:webHidden/>
              </w:rPr>
            </w:r>
            <w:r w:rsidR="00CF6E8C">
              <w:rPr>
                <w:noProof/>
                <w:webHidden/>
              </w:rPr>
              <w:fldChar w:fldCharType="separate"/>
            </w:r>
            <w:r w:rsidR="00CF6E8C">
              <w:rPr>
                <w:noProof/>
                <w:webHidden/>
              </w:rPr>
              <w:t>11</w:t>
            </w:r>
            <w:r w:rsidR="00CF6E8C">
              <w:rPr>
                <w:noProof/>
                <w:webHidden/>
              </w:rPr>
              <w:fldChar w:fldCharType="end"/>
            </w:r>
          </w:hyperlink>
        </w:p>
        <w:p w14:paraId="652C7CA6" w14:textId="77777777" w:rsidR="00CF6E8C" w:rsidRDefault="00C77A82">
          <w:pPr>
            <w:pStyle w:val="TOC2"/>
            <w:rPr>
              <w:rFonts w:asciiTheme="minorHAnsi" w:eastAsiaTheme="minorEastAsia" w:hAnsiTheme="minorHAnsi" w:cstheme="minorBidi"/>
              <w:noProof/>
              <w:sz w:val="21"/>
              <w:szCs w:val="22"/>
            </w:rPr>
          </w:pPr>
          <w:hyperlink w:anchor="_Toc37081036" w:history="1">
            <w:r w:rsidR="00CF6E8C" w:rsidRPr="00AD66D9">
              <w:rPr>
                <w:rStyle w:val="af2"/>
                <w:noProof/>
              </w:rPr>
              <w:t>2.4 Polyhedral</w:t>
            </w:r>
            <w:r w:rsidR="00CF6E8C" w:rsidRPr="00AD66D9">
              <w:rPr>
                <w:rStyle w:val="af2"/>
                <w:noProof/>
              </w:rPr>
              <w:t>模型和</w:t>
            </w:r>
            <w:r w:rsidR="00CF6E8C" w:rsidRPr="00AD66D9">
              <w:rPr>
                <w:rStyle w:val="af2"/>
                <w:noProof/>
              </w:rPr>
              <w:t>Pluto</w:t>
            </w:r>
            <w:r w:rsidR="00CF6E8C" w:rsidRPr="00AD66D9">
              <w:rPr>
                <w:rStyle w:val="af2"/>
                <w:noProof/>
              </w:rPr>
              <w:t>编译器</w:t>
            </w:r>
            <w:r w:rsidR="00CF6E8C">
              <w:rPr>
                <w:noProof/>
                <w:webHidden/>
              </w:rPr>
              <w:tab/>
            </w:r>
            <w:r w:rsidR="00CF6E8C">
              <w:rPr>
                <w:noProof/>
                <w:webHidden/>
              </w:rPr>
              <w:fldChar w:fldCharType="begin"/>
            </w:r>
            <w:r w:rsidR="00CF6E8C">
              <w:rPr>
                <w:noProof/>
                <w:webHidden/>
              </w:rPr>
              <w:instrText xml:space="preserve"> PAGEREF _Toc37081036 \h </w:instrText>
            </w:r>
            <w:r w:rsidR="00CF6E8C">
              <w:rPr>
                <w:noProof/>
                <w:webHidden/>
              </w:rPr>
            </w:r>
            <w:r w:rsidR="00CF6E8C">
              <w:rPr>
                <w:noProof/>
                <w:webHidden/>
              </w:rPr>
              <w:fldChar w:fldCharType="separate"/>
            </w:r>
            <w:r w:rsidR="00CF6E8C">
              <w:rPr>
                <w:noProof/>
                <w:webHidden/>
              </w:rPr>
              <w:t>13</w:t>
            </w:r>
            <w:r w:rsidR="00CF6E8C">
              <w:rPr>
                <w:noProof/>
                <w:webHidden/>
              </w:rPr>
              <w:fldChar w:fldCharType="end"/>
            </w:r>
          </w:hyperlink>
        </w:p>
        <w:p w14:paraId="76B6D7AD" w14:textId="77777777" w:rsidR="00CF6E8C" w:rsidRDefault="00C77A82">
          <w:pPr>
            <w:pStyle w:val="TOC2"/>
            <w:rPr>
              <w:rFonts w:asciiTheme="minorHAnsi" w:eastAsiaTheme="minorEastAsia" w:hAnsiTheme="minorHAnsi" w:cstheme="minorBidi"/>
              <w:noProof/>
              <w:sz w:val="21"/>
              <w:szCs w:val="22"/>
            </w:rPr>
          </w:pPr>
          <w:hyperlink w:anchor="_Toc37081037" w:history="1">
            <w:r w:rsidR="00CF6E8C" w:rsidRPr="00AD66D9">
              <w:rPr>
                <w:rStyle w:val="af2"/>
                <w:noProof/>
              </w:rPr>
              <w:t>2.5</w:t>
            </w:r>
            <w:r w:rsidR="00CF6E8C" w:rsidRPr="00AD66D9">
              <w:rPr>
                <w:rStyle w:val="af2"/>
                <w:noProof/>
              </w:rPr>
              <w:t>图神经网络（</w:t>
            </w:r>
            <w:r w:rsidR="00CF6E8C" w:rsidRPr="00AD66D9">
              <w:rPr>
                <w:rStyle w:val="af2"/>
                <w:noProof/>
              </w:rPr>
              <w:t>GNN</w:t>
            </w:r>
            <w:r w:rsidR="00CF6E8C" w:rsidRPr="00AD66D9">
              <w:rPr>
                <w:rStyle w:val="af2"/>
                <w:noProof/>
              </w:rPr>
              <w:t>）与图卷积神经网络（</w:t>
            </w:r>
            <w:r w:rsidR="00CF6E8C" w:rsidRPr="00AD66D9">
              <w:rPr>
                <w:rStyle w:val="af2"/>
                <w:noProof/>
              </w:rPr>
              <w:t>GCN</w:t>
            </w:r>
            <w:r w:rsidR="00CF6E8C" w:rsidRPr="00AD66D9">
              <w:rPr>
                <w:rStyle w:val="af2"/>
                <w:noProof/>
              </w:rPr>
              <w:t>）</w:t>
            </w:r>
            <w:r w:rsidR="00CF6E8C">
              <w:rPr>
                <w:noProof/>
                <w:webHidden/>
              </w:rPr>
              <w:tab/>
            </w:r>
            <w:r w:rsidR="00CF6E8C">
              <w:rPr>
                <w:noProof/>
                <w:webHidden/>
              </w:rPr>
              <w:fldChar w:fldCharType="begin"/>
            </w:r>
            <w:r w:rsidR="00CF6E8C">
              <w:rPr>
                <w:noProof/>
                <w:webHidden/>
              </w:rPr>
              <w:instrText xml:space="preserve"> PAGEREF _Toc37081037 \h </w:instrText>
            </w:r>
            <w:r w:rsidR="00CF6E8C">
              <w:rPr>
                <w:noProof/>
                <w:webHidden/>
              </w:rPr>
            </w:r>
            <w:r w:rsidR="00CF6E8C">
              <w:rPr>
                <w:noProof/>
                <w:webHidden/>
              </w:rPr>
              <w:fldChar w:fldCharType="separate"/>
            </w:r>
            <w:r w:rsidR="00CF6E8C">
              <w:rPr>
                <w:noProof/>
                <w:webHidden/>
              </w:rPr>
              <w:t>15</w:t>
            </w:r>
            <w:r w:rsidR="00CF6E8C">
              <w:rPr>
                <w:noProof/>
                <w:webHidden/>
              </w:rPr>
              <w:fldChar w:fldCharType="end"/>
            </w:r>
          </w:hyperlink>
        </w:p>
        <w:p w14:paraId="5F7CECD9" w14:textId="77777777" w:rsidR="00CF6E8C" w:rsidRDefault="00C77A82">
          <w:pPr>
            <w:pStyle w:val="TOC3"/>
            <w:tabs>
              <w:tab w:val="right" w:leader="dot" w:pos="9060"/>
            </w:tabs>
            <w:ind w:left="917"/>
            <w:rPr>
              <w:rFonts w:asciiTheme="minorHAnsi" w:eastAsiaTheme="minorEastAsia" w:hAnsiTheme="minorHAnsi" w:cstheme="minorBidi"/>
              <w:noProof/>
              <w:sz w:val="21"/>
              <w:szCs w:val="22"/>
            </w:rPr>
          </w:pPr>
          <w:hyperlink w:anchor="_Toc37081038" w:history="1">
            <w:r w:rsidR="00CF6E8C" w:rsidRPr="00AD66D9">
              <w:rPr>
                <w:rStyle w:val="af2"/>
                <w:noProof/>
              </w:rPr>
              <w:t>2.5.1</w:t>
            </w:r>
            <w:r w:rsidR="00CF6E8C" w:rsidRPr="00AD66D9">
              <w:rPr>
                <w:rStyle w:val="af2"/>
                <w:noProof/>
              </w:rPr>
              <w:t>图的定义</w:t>
            </w:r>
            <w:r w:rsidR="00CF6E8C">
              <w:rPr>
                <w:noProof/>
                <w:webHidden/>
              </w:rPr>
              <w:tab/>
            </w:r>
            <w:r w:rsidR="00CF6E8C">
              <w:rPr>
                <w:noProof/>
                <w:webHidden/>
              </w:rPr>
              <w:fldChar w:fldCharType="begin"/>
            </w:r>
            <w:r w:rsidR="00CF6E8C">
              <w:rPr>
                <w:noProof/>
                <w:webHidden/>
              </w:rPr>
              <w:instrText xml:space="preserve"> PAGEREF _Toc37081038 \h </w:instrText>
            </w:r>
            <w:r w:rsidR="00CF6E8C">
              <w:rPr>
                <w:noProof/>
                <w:webHidden/>
              </w:rPr>
            </w:r>
            <w:r w:rsidR="00CF6E8C">
              <w:rPr>
                <w:noProof/>
                <w:webHidden/>
              </w:rPr>
              <w:fldChar w:fldCharType="separate"/>
            </w:r>
            <w:r w:rsidR="00CF6E8C">
              <w:rPr>
                <w:noProof/>
                <w:webHidden/>
              </w:rPr>
              <w:t>15</w:t>
            </w:r>
            <w:r w:rsidR="00CF6E8C">
              <w:rPr>
                <w:noProof/>
                <w:webHidden/>
              </w:rPr>
              <w:fldChar w:fldCharType="end"/>
            </w:r>
          </w:hyperlink>
        </w:p>
        <w:p w14:paraId="56973B57" w14:textId="77777777" w:rsidR="00CF6E8C" w:rsidRDefault="00C77A82">
          <w:pPr>
            <w:pStyle w:val="TOC3"/>
            <w:tabs>
              <w:tab w:val="right" w:leader="dot" w:pos="9060"/>
            </w:tabs>
            <w:ind w:left="917"/>
            <w:rPr>
              <w:rFonts w:asciiTheme="minorHAnsi" w:eastAsiaTheme="minorEastAsia" w:hAnsiTheme="minorHAnsi" w:cstheme="minorBidi"/>
              <w:noProof/>
              <w:sz w:val="21"/>
              <w:szCs w:val="22"/>
            </w:rPr>
          </w:pPr>
          <w:hyperlink w:anchor="_Toc37081039" w:history="1">
            <w:r w:rsidR="00CF6E8C" w:rsidRPr="00AD66D9">
              <w:rPr>
                <w:rStyle w:val="af2"/>
                <w:noProof/>
              </w:rPr>
              <w:t>2.5.2GNN</w:t>
            </w:r>
            <w:r w:rsidR="00CF6E8C" w:rsidRPr="00AD66D9">
              <w:rPr>
                <w:rStyle w:val="af2"/>
                <w:noProof/>
              </w:rPr>
              <w:t>简介</w:t>
            </w:r>
            <w:r w:rsidR="00CF6E8C">
              <w:rPr>
                <w:noProof/>
                <w:webHidden/>
              </w:rPr>
              <w:tab/>
            </w:r>
            <w:r w:rsidR="00CF6E8C">
              <w:rPr>
                <w:noProof/>
                <w:webHidden/>
              </w:rPr>
              <w:fldChar w:fldCharType="begin"/>
            </w:r>
            <w:r w:rsidR="00CF6E8C">
              <w:rPr>
                <w:noProof/>
                <w:webHidden/>
              </w:rPr>
              <w:instrText xml:space="preserve"> PAGEREF _Toc37081039 \h </w:instrText>
            </w:r>
            <w:r w:rsidR="00CF6E8C">
              <w:rPr>
                <w:noProof/>
                <w:webHidden/>
              </w:rPr>
            </w:r>
            <w:r w:rsidR="00CF6E8C">
              <w:rPr>
                <w:noProof/>
                <w:webHidden/>
              </w:rPr>
              <w:fldChar w:fldCharType="separate"/>
            </w:r>
            <w:r w:rsidR="00CF6E8C">
              <w:rPr>
                <w:noProof/>
                <w:webHidden/>
              </w:rPr>
              <w:t>16</w:t>
            </w:r>
            <w:r w:rsidR="00CF6E8C">
              <w:rPr>
                <w:noProof/>
                <w:webHidden/>
              </w:rPr>
              <w:fldChar w:fldCharType="end"/>
            </w:r>
          </w:hyperlink>
        </w:p>
        <w:p w14:paraId="02CC51C6" w14:textId="77777777" w:rsidR="00CF6E8C" w:rsidRDefault="00C77A82">
          <w:pPr>
            <w:pStyle w:val="TOC3"/>
            <w:tabs>
              <w:tab w:val="right" w:leader="dot" w:pos="9060"/>
            </w:tabs>
            <w:ind w:left="917"/>
            <w:rPr>
              <w:rFonts w:asciiTheme="minorHAnsi" w:eastAsiaTheme="minorEastAsia" w:hAnsiTheme="minorHAnsi" w:cstheme="minorBidi"/>
              <w:noProof/>
              <w:sz w:val="21"/>
              <w:szCs w:val="22"/>
            </w:rPr>
          </w:pPr>
          <w:hyperlink w:anchor="_Toc37081040" w:history="1">
            <w:r w:rsidR="00CF6E8C" w:rsidRPr="00AD66D9">
              <w:rPr>
                <w:rStyle w:val="af2"/>
                <w:noProof/>
              </w:rPr>
              <w:t>2.5.3GCN</w:t>
            </w:r>
            <w:r w:rsidR="00CF6E8C" w:rsidRPr="00AD66D9">
              <w:rPr>
                <w:rStyle w:val="af2"/>
                <w:noProof/>
              </w:rPr>
              <w:t>简介</w:t>
            </w:r>
            <w:r w:rsidR="00CF6E8C">
              <w:rPr>
                <w:noProof/>
                <w:webHidden/>
              </w:rPr>
              <w:tab/>
            </w:r>
            <w:r w:rsidR="00CF6E8C">
              <w:rPr>
                <w:noProof/>
                <w:webHidden/>
              </w:rPr>
              <w:fldChar w:fldCharType="begin"/>
            </w:r>
            <w:r w:rsidR="00CF6E8C">
              <w:rPr>
                <w:noProof/>
                <w:webHidden/>
              </w:rPr>
              <w:instrText xml:space="preserve"> PAGEREF _Toc37081040 \h </w:instrText>
            </w:r>
            <w:r w:rsidR="00CF6E8C">
              <w:rPr>
                <w:noProof/>
                <w:webHidden/>
              </w:rPr>
            </w:r>
            <w:r w:rsidR="00CF6E8C">
              <w:rPr>
                <w:noProof/>
                <w:webHidden/>
              </w:rPr>
              <w:fldChar w:fldCharType="separate"/>
            </w:r>
            <w:r w:rsidR="00CF6E8C">
              <w:rPr>
                <w:noProof/>
                <w:webHidden/>
              </w:rPr>
              <w:t>18</w:t>
            </w:r>
            <w:r w:rsidR="00CF6E8C">
              <w:rPr>
                <w:noProof/>
                <w:webHidden/>
              </w:rPr>
              <w:fldChar w:fldCharType="end"/>
            </w:r>
          </w:hyperlink>
        </w:p>
        <w:p w14:paraId="7369D23F" w14:textId="77777777" w:rsidR="00CF6E8C" w:rsidRDefault="00C77A82">
          <w:pPr>
            <w:pStyle w:val="TOC2"/>
            <w:rPr>
              <w:rFonts w:asciiTheme="minorHAnsi" w:eastAsiaTheme="minorEastAsia" w:hAnsiTheme="minorHAnsi" w:cstheme="minorBidi"/>
              <w:noProof/>
              <w:sz w:val="21"/>
              <w:szCs w:val="22"/>
            </w:rPr>
          </w:pPr>
          <w:hyperlink w:anchor="_Toc37081041" w:history="1">
            <w:r w:rsidR="00CF6E8C" w:rsidRPr="00AD66D9">
              <w:rPr>
                <w:rStyle w:val="af2"/>
                <w:noProof/>
              </w:rPr>
              <w:t>2.6</w:t>
            </w:r>
            <w:r w:rsidR="00CF6E8C" w:rsidRPr="00AD66D9">
              <w:rPr>
                <w:rStyle w:val="af2"/>
                <w:noProof/>
              </w:rPr>
              <w:t>本章小结</w:t>
            </w:r>
            <w:r w:rsidR="00CF6E8C">
              <w:rPr>
                <w:noProof/>
                <w:webHidden/>
              </w:rPr>
              <w:tab/>
            </w:r>
            <w:r w:rsidR="00CF6E8C">
              <w:rPr>
                <w:noProof/>
                <w:webHidden/>
              </w:rPr>
              <w:fldChar w:fldCharType="begin"/>
            </w:r>
            <w:r w:rsidR="00CF6E8C">
              <w:rPr>
                <w:noProof/>
                <w:webHidden/>
              </w:rPr>
              <w:instrText xml:space="preserve"> PAGEREF _Toc37081041 \h </w:instrText>
            </w:r>
            <w:r w:rsidR="00CF6E8C">
              <w:rPr>
                <w:noProof/>
                <w:webHidden/>
              </w:rPr>
            </w:r>
            <w:r w:rsidR="00CF6E8C">
              <w:rPr>
                <w:noProof/>
                <w:webHidden/>
              </w:rPr>
              <w:fldChar w:fldCharType="separate"/>
            </w:r>
            <w:r w:rsidR="00CF6E8C">
              <w:rPr>
                <w:noProof/>
                <w:webHidden/>
              </w:rPr>
              <w:t>19</w:t>
            </w:r>
            <w:r w:rsidR="00CF6E8C">
              <w:rPr>
                <w:noProof/>
                <w:webHidden/>
              </w:rPr>
              <w:fldChar w:fldCharType="end"/>
            </w:r>
          </w:hyperlink>
        </w:p>
        <w:p w14:paraId="3DB3B95E" w14:textId="77777777" w:rsidR="00CF6E8C" w:rsidRDefault="00C77A82">
          <w:pPr>
            <w:pStyle w:val="TOC1"/>
            <w:rPr>
              <w:rFonts w:asciiTheme="minorHAnsi" w:eastAsiaTheme="minorEastAsia" w:hAnsiTheme="minorHAnsi" w:cstheme="minorBidi"/>
              <w:bCs w:val="0"/>
              <w:sz w:val="21"/>
              <w:szCs w:val="22"/>
            </w:rPr>
          </w:pPr>
          <w:hyperlink w:anchor="_Toc37081042" w:history="1">
            <w:r w:rsidR="00CF6E8C" w:rsidRPr="00AD66D9">
              <w:rPr>
                <w:rStyle w:val="af2"/>
              </w:rPr>
              <w:t>第</w:t>
            </w:r>
            <w:r w:rsidR="00CF6E8C" w:rsidRPr="00AD66D9">
              <w:rPr>
                <w:rStyle w:val="af2"/>
              </w:rPr>
              <w:t>3</w:t>
            </w:r>
            <w:r w:rsidR="00CF6E8C" w:rsidRPr="00AD66D9">
              <w:rPr>
                <w:rStyle w:val="af2"/>
              </w:rPr>
              <w:t>章</w:t>
            </w:r>
            <w:r w:rsidR="00CF6E8C" w:rsidRPr="00AD66D9">
              <w:rPr>
                <w:rStyle w:val="af2"/>
              </w:rPr>
              <w:t xml:space="preserve"> GFCPD</w:t>
            </w:r>
            <w:r w:rsidR="00CF6E8C" w:rsidRPr="00AD66D9">
              <w:rPr>
                <w:rStyle w:val="af2"/>
              </w:rPr>
              <w:t>的构造</w:t>
            </w:r>
            <w:r w:rsidR="00CF6E8C">
              <w:rPr>
                <w:webHidden/>
              </w:rPr>
              <w:tab/>
            </w:r>
            <w:r w:rsidR="00CF6E8C">
              <w:rPr>
                <w:webHidden/>
              </w:rPr>
              <w:fldChar w:fldCharType="begin"/>
            </w:r>
            <w:r w:rsidR="00CF6E8C">
              <w:rPr>
                <w:webHidden/>
              </w:rPr>
              <w:instrText xml:space="preserve"> PAGEREF _Toc37081042 \h </w:instrText>
            </w:r>
            <w:r w:rsidR="00CF6E8C">
              <w:rPr>
                <w:webHidden/>
              </w:rPr>
            </w:r>
            <w:r w:rsidR="00CF6E8C">
              <w:rPr>
                <w:webHidden/>
              </w:rPr>
              <w:fldChar w:fldCharType="separate"/>
            </w:r>
            <w:r w:rsidR="00CF6E8C">
              <w:rPr>
                <w:webHidden/>
              </w:rPr>
              <w:t>20</w:t>
            </w:r>
            <w:r w:rsidR="00CF6E8C">
              <w:rPr>
                <w:webHidden/>
              </w:rPr>
              <w:fldChar w:fldCharType="end"/>
            </w:r>
          </w:hyperlink>
        </w:p>
        <w:p w14:paraId="32DB2D15" w14:textId="77777777" w:rsidR="00CF6E8C" w:rsidRDefault="00C77A82">
          <w:pPr>
            <w:pStyle w:val="TOC2"/>
            <w:rPr>
              <w:rFonts w:asciiTheme="minorHAnsi" w:eastAsiaTheme="minorEastAsia" w:hAnsiTheme="minorHAnsi" w:cstheme="minorBidi"/>
              <w:noProof/>
              <w:sz w:val="21"/>
              <w:szCs w:val="22"/>
            </w:rPr>
          </w:pPr>
          <w:hyperlink w:anchor="_Toc37081043" w:history="1">
            <w:r w:rsidR="00CF6E8C" w:rsidRPr="00AD66D9">
              <w:rPr>
                <w:rStyle w:val="af2"/>
                <w:noProof/>
              </w:rPr>
              <w:t>3.1</w:t>
            </w:r>
            <w:r w:rsidR="00CF6E8C" w:rsidRPr="00AD66D9">
              <w:rPr>
                <w:rStyle w:val="af2"/>
                <w:noProof/>
              </w:rPr>
              <w:t>数据搜集</w:t>
            </w:r>
            <w:r w:rsidR="00CF6E8C">
              <w:rPr>
                <w:noProof/>
                <w:webHidden/>
              </w:rPr>
              <w:tab/>
            </w:r>
            <w:r w:rsidR="00CF6E8C">
              <w:rPr>
                <w:noProof/>
                <w:webHidden/>
              </w:rPr>
              <w:fldChar w:fldCharType="begin"/>
            </w:r>
            <w:r w:rsidR="00CF6E8C">
              <w:rPr>
                <w:noProof/>
                <w:webHidden/>
              </w:rPr>
              <w:instrText xml:space="preserve"> PAGEREF _Toc37081043 \h </w:instrText>
            </w:r>
            <w:r w:rsidR="00CF6E8C">
              <w:rPr>
                <w:noProof/>
                <w:webHidden/>
              </w:rPr>
            </w:r>
            <w:r w:rsidR="00CF6E8C">
              <w:rPr>
                <w:noProof/>
                <w:webHidden/>
              </w:rPr>
              <w:fldChar w:fldCharType="separate"/>
            </w:r>
            <w:r w:rsidR="00CF6E8C">
              <w:rPr>
                <w:noProof/>
                <w:webHidden/>
              </w:rPr>
              <w:t>20</w:t>
            </w:r>
            <w:r w:rsidR="00CF6E8C">
              <w:rPr>
                <w:noProof/>
                <w:webHidden/>
              </w:rPr>
              <w:fldChar w:fldCharType="end"/>
            </w:r>
          </w:hyperlink>
        </w:p>
        <w:p w14:paraId="1D5D419E" w14:textId="77777777" w:rsidR="00CF6E8C" w:rsidRDefault="00C77A82">
          <w:pPr>
            <w:pStyle w:val="TOC2"/>
            <w:rPr>
              <w:rFonts w:asciiTheme="minorHAnsi" w:eastAsiaTheme="minorEastAsia" w:hAnsiTheme="minorHAnsi" w:cstheme="minorBidi"/>
              <w:noProof/>
              <w:sz w:val="21"/>
              <w:szCs w:val="22"/>
            </w:rPr>
          </w:pPr>
          <w:hyperlink w:anchor="_Toc37081044" w:history="1">
            <w:r w:rsidR="00CF6E8C" w:rsidRPr="00AD66D9">
              <w:rPr>
                <w:rStyle w:val="af2"/>
                <w:noProof/>
              </w:rPr>
              <w:t>3.2</w:t>
            </w:r>
            <w:r w:rsidR="00CF6E8C" w:rsidRPr="00AD66D9">
              <w:rPr>
                <w:rStyle w:val="af2"/>
                <w:noProof/>
              </w:rPr>
              <w:t>数据提取</w:t>
            </w:r>
            <w:r w:rsidR="00CF6E8C">
              <w:rPr>
                <w:noProof/>
                <w:webHidden/>
              </w:rPr>
              <w:tab/>
            </w:r>
            <w:r w:rsidR="00CF6E8C">
              <w:rPr>
                <w:noProof/>
                <w:webHidden/>
              </w:rPr>
              <w:fldChar w:fldCharType="begin"/>
            </w:r>
            <w:r w:rsidR="00CF6E8C">
              <w:rPr>
                <w:noProof/>
                <w:webHidden/>
              </w:rPr>
              <w:instrText xml:space="preserve"> PAGEREF _Toc37081044 \h </w:instrText>
            </w:r>
            <w:r w:rsidR="00CF6E8C">
              <w:rPr>
                <w:noProof/>
                <w:webHidden/>
              </w:rPr>
            </w:r>
            <w:r w:rsidR="00CF6E8C">
              <w:rPr>
                <w:noProof/>
                <w:webHidden/>
              </w:rPr>
              <w:fldChar w:fldCharType="separate"/>
            </w:r>
            <w:r w:rsidR="00CF6E8C">
              <w:rPr>
                <w:noProof/>
                <w:webHidden/>
              </w:rPr>
              <w:t>23</w:t>
            </w:r>
            <w:r w:rsidR="00CF6E8C">
              <w:rPr>
                <w:noProof/>
                <w:webHidden/>
              </w:rPr>
              <w:fldChar w:fldCharType="end"/>
            </w:r>
          </w:hyperlink>
        </w:p>
        <w:p w14:paraId="1DAB0CB6" w14:textId="77777777" w:rsidR="00CF6E8C" w:rsidRDefault="00C77A82">
          <w:pPr>
            <w:pStyle w:val="TOC3"/>
            <w:tabs>
              <w:tab w:val="right" w:leader="dot" w:pos="9060"/>
            </w:tabs>
            <w:ind w:left="917"/>
            <w:rPr>
              <w:rFonts w:asciiTheme="minorHAnsi" w:eastAsiaTheme="minorEastAsia" w:hAnsiTheme="minorHAnsi" w:cstheme="minorBidi"/>
              <w:noProof/>
              <w:sz w:val="21"/>
              <w:szCs w:val="22"/>
            </w:rPr>
          </w:pPr>
          <w:hyperlink w:anchor="_Toc37081045" w:history="1">
            <w:r w:rsidR="00CF6E8C" w:rsidRPr="00AD66D9">
              <w:rPr>
                <w:rStyle w:val="af2"/>
                <w:noProof/>
              </w:rPr>
              <w:t>3.2.1</w:t>
            </w:r>
            <w:r w:rsidR="00CF6E8C" w:rsidRPr="00AD66D9">
              <w:rPr>
                <w:rStyle w:val="af2"/>
                <w:noProof/>
              </w:rPr>
              <w:t>循环提取</w:t>
            </w:r>
            <w:r w:rsidR="00CF6E8C">
              <w:rPr>
                <w:noProof/>
                <w:webHidden/>
              </w:rPr>
              <w:tab/>
            </w:r>
            <w:r w:rsidR="00CF6E8C">
              <w:rPr>
                <w:noProof/>
                <w:webHidden/>
              </w:rPr>
              <w:fldChar w:fldCharType="begin"/>
            </w:r>
            <w:r w:rsidR="00CF6E8C">
              <w:rPr>
                <w:noProof/>
                <w:webHidden/>
              </w:rPr>
              <w:instrText xml:space="preserve"> PAGEREF _Toc37081045 \h </w:instrText>
            </w:r>
            <w:r w:rsidR="00CF6E8C">
              <w:rPr>
                <w:noProof/>
                <w:webHidden/>
              </w:rPr>
            </w:r>
            <w:r w:rsidR="00CF6E8C">
              <w:rPr>
                <w:noProof/>
                <w:webHidden/>
              </w:rPr>
              <w:fldChar w:fldCharType="separate"/>
            </w:r>
            <w:r w:rsidR="00CF6E8C">
              <w:rPr>
                <w:noProof/>
                <w:webHidden/>
              </w:rPr>
              <w:t>23</w:t>
            </w:r>
            <w:r w:rsidR="00CF6E8C">
              <w:rPr>
                <w:noProof/>
                <w:webHidden/>
              </w:rPr>
              <w:fldChar w:fldCharType="end"/>
            </w:r>
          </w:hyperlink>
        </w:p>
        <w:p w14:paraId="46137271" w14:textId="77777777" w:rsidR="00CF6E8C" w:rsidRDefault="00C77A82">
          <w:pPr>
            <w:pStyle w:val="TOC3"/>
            <w:tabs>
              <w:tab w:val="right" w:leader="dot" w:pos="9060"/>
            </w:tabs>
            <w:ind w:left="917"/>
            <w:rPr>
              <w:rFonts w:asciiTheme="minorHAnsi" w:eastAsiaTheme="minorEastAsia" w:hAnsiTheme="minorHAnsi" w:cstheme="minorBidi"/>
              <w:noProof/>
              <w:sz w:val="21"/>
              <w:szCs w:val="22"/>
            </w:rPr>
          </w:pPr>
          <w:hyperlink w:anchor="_Toc37081046" w:history="1">
            <w:r w:rsidR="00CF6E8C" w:rsidRPr="00AD66D9">
              <w:rPr>
                <w:rStyle w:val="af2"/>
                <w:noProof/>
              </w:rPr>
              <w:t>3.2.2</w:t>
            </w:r>
            <w:r w:rsidR="00CF6E8C" w:rsidRPr="00AD66D9">
              <w:rPr>
                <w:rStyle w:val="af2"/>
                <w:noProof/>
              </w:rPr>
              <w:t>代码重构</w:t>
            </w:r>
            <w:r w:rsidR="00CF6E8C">
              <w:rPr>
                <w:noProof/>
                <w:webHidden/>
              </w:rPr>
              <w:tab/>
            </w:r>
            <w:r w:rsidR="00CF6E8C">
              <w:rPr>
                <w:noProof/>
                <w:webHidden/>
              </w:rPr>
              <w:fldChar w:fldCharType="begin"/>
            </w:r>
            <w:r w:rsidR="00CF6E8C">
              <w:rPr>
                <w:noProof/>
                <w:webHidden/>
              </w:rPr>
              <w:instrText xml:space="preserve"> PAGEREF _Toc37081046 \h </w:instrText>
            </w:r>
            <w:r w:rsidR="00CF6E8C">
              <w:rPr>
                <w:noProof/>
                <w:webHidden/>
              </w:rPr>
            </w:r>
            <w:r w:rsidR="00CF6E8C">
              <w:rPr>
                <w:noProof/>
                <w:webHidden/>
              </w:rPr>
              <w:fldChar w:fldCharType="separate"/>
            </w:r>
            <w:r w:rsidR="00CF6E8C">
              <w:rPr>
                <w:noProof/>
                <w:webHidden/>
              </w:rPr>
              <w:t>25</w:t>
            </w:r>
            <w:r w:rsidR="00CF6E8C">
              <w:rPr>
                <w:noProof/>
                <w:webHidden/>
              </w:rPr>
              <w:fldChar w:fldCharType="end"/>
            </w:r>
          </w:hyperlink>
        </w:p>
        <w:p w14:paraId="731A2819" w14:textId="77777777" w:rsidR="00CF6E8C" w:rsidRDefault="00C77A82">
          <w:pPr>
            <w:pStyle w:val="TOC3"/>
            <w:tabs>
              <w:tab w:val="right" w:leader="dot" w:pos="9060"/>
            </w:tabs>
            <w:ind w:left="917"/>
            <w:rPr>
              <w:rFonts w:asciiTheme="minorHAnsi" w:eastAsiaTheme="minorEastAsia" w:hAnsiTheme="minorHAnsi" w:cstheme="minorBidi"/>
              <w:noProof/>
              <w:sz w:val="21"/>
              <w:szCs w:val="22"/>
            </w:rPr>
          </w:pPr>
          <w:hyperlink w:anchor="_Toc37081047" w:history="1">
            <w:r w:rsidR="00CF6E8C" w:rsidRPr="00AD66D9">
              <w:rPr>
                <w:rStyle w:val="af2"/>
                <w:noProof/>
              </w:rPr>
              <w:t>3.2.3</w:t>
            </w:r>
            <w:r w:rsidR="00CF6E8C" w:rsidRPr="00AD66D9">
              <w:rPr>
                <w:rStyle w:val="af2"/>
                <w:noProof/>
              </w:rPr>
              <w:t>编译检验</w:t>
            </w:r>
            <w:r w:rsidR="00CF6E8C">
              <w:rPr>
                <w:noProof/>
                <w:webHidden/>
              </w:rPr>
              <w:tab/>
            </w:r>
            <w:r w:rsidR="00CF6E8C">
              <w:rPr>
                <w:noProof/>
                <w:webHidden/>
              </w:rPr>
              <w:fldChar w:fldCharType="begin"/>
            </w:r>
            <w:r w:rsidR="00CF6E8C">
              <w:rPr>
                <w:noProof/>
                <w:webHidden/>
              </w:rPr>
              <w:instrText xml:space="preserve"> PAGEREF _Toc37081047 \h </w:instrText>
            </w:r>
            <w:r w:rsidR="00CF6E8C">
              <w:rPr>
                <w:noProof/>
                <w:webHidden/>
              </w:rPr>
            </w:r>
            <w:r w:rsidR="00CF6E8C">
              <w:rPr>
                <w:noProof/>
                <w:webHidden/>
              </w:rPr>
              <w:fldChar w:fldCharType="separate"/>
            </w:r>
            <w:r w:rsidR="00CF6E8C">
              <w:rPr>
                <w:noProof/>
                <w:webHidden/>
              </w:rPr>
              <w:t>26</w:t>
            </w:r>
            <w:r w:rsidR="00CF6E8C">
              <w:rPr>
                <w:noProof/>
                <w:webHidden/>
              </w:rPr>
              <w:fldChar w:fldCharType="end"/>
            </w:r>
          </w:hyperlink>
        </w:p>
        <w:p w14:paraId="4D81391F" w14:textId="77777777" w:rsidR="00CF6E8C" w:rsidRDefault="00C77A82">
          <w:pPr>
            <w:pStyle w:val="TOC2"/>
            <w:rPr>
              <w:rFonts w:asciiTheme="minorHAnsi" w:eastAsiaTheme="minorEastAsia" w:hAnsiTheme="minorHAnsi" w:cstheme="minorBidi"/>
              <w:noProof/>
              <w:sz w:val="21"/>
              <w:szCs w:val="22"/>
            </w:rPr>
          </w:pPr>
          <w:hyperlink w:anchor="_Toc37081048" w:history="1">
            <w:r w:rsidR="00CF6E8C" w:rsidRPr="00AD66D9">
              <w:rPr>
                <w:rStyle w:val="af2"/>
                <w:noProof/>
              </w:rPr>
              <w:t>3.3</w:t>
            </w:r>
            <w:r w:rsidR="00CF6E8C" w:rsidRPr="00AD66D9">
              <w:rPr>
                <w:rStyle w:val="af2"/>
                <w:noProof/>
              </w:rPr>
              <w:t>数据标注</w:t>
            </w:r>
            <w:r w:rsidR="00CF6E8C">
              <w:rPr>
                <w:noProof/>
                <w:webHidden/>
              </w:rPr>
              <w:tab/>
            </w:r>
            <w:r w:rsidR="00CF6E8C">
              <w:rPr>
                <w:noProof/>
                <w:webHidden/>
              </w:rPr>
              <w:fldChar w:fldCharType="begin"/>
            </w:r>
            <w:r w:rsidR="00CF6E8C">
              <w:rPr>
                <w:noProof/>
                <w:webHidden/>
              </w:rPr>
              <w:instrText xml:space="preserve"> PAGEREF _Toc37081048 \h </w:instrText>
            </w:r>
            <w:r w:rsidR="00CF6E8C">
              <w:rPr>
                <w:noProof/>
                <w:webHidden/>
              </w:rPr>
            </w:r>
            <w:r w:rsidR="00CF6E8C">
              <w:rPr>
                <w:noProof/>
                <w:webHidden/>
              </w:rPr>
              <w:fldChar w:fldCharType="separate"/>
            </w:r>
            <w:r w:rsidR="00CF6E8C">
              <w:rPr>
                <w:noProof/>
                <w:webHidden/>
              </w:rPr>
              <w:t>26</w:t>
            </w:r>
            <w:r w:rsidR="00CF6E8C">
              <w:rPr>
                <w:noProof/>
                <w:webHidden/>
              </w:rPr>
              <w:fldChar w:fldCharType="end"/>
            </w:r>
          </w:hyperlink>
        </w:p>
        <w:p w14:paraId="717945C8" w14:textId="77777777" w:rsidR="00CF6E8C" w:rsidRDefault="00C77A82">
          <w:pPr>
            <w:pStyle w:val="TOC2"/>
            <w:rPr>
              <w:rFonts w:asciiTheme="minorHAnsi" w:eastAsiaTheme="minorEastAsia" w:hAnsiTheme="minorHAnsi" w:cstheme="minorBidi"/>
              <w:noProof/>
              <w:sz w:val="21"/>
              <w:szCs w:val="22"/>
            </w:rPr>
          </w:pPr>
          <w:hyperlink w:anchor="_Toc37081049" w:history="1">
            <w:r w:rsidR="00CF6E8C" w:rsidRPr="00AD66D9">
              <w:rPr>
                <w:rStyle w:val="af2"/>
                <w:noProof/>
              </w:rPr>
              <w:t>3.4XFG</w:t>
            </w:r>
            <w:r w:rsidR="00CF6E8C" w:rsidRPr="00AD66D9">
              <w:rPr>
                <w:rStyle w:val="af2"/>
                <w:noProof/>
              </w:rPr>
              <w:t>的生成</w:t>
            </w:r>
            <w:r w:rsidR="00CF6E8C">
              <w:rPr>
                <w:noProof/>
                <w:webHidden/>
              </w:rPr>
              <w:tab/>
            </w:r>
            <w:r w:rsidR="00CF6E8C">
              <w:rPr>
                <w:noProof/>
                <w:webHidden/>
              </w:rPr>
              <w:fldChar w:fldCharType="begin"/>
            </w:r>
            <w:r w:rsidR="00CF6E8C">
              <w:rPr>
                <w:noProof/>
                <w:webHidden/>
              </w:rPr>
              <w:instrText xml:space="preserve"> PAGEREF _Toc37081049 \h </w:instrText>
            </w:r>
            <w:r w:rsidR="00CF6E8C">
              <w:rPr>
                <w:noProof/>
                <w:webHidden/>
              </w:rPr>
            </w:r>
            <w:r w:rsidR="00CF6E8C">
              <w:rPr>
                <w:noProof/>
                <w:webHidden/>
              </w:rPr>
              <w:fldChar w:fldCharType="separate"/>
            </w:r>
            <w:r w:rsidR="00CF6E8C">
              <w:rPr>
                <w:noProof/>
                <w:webHidden/>
              </w:rPr>
              <w:t>29</w:t>
            </w:r>
            <w:r w:rsidR="00CF6E8C">
              <w:rPr>
                <w:noProof/>
                <w:webHidden/>
              </w:rPr>
              <w:fldChar w:fldCharType="end"/>
            </w:r>
          </w:hyperlink>
        </w:p>
        <w:p w14:paraId="5476FC98" w14:textId="77777777" w:rsidR="00CF6E8C" w:rsidRDefault="00C77A82">
          <w:pPr>
            <w:pStyle w:val="TOC2"/>
            <w:rPr>
              <w:rFonts w:asciiTheme="minorHAnsi" w:eastAsiaTheme="minorEastAsia" w:hAnsiTheme="minorHAnsi" w:cstheme="minorBidi"/>
              <w:noProof/>
              <w:sz w:val="21"/>
              <w:szCs w:val="22"/>
            </w:rPr>
          </w:pPr>
          <w:hyperlink w:anchor="_Toc37081050" w:history="1">
            <w:r w:rsidR="00CF6E8C" w:rsidRPr="00AD66D9">
              <w:rPr>
                <w:rStyle w:val="af2"/>
                <w:noProof/>
              </w:rPr>
              <w:t>3.5</w:t>
            </w:r>
            <w:r w:rsidR="00CF6E8C" w:rsidRPr="00AD66D9">
              <w:rPr>
                <w:rStyle w:val="af2"/>
                <w:noProof/>
              </w:rPr>
              <w:t>数据集规模</w:t>
            </w:r>
            <w:r w:rsidR="00CF6E8C">
              <w:rPr>
                <w:noProof/>
                <w:webHidden/>
              </w:rPr>
              <w:tab/>
            </w:r>
            <w:r w:rsidR="00CF6E8C">
              <w:rPr>
                <w:noProof/>
                <w:webHidden/>
              </w:rPr>
              <w:fldChar w:fldCharType="begin"/>
            </w:r>
            <w:r w:rsidR="00CF6E8C">
              <w:rPr>
                <w:noProof/>
                <w:webHidden/>
              </w:rPr>
              <w:instrText xml:space="preserve"> PAGEREF _Toc37081050 \h </w:instrText>
            </w:r>
            <w:r w:rsidR="00CF6E8C">
              <w:rPr>
                <w:noProof/>
                <w:webHidden/>
              </w:rPr>
            </w:r>
            <w:r w:rsidR="00CF6E8C">
              <w:rPr>
                <w:noProof/>
                <w:webHidden/>
              </w:rPr>
              <w:fldChar w:fldCharType="separate"/>
            </w:r>
            <w:r w:rsidR="00CF6E8C">
              <w:rPr>
                <w:noProof/>
                <w:webHidden/>
              </w:rPr>
              <w:t>33</w:t>
            </w:r>
            <w:r w:rsidR="00CF6E8C">
              <w:rPr>
                <w:noProof/>
                <w:webHidden/>
              </w:rPr>
              <w:fldChar w:fldCharType="end"/>
            </w:r>
          </w:hyperlink>
        </w:p>
        <w:p w14:paraId="73C545A2" w14:textId="77777777" w:rsidR="00CF6E8C" w:rsidRDefault="00CF6E8C">
          <w:pPr>
            <w:pStyle w:val="TOC2"/>
            <w:rPr>
              <w:rFonts w:asciiTheme="minorHAnsi" w:eastAsiaTheme="minorEastAsia" w:hAnsiTheme="minorHAnsi" w:cstheme="minorBidi"/>
              <w:noProof/>
              <w:sz w:val="21"/>
              <w:szCs w:val="22"/>
            </w:rPr>
          </w:pPr>
          <w:r>
            <w:fldChar w:fldCharType="begin"/>
          </w:r>
          <w:r>
            <w:instrText xml:space="preserve"> HYPERLINK \l "_Toc37081051" </w:instrText>
          </w:r>
          <w:r>
            <w:fldChar w:fldCharType="separate"/>
          </w:r>
          <w:r w:rsidRPr="00AD66D9">
            <w:rPr>
              <w:rStyle w:val="af2"/>
              <w:noProof/>
            </w:rPr>
            <w:t>3.6</w:t>
          </w:r>
          <w:r w:rsidRPr="00AD66D9">
            <w:rPr>
              <w:rStyle w:val="af2"/>
              <w:noProof/>
            </w:rPr>
            <w:t>本章小</w:t>
          </w:r>
          <w:ins w:id="48" w:author="User" w:date="2020-04-06T21:46:00Z">
            <w:r>
              <w:rPr>
                <w:rStyle w:val="af2"/>
                <w:rFonts w:hint="eastAsia"/>
                <w:noProof/>
              </w:rPr>
              <w:t>结</w:t>
            </w:r>
          </w:ins>
          <w:del w:id="49" w:author="User" w:date="2020-04-06T21:46:00Z">
            <w:r w:rsidRPr="00AD66D9" w:rsidDel="00CF6E8C">
              <w:rPr>
                <w:rStyle w:val="af2"/>
                <w:noProof/>
              </w:rPr>
              <w:delText>节</w:delText>
            </w:r>
          </w:del>
          <w:r>
            <w:rPr>
              <w:noProof/>
              <w:webHidden/>
            </w:rPr>
            <w:tab/>
          </w:r>
          <w:r>
            <w:rPr>
              <w:noProof/>
              <w:webHidden/>
            </w:rPr>
            <w:fldChar w:fldCharType="begin"/>
          </w:r>
          <w:r>
            <w:rPr>
              <w:noProof/>
              <w:webHidden/>
            </w:rPr>
            <w:instrText xml:space="preserve"> PAGEREF _Toc37081051 \h </w:instrText>
          </w:r>
          <w:r>
            <w:rPr>
              <w:noProof/>
              <w:webHidden/>
            </w:rPr>
          </w:r>
          <w:r>
            <w:rPr>
              <w:noProof/>
              <w:webHidden/>
            </w:rPr>
            <w:fldChar w:fldCharType="separate"/>
          </w:r>
          <w:r>
            <w:rPr>
              <w:noProof/>
              <w:webHidden/>
            </w:rPr>
            <w:t>34</w:t>
          </w:r>
          <w:r>
            <w:rPr>
              <w:noProof/>
              <w:webHidden/>
            </w:rPr>
            <w:fldChar w:fldCharType="end"/>
          </w:r>
          <w:r>
            <w:rPr>
              <w:noProof/>
            </w:rPr>
            <w:fldChar w:fldCharType="end"/>
          </w:r>
        </w:p>
        <w:p w14:paraId="720D3FB3" w14:textId="77777777" w:rsidR="00CF6E8C" w:rsidRDefault="00C77A82">
          <w:pPr>
            <w:pStyle w:val="TOC1"/>
            <w:rPr>
              <w:rFonts w:asciiTheme="minorHAnsi" w:eastAsiaTheme="minorEastAsia" w:hAnsiTheme="minorHAnsi" w:cstheme="minorBidi"/>
              <w:bCs w:val="0"/>
              <w:sz w:val="21"/>
              <w:szCs w:val="22"/>
            </w:rPr>
          </w:pPr>
          <w:hyperlink w:anchor="_Toc37081052" w:history="1">
            <w:r w:rsidR="00CF6E8C" w:rsidRPr="00AD66D9">
              <w:rPr>
                <w:rStyle w:val="af2"/>
              </w:rPr>
              <w:t>第</w:t>
            </w:r>
            <w:r w:rsidR="00CF6E8C" w:rsidRPr="00AD66D9">
              <w:rPr>
                <w:rStyle w:val="af2"/>
              </w:rPr>
              <w:t>4</w:t>
            </w:r>
            <w:r w:rsidR="00CF6E8C" w:rsidRPr="00AD66D9">
              <w:rPr>
                <w:rStyle w:val="af2"/>
              </w:rPr>
              <w:t>章</w:t>
            </w:r>
            <w:r w:rsidR="00CF6E8C" w:rsidRPr="00AD66D9">
              <w:rPr>
                <w:rStyle w:val="af2"/>
              </w:rPr>
              <w:t xml:space="preserve"> </w:t>
            </w:r>
            <w:r w:rsidR="00CF6E8C" w:rsidRPr="00AD66D9">
              <w:rPr>
                <w:rStyle w:val="af2"/>
              </w:rPr>
              <w:t>基于</w:t>
            </w:r>
            <w:r w:rsidR="00CF6E8C" w:rsidRPr="00AD66D9">
              <w:rPr>
                <w:rStyle w:val="af2"/>
              </w:rPr>
              <w:t>DGCNN</w:t>
            </w:r>
            <w:r w:rsidR="00CF6E8C" w:rsidRPr="00AD66D9">
              <w:rPr>
                <w:rStyle w:val="af2"/>
              </w:rPr>
              <w:t>的可并行代码识别方法</w:t>
            </w:r>
            <w:r w:rsidR="00CF6E8C">
              <w:rPr>
                <w:webHidden/>
              </w:rPr>
              <w:tab/>
            </w:r>
            <w:r w:rsidR="00CF6E8C">
              <w:rPr>
                <w:webHidden/>
              </w:rPr>
              <w:fldChar w:fldCharType="begin"/>
            </w:r>
            <w:r w:rsidR="00CF6E8C">
              <w:rPr>
                <w:webHidden/>
              </w:rPr>
              <w:instrText xml:space="preserve"> PAGEREF _Toc37081052 \h </w:instrText>
            </w:r>
            <w:r w:rsidR="00CF6E8C">
              <w:rPr>
                <w:webHidden/>
              </w:rPr>
            </w:r>
            <w:r w:rsidR="00CF6E8C">
              <w:rPr>
                <w:webHidden/>
              </w:rPr>
              <w:fldChar w:fldCharType="separate"/>
            </w:r>
            <w:r w:rsidR="00CF6E8C">
              <w:rPr>
                <w:webHidden/>
              </w:rPr>
              <w:t>35</w:t>
            </w:r>
            <w:r w:rsidR="00CF6E8C">
              <w:rPr>
                <w:webHidden/>
              </w:rPr>
              <w:fldChar w:fldCharType="end"/>
            </w:r>
          </w:hyperlink>
        </w:p>
        <w:p w14:paraId="0151ACF1" w14:textId="77777777" w:rsidR="00CF6E8C" w:rsidRDefault="00C77A82">
          <w:pPr>
            <w:pStyle w:val="TOC2"/>
            <w:rPr>
              <w:rFonts w:asciiTheme="minorHAnsi" w:eastAsiaTheme="minorEastAsia" w:hAnsiTheme="minorHAnsi" w:cstheme="minorBidi"/>
              <w:noProof/>
              <w:sz w:val="21"/>
              <w:szCs w:val="22"/>
            </w:rPr>
          </w:pPr>
          <w:hyperlink w:anchor="_Toc37081053" w:history="1">
            <w:r w:rsidR="00CF6E8C" w:rsidRPr="00AD66D9">
              <w:rPr>
                <w:rStyle w:val="af2"/>
                <w:noProof/>
              </w:rPr>
              <w:t>4.1</w:t>
            </w:r>
            <w:r w:rsidR="00CF6E8C" w:rsidRPr="00AD66D9">
              <w:rPr>
                <w:rStyle w:val="af2"/>
                <w:noProof/>
              </w:rPr>
              <w:t>数据预处理</w:t>
            </w:r>
            <w:r w:rsidR="00CF6E8C">
              <w:rPr>
                <w:noProof/>
                <w:webHidden/>
              </w:rPr>
              <w:tab/>
            </w:r>
            <w:r w:rsidR="00CF6E8C">
              <w:rPr>
                <w:noProof/>
                <w:webHidden/>
              </w:rPr>
              <w:fldChar w:fldCharType="begin"/>
            </w:r>
            <w:r w:rsidR="00CF6E8C">
              <w:rPr>
                <w:noProof/>
                <w:webHidden/>
              </w:rPr>
              <w:instrText xml:space="preserve"> PAGEREF _Toc37081053 \h </w:instrText>
            </w:r>
            <w:r w:rsidR="00CF6E8C">
              <w:rPr>
                <w:noProof/>
                <w:webHidden/>
              </w:rPr>
            </w:r>
            <w:r w:rsidR="00CF6E8C">
              <w:rPr>
                <w:noProof/>
                <w:webHidden/>
              </w:rPr>
              <w:fldChar w:fldCharType="separate"/>
            </w:r>
            <w:r w:rsidR="00CF6E8C">
              <w:rPr>
                <w:noProof/>
                <w:webHidden/>
              </w:rPr>
              <w:t>35</w:t>
            </w:r>
            <w:r w:rsidR="00CF6E8C">
              <w:rPr>
                <w:noProof/>
                <w:webHidden/>
              </w:rPr>
              <w:fldChar w:fldCharType="end"/>
            </w:r>
          </w:hyperlink>
        </w:p>
        <w:p w14:paraId="35645738" w14:textId="77777777" w:rsidR="00CF6E8C" w:rsidRDefault="00C77A82">
          <w:pPr>
            <w:pStyle w:val="TOC2"/>
            <w:rPr>
              <w:rFonts w:asciiTheme="minorHAnsi" w:eastAsiaTheme="minorEastAsia" w:hAnsiTheme="minorHAnsi" w:cstheme="minorBidi"/>
              <w:noProof/>
              <w:sz w:val="21"/>
              <w:szCs w:val="22"/>
            </w:rPr>
          </w:pPr>
          <w:hyperlink w:anchor="_Toc37081054" w:history="1">
            <w:r w:rsidR="00CF6E8C" w:rsidRPr="00AD66D9">
              <w:rPr>
                <w:rStyle w:val="af2"/>
                <w:noProof/>
              </w:rPr>
              <w:t>4.2 DGCNN</w:t>
            </w:r>
            <w:r w:rsidR="00CF6E8C" w:rsidRPr="00AD66D9">
              <w:rPr>
                <w:rStyle w:val="af2"/>
                <w:noProof/>
              </w:rPr>
              <w:t>简介及其改进</w:t>
            </w:r>
            <w:r w:rsidR="00CF6E8C">
              <w:rPr>
                <w:noProof/>
                <w:webHidden/>
              </w:rPr>
              <w:tab/>
            </w:r>
            <w:r w:rsidR="00CF6E8C">
              <w:rPr>
                <w:noProof/>
                <w:webHidden/>
              </w:rPr>
              <w:fldChar w:fldCharType="begin"/>
            </w:r>
            <w:r w:rsidR="00CF6E8C">
              <w:rPr>
                <w:noProof/>
                <w:webHidden/>
              </w:rPr>
              <w:instrText xml:space="preserve"> PAGEREF _Toc37081054 \h </w:instrText>
            </w:r>
            <w:r w:rsidR="00CF6E8C">
              <w:rPr>
                <w:noProof/>
                <w:webHidden/>
              </w:rPr>
            </w:r>
            <w:r w:rsidR="00CF6E8C">
              <w:rPr>
                <w:noProof/>
                <w:webHidden/>
              </w:rPr>
              <w:fldChar w:fldCharType="separate"/>
            </w:r>
            <w:r w:rsidR="00CF6E8C">
              <w:rPr>
                <w:noProof/>
                <w:webHidden/>
              </w:rPr>
              <w:t>37</w:t>
            </w:r>
            <w:r w:rsidR="00CF6E8C">
              <w:rPr>
                <w:noProof/>
                <w:webHidden/>
              </w:rPr>
              <w:fldChar w:fldCharType="end"/>
            </w:r>
          </w:hyperlink>
        </w:p>
        <w:p w14:paraId="6572C5A0" w14:textId="77777777" w:rsidR="00CF6E8C" w:rsidRDefault="00C77A82">
          <w:pPr>
            <w:pStyle w:val="TOC3"/>
            <w:tabs>
              <w:tab w:val="right" w:leader="dot" w:pos="9060"/>
            </w:tabs>
            <w:ind w:left="917"/>
            <w:rPr>
              <w:rFonts w:asciiTheme="minorHAnsi" w:eastAsiaTheme="minorEastAsia" w:hAnsiTheme="minorHAnsi" w:cstheme="minorBidi"/>
              <w:noProof/>
              <w:sz w:val="21"/>
              <w:szCs w:val="22"/>
            </w:rPr>
          </w:pPr>
          <w:hyperlink w:anchor="_Toc37081055" w:history="1">
            <w:r w:rsidR="00CF6E8C" w:rsidRPr="00AD66D9">
              <w:rPr>
                <w:rStyle w:val="af2"/>
                <w:noProof/>
              </w:rPr>
              <w:t>4.2.1 DGCNN</w:t>
            </w:r>
            <w:r w:rsidR="00CF6E8C" w:rsidRPr="00AD66D9">
              <w:rPr>
                <w:rStyle w:val="af2"/>
                <w:noProof/>
              </w:rPr>
              <w:t>简介</w:t>
            </w:r>
            <w:r w:rsidR="00CF6E8C">
              <w:rPr>
                <w:noProof/>
                <w:webHidden/>
              </w:rPr>
              <w:tab/>
            </w:r>
            <w:r w:rsidR="00CF6E8C">
              <w:rPr>
                <w:noProof/>
                <w:webHidden/>
              </w:rPr>
              <w:fldChar w:fldCharType="begin"/>
            </w:r>
            <w:r w:rsidR="00CF6E8C">
              <w:rPr>
                <w:noProof/>
                <w:webHidden/>
              </w:rPr>
              <w:instrText xml:space="preserve"> PAGEREF _Toc37081055 \h </w:instrText>
            </w:r>
            <w:r w:rsidR="00CF6E8C">
              <w:rPr>
                <w:noProof/>
                <w:webHidden/>
              </w:rPr>
            </w:r>
            <w:r w:rsidR="00CF6E8C">
              <w:rPr>
                <w:noProof/>
                <w:webHidden/>
              </w:rPr>
              <w:fldChar w:fldCharType="separate"/>
            </w:r>
            <w:r w:rsidR="00CF6E8C">
              <w:rPr>
                <w:noProof/>
                <w:webHidden/>
              </w:rPr>
              <w:t>37</w:t>
            </w:r>
            <w:r w:rsidR="00CF6E8C">
              <w:rPr>
                <w:noProof/>
                <w:webHidden/>
              </w:rPr>
              <w:fldChar w:fldCharType="end"/>
            </w:r>
          </w:hyperlink>
        </w:p>
        <w:p w14:paraId="7F147EF6" w14:textId="77777777" w:rsidR="00CF6E8C" w:rsidRDefault="00C77A82">
          <w:pPr>
            <w:pStyle w:val="TOC3"/>
            <w:tabs>
              <w:tab w:val="right" w:leader="dot" w:pos="9060"/>
            </w:tabs>
            <w:ind w:left="917"/>
            <w:rPr>
              <w:rFonts w:asciiTheme="minorHAnsi" w:eastAsiaTheme="minorEastAsia" w:hAnsiTheme="minorHAnsi" w:cstheme="minorBidi"/>
              <w:noProof/>
              <w:sz w:val="21"/>
              <w:szCs w:val="22"/>
            </w:rPr>
          </w:pPr>
          <w:hyperlink w:anchor="_Toc37081056" w:history="1">
            <w:r w:rsidR="00CF6E8C" w:rsidRPr="00AD66D9">
              <w:rPr>
                <w:rStyle w:val="af2"/>
                <w:noProof/>
              </w:rPr>
              <w:t>4.2.2</w:t>
            </w:r>
            <w:r w:rsidR="00CF6E8C" w:rsidRPr="00AD66D9">
              <w:rPr>
                <w:rStyle w:val="af2"/>
                <w:noProof/>
              </w:rPr>
              <w:t>损失函数的改进</w:t>
            </w:r>
            <w:r w:rsidR="00CF6E8C">
              <w:rPr>
                <w:noProof/>
                <w:webHidden/>
              </w:rPr>
              <w:tab/>
            </w:r>
            <w:r w:rsidR="00CF6E8C">
              <w:rPr>
                <w:noProof/>
                <w:webHidden/>
              </w:rPr>
              <w:fldChar w:fldCharType="begin"/>
            </w:r>
            <w:r w:rsidR="00CF6E8C">
              <w:rPr>
                <w:noProof/>
                <w:webHidden/>
              </w:rPr>
              <w:instrText xml:space="preserve"> PAGEREF _Toc37081056 \h </w:instrText>
            </w:r>
            <w:r w:rsidR="00CF6E8C">
              <w:rPr>
                <w:noProof/>
                <w:webHidden/>
              </w:rPr>
            </w:r>
            <w:r w:rsidR="00CF6E8C">
              <w:rPr>
                <w:noProof/>
                <w:webHidden/>
              </w:rPr>
              <w:fldChar w:fldCharType="separate"/>
            </w:r>
            <w:r w:rsidR="00CF6E8C">
              <w:rPr>
                <w:noProof/>
                <w:webHidden/>
              </w:rPr>
              <w:t>39</w:t>
            </w:r>
            <w:r w:rsidR="00CF6E8C">
              <w:rPr>
                <w:noProof/>
                <w:webHidden/>
              </w:rPr>
              <w:fldChar w:fldCharType="end"/>
            </w:r>
          </w:hyperlink>
        </w:p>
        <w:p w14:paraId="50579C87" w14:textId="77777777" w:rsidR="00CF6E8C" w:rsidRDefault="00C77A82">
          <w:pPr>
            <w:pStyle w:val="TOC2"/>
            <w:rPr>
              <w:rFonts w:asciiTheme="minorHAnsi" w:eastAsiaTheme="minorEastAsia" w:hAnsiTheme="minorHAnsi" w:cstheme="minorBidi"/>
              <w:noProof/>
              <w:sz w:val="21"/>
              <w:szCs w:val="22"/>
            </w:rPr>
          </w:pPr>
          <w:hyperlink w:anchor="_Toc37081057" w:history="1">
            <w:r w:rsidR="00CF6E8C" w:rsidRPr="00AD66D9">
              <w:rPr>
                <w:rStyle w:val="af2"/>
                <w:noProof/>
              </w:rPr>
              <w:t>4.3</w:t>
            </w:r>
            <w:r w:rsidR="00CF6E8C" w:rsidRPr="00AD66D9">
              <w:rPr>
                <w:rStyle w:val="af2"/>
                <w:noProof/>
              </w:rPr>
              <w:t>实验结果与分析</w:t>
            </w:r>
            <w:r w:rsidR="00CF6E8C">
              <w:rPr>
                <w:noProof/>
                <w:webHidden/>
              </w:rPr>
              <w:tab/>
            </w:r>
            <w:r w:rsidR="00CF6E8C">
              <w:rPr>
                <w:noProof/>
                <w:webHidden/>
              </w:rPr>
              <w:fldChar w:fldCharType="begin"/>
            </w:r>
            <w:r w:rsidR="00CF6E8C">
              <w:rPr>
                <w:noProof/>
                <w:webHidden/>
              </w:rPr>
              <w:instrText xml:space="preserve"> PAGEREF _Toc37081057 \h </w:instrText>
            </w:r>
            <w:r w:rsidR="00CF6E8C">
              <w:rPr>
                <w:noProof/>
                <w:webHidden/>
              </w:rPr>
            </w:r>
            <w:r w:rsidR="00CF6E8C">
              <w:rPr>
                <w:noProof/>
                <w:webHidden/>
              </w:rPr>
              <w:fldChar w:fldCharType="separate"/>
            </w:r>
            <w:r w:rsidR="00CF6E8C">
              <w:rPr>
                <w:noProof/>
                <w:webHidden/>
              </w:rPr>
              <w:t>40</w:t>
            </w:r>
            <w:r w:rsidR="00CF6E8C">
              <w:rPr>
                <w:noProof/>
                <w:webHidden/>
              </w:rPr>
              <w:fldChar w:fldCharType="end"/>
            </w:r>
          </w:hyperlink>
        </w:p>
        <w:p w14:paraId="4C1CB5F1" w14:textId="77777777" w:rsidR="00CF6E8C" w:rsidRDefault="00C77A82">
          <w:pPr>
            <w:pStyle w:val="TOC2"/>
            <w:rPr>
              <w:rFonts w:asciiTheme="minorHAnsi" w:eastAsiaTheme="minorEastAsia" w:hAnsiTheme="minorHAnsi" w:cstheme="minorBidi"/>
              <w:noProof/>
              <w:sz w:val="21"/>
              <w:szCs w:val="22"/>
            </w:rPr>
          </w:pPr>
          <w:hyperlink w:anchor="_Toc37081058" w:history="1">
            <w:r w:rsidR="00CF6E8C" w:rsidRPr="00AD66D9">
              <w:rPr>
                <w:rStyle w:val="af2"/>
                <w:noProof/>
              </w:rPr>
              <w:t>4.4</w:t>
            </w:r>
            <w:r w:rsidR="00CF6E8C" w:rsidRPr="00AD66D9">
              <w:rPr>
                <w:rStyle w:val="af2"/>
                <w:noProof/>
              </w:rPr>
              <w:t>本章小结</w:t>
            </w:r>
            <w:r w:rsidR="00CF6E8C">
              <w:rPr>
                <w:noProof/>
                <w:webHidden/>
              </w:rPr>
              <w:tab/>
            </w:r>
            <w:r w:rsidR="00CF6E8C">
              <w:rPr>
                <w:noProof/>
                <w:webHidden/>
              </w:rPr>
              <w:fldChar w:fldCharType="begin"/>
            </w:r>
            <w:r w:rsidR="00CF6E8C">
              <w:rPr>
                <w:noProof/>
                <w:webHidden/>
              </w:rPr>
              <w:instrText xml:space="preserve"> PAGEREF _Toc37081058 \h </w:instrText>
            </w:r>
            <w:r w:rsidR="00CF6E8C">
              <w:rPr>
                <w:noProof/>
                <w:webHidden/>
              </w:rPr>
            </w:r>
            <w:r w:rsidR="00CF6E8C">
              <w:rPr>
                <w:noProof/>
                <w:webHidden/>
              </w:rPr>
              <w:fldChar w:fldCharType="separate"/>
            </w:r>
            <w:r w:rsidR="00CF6E8C">
              <w:rPr>
                <w:noProof/>
                <w:webHidden/>
              </w:rPr>
              <w:t>44</w:t>
            </w:r>
            <w:r w:rsidR="00CF6E8C">
              <w:rPr>
                <w:noProof/>
                <w:webHidden/>
              </w:rPr>
              <w:fldChar w:fldCharType="end"/>
            </w:r>
          </w:hyperlink>
        </w:p>
        <w:p w14:paraId="047CC2A9" w14:textId="77777777" w:rsidR="00CF6E8C" w:rsidRDefault="00C77A82">
          <w:pPr>
            <w:pStyle w:val="TOC1"/>
            <w:rPr>
              <w:rFonts w:asciiTheme="minorHAnsi" w:eastAsiaTheme="minorEastAsia" w:hAnsiTheme="minorHAnsi" w:cstheme="minorBidi"/>
              <w:bCs w:val="0"/>
              <w:sz w:val="21"/>
              <w:szCs w:val="22"/>
            </w:rPr>
          </w:pPr>
          <w:hyperlink w:anchor="_Toc37081059" w:history="1">
            <w:r w:rsidR="00CF6E8C" w:rsidRPr="00AD66D9">
              <w:rPr>
                <w:rStyle w:val="af2"/>
              </w:rPr>
              <w:t>第</w:t>
            </w:r>
            <w:r w:rsidR="00CF6E8C" w:rsidRPr="00AD66D9">
              <w:rPr>
                <w:rStyle w:val="af2"/>
              </w:rPr>
              <w:t>5</w:t>
            </w:r>
            <w:r w:rsidR="00CF6E8C" w:rsidRPr="00AD66D9">
              <w:rPr>
                <w:rStyle w:val="af2"/>
              </w:rPr>
              <w:t>章</w:t>
            </w:r>
            <w:r w:rsidR="00CF6E8C" w:rsidRPr="00AD66D9">
              <w:rPr>
                <w:rStyle w:val="af2"/>
              </w:rPr>
              <w:t xml:space="preserve"> PML</w:t>
            </w:r>
            <w:r w:rsidR="00CF6E8C" w:rsidRPr="00AD66D9">
              <w:rPr>
                <w:rStyle w:val="af2"/>
              </w:rPr>
              <w:t>与并行编程平台</w:t>
            </w:r>
            <w:r w:rsidR="00CF6E8C">
              <w:rPr>
                <w:webHidden/>
              </w:rPr>
              <w:tab/>
            </w:r>
            <w:r w:rsidR="00CF6E8C">
              <w:rPr>
                <w:webHidden/>
              </w:rPr>
              <w:fldChar w:fldCharType="begin"/>
            </w:r>
            <w:r w:rsidR="00CF6E8C">
              <w:rPr>
                <w:webHidden/>
              </w:rPr>
              <w:instrText xml:space="preserve"> PAGEREF _Toc37081059 \h </w:instrText>
            </w:r>
            <w:r w:rsidR="00CF6E8C">
              <w:rPr>
                <w:webHidden/>
              </w:rPr>
            </w:r>
            <w:r w:rsidR="00CF6E8C">
              <w:rPr>
                <w:webHidden/>
              </w:rPr>
              <w:fldChar w:fldCharType="separate"/>
            </w:r>
            <w:r w:rsidR="00CF6E8C">
              <w:rPr>
                <w:webHidden/>
              </w:rPr>
              <w:t>45</w:t>
            </w:r>
            <w:r w:rsidR="00CF6E8C">
              <w:rPr>
                <w:webHidden/>
              </w:rPr>
              <w:fldChar w:fldCharType="end"/>
            </w:r>
          </w:hyperlink>
        </w:p>
        <w:p w14:paraId="41447448" w14:textId="77777777" w:rsidR="00CF6E8C" w:rsidRDefault="00C77A82">
          <w:pPr>
            <w:pStyle w:val="TOC2"/>
            <w:rPr>
              <w:rFonts w:asciiTheme="minorHAnsi" w:eastAsiaTheme="minorEastAsia" w:hAnsiTheme="minorHAnsi" w:cstheme="minorBidi"/>
              <w:noProof/>
              <w:sz w:val="21"/>
              <w:szCs w:val="22"/>
            </w:rPr>
          </w:pPr>
          <w:hyperlink w:anchor="_Toc37081065" w:history="1">
            <w:r w:rsidR="00CF6E8C" w:rsidRPr="00AD66D9">
              <w:rPr>
                <w:rStyle w:val="af2"/>
                <w:noProof/>
              </w:rPr>
              <w:t>5.1</w:t>
            </w:r>
            <w:r w:rsidR="00CF6E8C" w:rsidRPr="00AD66D9">
              <w:rPr>
                <w:rStyle w:val="af2"/>
                <w:noProof/>
              </w:rPr>
              <w:t>基于</w:t>
            </w:r>
            <w:r w:rsidR="00CF6E8C" w:rsidRPr="00AD66D9">
              <w:rPr>
                <w:rStyle w:val="af2"/>
                <w:noProof/>
              </w:rPr>
              <w:t>XML</w:t>
            </w:r>
            <w:r w:rsidR="00CF6E8C" w:rsidRPr="00AD66D9">
              <w:rPr>
                <w:rStyle w:val="af2"/>
                <w:noProof/>
              </w:rPr>
              <w:t>的并行标记语言</w:t>
            </w:r>
            <w:r w:rsidR="00CF6E8C">
              <w:rPr>
                <w:noProof/>
                <w:webHidden/>
              </w:rPr>
              <w:tab/>
            </w:r>
            <w:r w:rsidR="00CF6E8C">
              <w:rPr>
                <w:noProof/>
                <w:webHidden/>
              </w:rPr>
              <w:fldChar w:fldCharType="begin"/>
            </w:r>
            <w:r w:rsidR="00CF6E8C">
              <w:rPr>
                <w:noProof/>
                <w:webHidden/>
              </w:rPr>
              <w:instrText xml:space="preserve"> PAGEREF _Toc37081065 \h </w:instrText>
            </w:r>
            <w:r w:rsidR="00CF6E8C">
              <w:rPr>
                <w:noProof/>
                <w:webHidden/>
              </w:rPr>
            </w:r>
            <w:r w:rsidR="00CF6E8C">
              <w:rPr>
                <w:noProof/>
                <w:webHidden/>
              </w:rPr>
              <w:fldChar w:fldCharType="separate"/>
            </w:r>
            <w:r w:rsidR="00CF6E8C">
              <w:rPr>
                <w:noProof/>
                <w:webHidden/>
              </w:rPr>
              <w:t>46</w:t>
            </w:r>
            <w:r w:rsidR="00CF6E8C">
              <w:rPr>
                <w:noProof/>
                <w:webHidden/>
              </w:rPr>
              <w:fldChar w:fldCharType="end"/>
            </w:r>
          </w:hyperlink>
        </w:p>
        <w:p w14:paraId="7A2DD268" w14:textId="77777777" w:rsidR="00CF6E8C" w:rsidRDefault="00C77A82">
          <w:pPr>
            <w:pStyle w:val="TOC3"/>
            <w:tabs>
              <w:tab w:val="right" w:leader="dot" w:pos="9060"/>
            </w:tabs>
            <w:ind w:left="917"/>
            <w:rPr>
              <w:rFonts w:asciiTheme="minorHAnsi" w:eastAsiaTheme="minorEastAsia" w:hAnsiTheme="minorHAnsi" w:cstheme="minorBidi"/>
              <w:noProof/>
              <w:sz w:val="21"/>
              <w:szCs w:val="22"/>
            </w:rPr>
          </w:pPr>
          <w:hyperlink w:anchor="_Toc37081066" w:history="1">
            <w:r w:rsidR="00CF6E8C" w:rsidRPr="00AD66D9">
              <w:rPr>
                <w:rStyle w:val="af2"/>
                <w:noProof/>
              </w:rPr>
              <w:t>5.1.1</w:t>
            </w:r>
            <w:r w:rsidR="00CF6E8C" w:rsidRPr="00AD66D9">
              <w:rPr>
                <w:rStyle w:val="af2"/>
                <w:noProof/>
              </w:rPr>
              <w:t>可行性分析</w:t>
            </w:r>
            <w:r w:rsidR="00CF6E8C">
              <w:rPr>
                <w:noProof/>
                <w:webHidden/>
              </w:rPr>
              <w:tab/>
            </w:r>
            <w:r w:rsidR="00CF6E8C">
              <w:rPr>
                <w:noProof/>
                <w:webHidden/>
              </w:rPr>
              <w:fldChar w:fldCharType="begin"/>
            </w:r>
            <w:r w:rsidR="00CF6E8C">
              <w:rPr>
                <w:noProof/>
                <w:webHidden/>
              </w:rPr>
              <w:instrText xml:space="preserve"> PAGEREF _Toc37081066 \h </w:instrText>
            </w:r>
            <w:r w:rsidR="00CF6E8C">
              <w:rPr>
                <w:noProof/>
                <w:webHidden/>
              </w:rPr>
            </w:r>
            <w:r w:rsidR="00CF6E8C">
              <w:rPr>
                <w:noProof/>
                <w:webHidden/>
              </w:rPr>
              <w:fldChar w:fldCharType="separate"/>
            </w:r>
            <w:r w:rsidR="00CF6E8C">
              <w:rPr>
                <w:noProof/>
                <w:webHidden/>
              </w:rPr>
              <w:t>46</w:t>
            </w:r>
            <w:r w:rsidR="00CF6E8C">
              <w:rPr>
                <w:noProof/>
                <w:webHidden/>
              </w:rPr>
              <w:fldChar w:fldCharType="end"/>
            </w:r>
          </w:hyperlink>
        </w:p>
        <w:p w14:paraId="4AEDE155" w14:textId="77777777" w:rsidR="00CF6E8C" w:rsidRDefault="00C77A82">
          <w:pPr>
            <w:pStyle w:val="TOC3"/>
            <w:tabs>
              <w:tab w:val="right" w:leader="dot" w:pos="9060"/>
            </w:tabs>
            <w:ind w:left="917"/>
            <w:rPr>
              <w:rFonts w:asciiTheme="minorHAnsi" w:eastAsiaTheme="minorEastAsia" w:hAnsiTheme="minorHAnsi" w:cstheme="minorBidi"/>
              <w:noProof/>
              <w:sz w:val="21"/>
              <w:szCs w:val="22"/>
            </w:rPr>
          </w:pPr>
          <w:hyperlink w:anchor="_Toc37081067" w:history="1">
            <w:r w:rsidR="00CF6E8C" w:rsidRPr="00AD66D9">
              <w:rPr>
                <w:rStyle w:val="af2"/>
                <w:noProof/>
              </w:rPr>
              <w:t>5.1.2PML</w:t>
            </w:r>
            <w:r w:rsidR="00CF6E8C" w:rsidRPr="00AD66D9">
              <w:rPr>
                <w:rStyle w:val="af2"/>
                <w:noProof/>
              </w:rPr>
              <w:t>的设计与实现</w:t>
            </w:r>
            <w:r w:rsidR="00CF6E8C">
              <w:rPr>
                <w:noProof/>
                <w:webHidden/>
              </w:rPr>
              <w:tab/>
            </w:r>
            <w:r w:rsidR="00CF6E8C">
              <w:rPr>
                <w:noProof/>
                <w:webHidden/>
              </w:rPr>
              <w:fldChar w:fldCharType="begin"/>
            </w:r>
            <w:r w:rsidR="00CF6E8C">
              <w:rPr>
                <w:noProof/>
                <w:webHidden/>
              </w:rPr>
              <w:instrText xml:space="preserve"> PAGEREF _Toc37081067 \h </w:instrText>
            </w:r>
            <w:r w:rsidR="00CF6E8C">
              <w:rPr>
                <w:noProof/>
                <w:webHidden/>
              </w:rPr>
            </w:r>
            <w:r w:rsidR="00CF6E8C">
              <w:rPr>
                <w:noProof/>
                <w:webHidden/>
              </w:rPr>
              <w:fldChar w:fldCharType="separate"/>
            </w:r>
            <w:r w:rsidR="00CF6E8C">
              <w:rPr>
                <w:noProof/>
                <w:webHidden/>
              </w:rPr>
              <w:t>48</w:t>
            </w:r>
            <w:r w:rsidR="00CF6E8C">
              <w:rPr>
                <w:noProof/>
                <w:webHidden/>
              </w:rPr>
              <w:fldChar w:fldCharType="end"/>
            </w:r>
          </w:hyperlink>
        </w:p>
        <w:p w14:paraId="22EA55F8" w14:textId="77777777" w:rsidR="00CF6E8C" w:rsidRDefault="00C77A82">
          <w:pPr>
            <w:pStyle w:val="TOC2"/>
            <w:rPr>
              <w:rFonts w:asciiTheme="minorHAnsi" w:eastAsiaTheme="minorEastAsia" w:hAnsiTheme="minorHAnsi" w:cstheme="minorBidi"/>
              <w:noProof/>
              <w:sz w:val="21"/>
              <w:szCs w:val="22"/>
            </w:rPr>
          </w:pPr>
          <w:hyperlink w:anchor="_Toc37081068" w:history="1">
            <w:r w:rsidR="00CF6E8C" w:rsidRPr="00AD66D9">
              <w:rPr>
                <w:rStyle w:val="af2"/>
                <w:noProof/>
              </w:rPr>
              <w:t>5.2</w:t>
            </w:r>
            <w:r w:rsidR="00CF6E8C" w:rsidRPr="00AD66D9">
              <w:rPr>
                <w:rStyle w:val="af2"/>
                <w:noProof/>
              </w:rPr>
              <w:t>并行编程辅助平台</w:t>
            </w:r>
            <w:r w:rsidR="00CF6E8C">
              <w:rPr>
                <w:noProof/>
                <w:webHidden/>
              </w:rPr>
              <w:tab/>
            </w:r>
            <w:r w:rsidR="00CF6E8C">
              <w:rPr>
                <w:noProof/>
                <w:webHidden/>
              </w:rPr>
              <w:fldChar w:fldCharType="begin"/>
            </w:r>
            <w:r w:rsidR="00CF6E8C">
              <w:rPr>
                <w:noProof/>
                <w:webHidden/>
              </w:rPr>
              <w:instrText xml:space="preserve"> PAGEREF _Toc37081068 \h </w:instrText>
            </w:r>
            <w:r w:rsidR="00CF6E8C">
              <w:rPr>
                <w:noProof/>
                <w:webHidden/>
              </w:rPr>
            </w:r>
            <w:r w:rsidR="00CF6E8C">
              <w:rPr>
                <w:noProof/>
                <w:webHidden/>
              </w:rPr>
              <w:fldChar w:fldCharType="separate"/>
            </w:r>
            <w:r w:rsidR="00CF6E8C">
              <w:rPr>
                <w:noProof/>
                <w:webHidden/>
              </w:rPr>
              <w:t>51</w:t>
            </w:r>
            <w:r w:rsidR="00CF6E8C">
              <w:rPr>
                <w:noProof/>
                <w:webHidden/>
              </w:rPr>
              <w:fldChar w:fldCharType="end"/>
            </w:r>
          </w:hyperlink>
        </w:p>
        <w:p w14:paraId="12F0C7A4" w14:textId="77777777" w:rsidR="00CF6E8C" w:rsidRDefault="00C77A82">
          <w:pPr>
            <w:pStyle w:val="TOC3"/>
            <w:tabs>
              <w:tab w:val="right" w:leader="dot" w:pos="9060"/>
            </w:tabs>
            <w:ind w:left="917"/>
            <w:rPr>
              <w:rFonts w:asciiTheme="minorHAnsi" w:eastAsiaTheme="minorEastAsia" w:hAnsiTheme="minorHAnsi" w:cstheme="minorBidi"/>
              <w:noProof/>
              <w:sz w:val="21"/>
              <w:szCs w:val="22"/>
            </w:rPr>
          </w:pPr>
          <w:hyperlink w:anchor="_Toc37081069" w:history="1">
            <w:r w:rsidR="00CF6E8C" w:rsidRPr="00AD66D9">
              <w:rPr>
                <w:rStyle w:val="af2"/>
                <w:noProof/>
              </w:rPr>
              <w:t>5.2.1</w:t>
            </w:r>
            <w:r w:rsidR="00CF6E8C" w:rsidRPr="00AD66D9">
              <w:rPr>
                <w:rStyle w:val="af2"/>
                <w:noProof/>
              </w:rPr>
              <w:t>基础功能的实现</w:t>
            </w:r>
            <w:r w:rsidR="00CF6E8C">
              <w:rPr>
                <w:noProof/>
                <w:webHidden/>
              </w:rPr>
              <w:tab/>
            </w:r>
            <w:r w:rsidR="00CF6E8C">
              <w:rPr>
                <w:noProof/>
                <w:webHidden/>
              </w:rPr>
              <w:fldChar w:fldCharType="begin"/>
            </w:r>
            <w:r w:rsidR="00CF6E8C">
              <w:rPr>
                <w:noProof/>
                <w:webHidden/>
              </w:rPr>
              <w:instrText xml:space="preserve"> PAGEREF _Toc37081069 \h </w:instrText>
            </w:r>
            <w:r w:rsidR="00CF6E8C">
              <w:rPr>
                <w:noProof/>
                <w:webHidden/>
              </w:rPr>
            </w:r>
            <w:r w:rsidR="00CF6E8C">
              <w:rPr>
                <w:noProof/>
                <w:webHidden/>
              </w:rPr>
              <w:fldChar w:fldCharType="separate"/>
            </w:r>
            <w:r w:rsidR="00CF6E8C">
              <w:rPr>
                <w:noProof/>
                <w:webHidden/>
              </w:rPr>
              <w:t>52</w:t>
            </w:r>
            <w:r w:rsidR="00CF6E8C">
              <w:rPr>
                <w:noProof/>
                <w:webHidden/>
              </w:rPr>
              <w:fldChar w:fldCharType="end"/>
            </w:r>
          </w:hyperlink>
        </w:p>
        <w:p w14:paraId="3A278910" w14:textId="77777777" w:rsidR="00CF6E8C" w:rsidRDefault="00C77A82">
          <w:pPr>
            <w:pStyle w:val="TOC3"/>
            <w:tabs>
              <w:tab w:val="right" w:leader="dot" w:pos="9060"/>
            </w:tabs>
            <w:ind w:left="917"/>
            <w:rPr>
              <w:rFonts w:asciiTheme="minorHAnsi" w:eastAsiaTheme="minorEastAsia" w:hAnsiTheme="minorHAnsi" w:cstheme="minorBidi"/>
              <w:noProof/>
              <w:sz w:val="21"/>
              <w:szCs w:val="22"/>
            </w:rPr>
          </w:pPr>
          <w:hyperlink w:anchor="_Toc37081070" w:history="1">
            <w:r w:rsidR="00CF6E8C" w:rsidRPr="00AD66D9">
              <w:rPr>
                <w:rStyle w:val="af2"/>
                <w:noProof/>
              </w:rPr>
              <w:t>5.2.2</w:t>
            </w:r>
            <w:r w:rsidR="00CF6E8C" w:rsidRPr="00AD66D9">
              <w:rPr>
                <w:rStyle w:val="af2"/>
                <w:noProof/>
              </w:rPr>
              <w:t>串行代码的并行性识别功能的集成</w:t>
            </w:r>
            <w:r w:rsidR="00CF6E8C">
              <w:rPr>
                <w:noProof/>
                <w:webHidden/>
              </w:rPr>
              <w:tab/>
            </w:r>
            <w:r w:rsidR="00CF6E8C">
              <w:rPr>
                <w:noProof/>
                <w:webHidden/>
              </w:rPr>
              <w:fldChar w:fldCharType="begin"/>
            </w:r>
            <w:r w:rsidR="00CF6E8C">
              <w:rPr>
                <w:noProof/>
                <w:webHidden/>
              </w:rPr>
              <w:instrText xml:space="preserve"> PAGEREF _Toc37081070 \h </w:instrText>
            </w:r>
            <w:r w:rsidR="00CF6E8C">
              <w:rPr>
                <w:noProof/>
                <w:webHidden/>
              </w:rPr>
            </w:r>
            <w:r w:rsidR="00CF6E8C">
              <w:rPr>
                <w:noProof/>
                <w:webHidden/>
              </w:rPr>
              <w:fldChar w:fldCharType="separate"/>
            </w:r>
            <w:r w:rsidR="00CF6E8C">
              <w:rPr>
                <w:noProof/>
                <w:webHidden/>
              </w:rPr>
              <w:t>56</w:t>
            </w:r>
            <w:r w:rsidR="00CF6E8C">
              <w:rPr>
                <w:noProof/>
                <w:webHidden/>
              </w:rPr>
              <w:fldChar w:fldCharType="end"/>
            </w:r>
          </w:hyperlink>
        </w:p>
        <w:p w14:paraId="19C20448" w14:textId="77777777" w:rsidR="00CF6E8C" w:rsidRDefault="00C77A82">
          <w:pPr>
            <w:pStyle w:val="TOC2"/>
            <w:rPr>
              <w:rFonts w:asciiTheme="minorHAnsi" w:eastAsiaTheme="minorEastAsia" w:hAnsiTheme="minorHAnsi" w:cstheme="minorBidi"/>
              <w:noProof/>
              <w:sz w:val="21"/>
              <w:szCs w:val="22"/>
            </w:rPr>
          </w:pPr>
          <w:hyperlink w:anchor="_Toc37081071" w:history="1">
            <w:r w:rsidR="00CF6E8C" w:rsidRPr="00AD66D9">
              <w:rPr>
                <w:rStyle w:val="af2"/>
                <w:noProof/>
              </w:rPr>
              <w:t>5.3</w:t>
            </w:r>
            <w:r w:rsidR="00CF6E8C" w:rsidRPr="00AD66D9">
              <w:rPr>
                <w:rStyle w:val="af2"/>
                <w:noProof/>
              </w:rPr>
              <w:t>本章小结</w:t>
            </w:r>
            <w:r w:rsidR="00CF6E8C">
              <w:rPr>
                <w:noProof/>
                <w:webHidden/>
              </w:rPr>
              <w:tab/>
            </w:r>
            <w:r w:rsidR="00CF6E8C">
              <w:rPr>
                <w:noProof/>
                <w:webHidden/>
              </w:rPr>
              <w:fldChar w:fldCharType="begin"/>
            </w:r>
            <w:r w:rsidR="00CF6E8C">
              <w:rPr>
                <w:noProof/>
                <w:webHidden/>
              </w:rPr>
              <w:instrText xml:space="preserve"> PAGEREF _Toc37081071 \h </w:instrText>
            </w:r>
            <w:r w:rsidR="00CF6E8C">
              <w:rPr>
                <w:noProof/>
                <w:webHidden/>
              </w:rPr>
            </w:r>
            <w:r w:rsidR="00CF6E8C">
              <w:rPr>
                <w:noProof/>
                <w:webHidden/>
              </w:rPr>
              <w:fldChar w:fldCharType="separate"/>
            </w:r>
            <w:r w:rsidR="00CF6E8C">
              <w:rPr>
                <w:noProof/>
                <w:webHidden/>
              </w:rPr>
              <w:t>58</w:t>
            </w:r>
            <w:r w:rsidR="00CF6E8C">
              <w:rPr>
                <w:noProof/>
                <w:webHidden/>
              </w:rPr>
              <w:fldChar w:fldCharType="end"/>
            </w:r>
          </w:hyperlink>
        </w:p>
        <w:p w14:paraId="432AECFD" w14:textId="77777777" w:rsidR="00CF6E8C" w:rsidRDefault="00C77A82">
          <w:pPr>
            <w:pStyle w:val="TOC1"/>
            <w:rPr>
              <w:rFonts w:asciiTheme="minorHAnsi" w:eastAsiaTheme="minorEastAsia" w:hAnsiTheme="minorHAnsi" w:cstheme="minorBidi"/>
              <w:bCs w:val="0"/>
              <w:sz w:val="21"/>
              <w:szCs w:val="22"/>
            </w:rPr>
          </w:pPr>
          <w:hyperlink w:anchor="_Toc37081072" w:history="1">
            <w:r w:rsidR="00CF6E8C" w:rsidRPr="00AD66D9">
              <w:rPr>
                <w:rStyle w:val="af2"/>
              </w:rPr>
              <w:t>结论</w:t>
            </w:r>
            <w:r w:rsidR="00CF6E8C">
              <w:rPr>
                <w:webHidden/>
              </w:rPr>
              <w:tab/>
            </w:r>
            <w:r w:rsidR="00CF6E8C">
              <w:rPr>
                <w:webHidden/>
              </w:rPr>
              <w:fldChar w:fldCharType="begin"/>
            </w:r>
            <w:r w:rsidR="00CF6E8C">
              <w:rPr>
                <w:webHidden/>
              </w:rPr>
              <w:instrText xml:space="preserve"> PAGEREF _Toc37081072 \h </w:instrText>
            </w:r>
            <w:r w:rsidR="00CF6E8C">
              <w:rPr>
                <w:webHidden/>
              </w:rPr>
            </w:r>
            <w:r w:rsidR="00CF6E8C">
              <w:rPr>
                <w:webHidden/>
              </w:rPr>
              <w:fldChar w:fldCharType="separate"/>
            </w:r>
            <w:r w:rsidR="00CF6E8C">
              <w:rPr>
                <w:webHidden/>
              </w:rPr>
              <w:t>59</w:t>
            </w:r>
            <w:r w:rsidR="00CF6E8C">
              <w:rPr>
                <w:webHidden/>
              </w:rPr>
              <w:fldChar w:fldCharType="end"/>
            </w:r>
          </w:hyperlink>
        </w:p>
        <w:p w14:paraId="60D26D8A" w14:textId="77777777" w:rsidR="00CF6E8C" w:rsidRDefault="00C77A82">
          <w:pPr>
            <w:pStyle w:val="TOC1"/>
            <w:rPr>
              <w:rFonts w:asciiTheme="minorHAnsi" w:eastAsiaTheme="minorEastAsia" w:hAnsiTheme="minorHAnsi" w:cstheme="minorBidi"/>
              <w:bCs w:val="0"/>
              <w:sz w:val="21"/>
              <w:szCs w:val="22"/>
            </w:rPr>
          </w:pPr>
          <w:hyperlink w:anchor="_Toc37081073" w:history="1">
            <w:r w:rsidR="00CF6E8C" w:rsidRPr="00AD66D9">
              <w:rPr>
                <w:rStyle w:val="af2"/>
              </w:rPr>
              <w:t>参考文献</w:t>
            </w:r>
            <w:r w:rsidR="00CF6E8C">
              <w:rPr>
                <w:webHidden/>
              </w:rPr>
              <w:tab/>
            </w:r>
            <w:r w:rsidR="00CF6E8C">
              <w:rPr>
                <w:webHidden/>
              </w:rPr>
              <w:fldChar w:fldCharType="begin"/>
            </w:r>
            <w:r w:rsidR="00CF6E8C">
              <w:rPr>
                <w:webHidden/>
              </w:rPr>
              <w:instrText xml:space="preserve"> PAGEREF _Toc37081073 \h </w:instrText>
            </w:r>
            <w:r w:rsidR="00CF6E8C">
              <w:rPr>
                <w:webHidden/>
              </w:rPr>
            </w:r>
            <w:r w:rsidR="00CF6E8C">
              <w:rPr>
                <w:webHidden/>
              </w:rPr>
              <w:fldChar w:fldCharType="separate"/>
            </w:r>
            <w:r w:rsidR="00CF6E8C">
              <w:rPr>
                <w:webHidden/>
              </w:rPr>
              <w:t>61</w:t>
            </w:r>
            <w:r w:rsidR="00CF6E8C">
              <w:rPr>
                <w:webHidden/>
              </w:rPr>
              <w:fldChar w:fldCharType="end"/>
            </w:r>
          </w:hyperlink>
        </w:p>
        <w:p w14:paraId="03C139DA" w14:textId="77777777" w:rsidR="00CF6E8C" w:rsidRDefault="00C77A82">
          <w:pPr>
            <w:pStyle w:val="TOC1"/>
            <w:rPr>
              <w:rFonts w:asciiTheme="minorHAnsi" w:eastAsiaTheme="minorEastAsia" w:hAnsiTheme="minorHAnsi" w:cstheme="minorBidi"/>
              <w:bCs w:val="0"/>
              <w:sz w:val="21"/>
              <w:szCs w:val="22"/>
            </w:rPr>
          </w:pPr>
          <w:hyperlink w:anchor="_Toc37081074" w:history="1">
            <w:r w:rsidR="00CF6E8C" w:rsidRPr="00AD66D9">
              <w:rPr>
                <w:rStyle w:val="af2"/>
              </w:rPr>
              <w:t>附录</w:t>
            </w:r>
            <w:r w:rsidR="00CF6E8C" w:rsidRPr="00AD66D9">
              <w:rPr>
                <w:rStyle w:val="af2"/>
              </w:rPr>
              <w:t xml:space="preserve">A </w:t>
            </w:r>
            <w:r w:rsidR="00CF6E8C" w:rsidRPr="00AD66D9">
              <w:rPr>
                <w:rStyle w:val="af2"/>
              </w:rPr>
              <w:t>攻读学位期间发表的学术论文与获得的成果</w:t>
            </w:r>
            <w:r w:rsidR="00CF6E8C">
              <w:rPr>
                <w:webHidden/>
              </w:rPr>
              <w:tab/>
            </w:r>
            <w:r w:rsidR="00CF6E8C">
              <w:rPr>
                <w:webHidden/>
              </w:rPr>
              <w:fldChar w:fldCharType="begin"/>
            </w:r>
            <w:r w:rsidR="00CF6E8C">
              <w:rPr>
                <w:webHidden/>
              </w:rPr>
              <w:instrText xml:space="preserve"> PAGEREF _Toc37081074 \h </w:instrText>
            </w:r>
            <w:r w:rsidR="00CF6E8C">
              <w:rPr>
                <w:webHidden/>
              </w:rPr>
            </w:r>
            <w:r w:rsidR="00CF6E8C">
              <w:rPr>
                <w:webHidden/>
              </w:rPr>
              <w:fldChar w:fldCharType="separate"/>
            </w:r>
            <w:r w:rsidR="00CF6E8C">
              <w:rPr>
                <w:webHidden/>
              </w:rPr>
              <w:t>67</w:t>
            </w:r>
            <w:r w:rsidR="00CF6E8C">
              <w:rPr>
                <w:webHidden/>
              </w:rPr>
              <w:fldChar w:fldCharType="end"/>
            </w:r>
          </w:hyperlink>
        </w:p>
        <w:p w14:paraId="26D51732" w14:textId="77777777" w:rsidR="00CF6E8C" w:rsidRDefault="00C77A82">
          <w:pPr>
            <w:pStyle w:val="TOC1"/>
            <w:rPr>
              <w:rFonts w:asciiTheme="minorHAnsi" w:eastAsiaTheme="minorEastAsia" w:hAnsiTheme="minorHAnsi" w:cstheme="minorBidi"/>
              <w:bCs w:val="0"/>
              <w:sz w:val="21"/>
              <w:szCs w:val="22"/>
            </w:rPr>
          </w:pPr>
          <w:hyperlink w:anchor="_Toc37081075" w:history="1">
            <w:r w:rsidR="00CF6E8C" w:rsidRPr="00AD66D9">
              <w:rPr>
                <w:rStyle w:val="af2"/>
              </w:rPr>
              <w:t>附录</w:t>
            </w:r>
            <w:r w:rsidR="00CF6E8C" w:rsidRPr="00AD66D9">
              <w:rPr>
                <w:rStyle w:val="af2"/>
              </w:rPr>
              <w:t xml:space="preserve">B </w:t>
            </w:r>
            <w:r w:rsidR="00CF6E8C" w:rsidRPr="00AD66D9">
              <w:rPr>
                <w:rStyle w:val="af2"/>
              </w:rPr>
              <w:t>攻读学位期间参加的科研项目</w:t>
            </w:r>
            <w:r w:rsidR="00CF6E8C">
              <w:rPr>
                <w:webHidden/>
              </w:rPr>
              <w:tab/>
            </w:r>
            <w:r w:rsidR="00CF6E8C">
              <w:rPr>
                <w:webHidden/>
              </w:rPr>
              <w:fldChar w:fldCharType="begin"/>
            </w:r>
            <w:r w:rsidR="00CF6E8C">
              <w:rPr>
                <w:webHidden/>
              </w:rPr>
              <w:instrText xml:space="preserve"> PAGEREF _Toc37081075 \h </w:instrText>
            </w:r>
            <w:r w:rsidR="00CF6E8C">
              <w:rPr>
                <w:webHidden/>
              </w:rPr>
            </w:r>
            <w:r w:rsidR="00CF6E8C">
              <w:rPr>
                <w:webHidden/>
              </w:rPr>
              <w:fldChar w:fldCharType="separate"/>
            </w:r>
            <w:r w:rsidR="00CF6E8C">
              <w:rPr>
                <w:webHidden/>
              </w:rPr>
              <w:t>68</w:t>
            </w:r>
            <w:r w:rsidR="00CF6E8C">
              <w:rPr>
                <w:webHidden/>
              </w:rPr>
              <w:fldChar w:fldCharType="end"/>
            </w:r>
          </w:hyperlink>
        </w:p>
        <w:p w14:paraId="57E79914" w14:textId="77777777" w:rsidR="00CF6E8C" w:rsidRDefault="00C77A82">
          <w:pPr>
            <w:pStyle w:val="TOC1"/>
            <w:rPr>
              <w:rFonts w:asciiTheme="minorHAnsi" w:eastAsiaTheme="minorEastAsia" w:hAnsiTheme="minorHAnsi" w:cstheme="minorBidi"/>
              <w:bCs w:val="0"/>
              <w:sz w:val="21"/>
              <w:szCs w:val="22"/>
            </w:rPr>
          </w:pPr>
          <w:hyperlink w:anchor="_Toc37081076" w:history="1">
            <w:r w:rsidR="00CF6E8C" w:rsidRPr="00AD66D9">
              <w:rPr>
                <w:rStyle w:val="af2"/>
              </w:rPr>
              <w:t>致</w:t>
            </w:r>
            <w:r w:rsidR="00CF6E8C" w:rsidRPr="00AD66D9">
              <w:rPr>
                <w:rStyle w:val="af2"/>
              </w:rPr>
              <w:t xml:space="preserve">  </w:t>
            </w:r>
            <w:r w:rsidR="00CF6E8C" w:rsidRPr="00AD66D9">
              <w:rPr>
                <w:rStyle w:val="af2"/>
              </w:rPr>
              <w:t>谢</w:t>
            </w:r>
            <w:r w:rsidR="00CF6E8C">
              <w:rPr>
                <w:webHidden/>
              </w:rPr>
              <w:tab/>
            </w:r>
            <w:r w:rsidR="00CF6E8C">
              <w:rPr>
                <w:webHidden/>
              </w:rPr>
              <w:fldChar w:fldCharType="begin"/>
            </w:r>
            <w:r w:rsidR="00CF6E8C">
              <w:rPr>
                <w:webHidden/>
              </w:rPr>
              <w:instrText xml:space="preserve"> PAGEREF _Toc37081076 \h </w:instrText>
            </w:r>
            <w:r w:rsidR="00CF6E8C">
              <w:rPr>
                <w:webHidden/>
              </w:rPr>
            </w:r>
            <w:r w:rsidR="00CF6E8C">
              <w:rPr>
                <w:webHidden/>
              </w:rPr>
              <w:fldChar w:fldCharType="separate"/>
            </w:r>
            <w:r w:rsidR="00CF6E8C">
              <w:rPr>
                <w:webHidden/>
              </w:rPr>
              <w:t>69</w:t>
            </w:r>
            <w:r w:rsidR="00CF6E8C">
              <w:rPr>
                <w:webHidden/>
              </w:rPr>
              <w:fldChar w:fldCharType="end"/>
            </w:r>
          </w:hyperlink>
        </w:p>
        <w:p w14:paraId="4EBFF347" w14:textId="6AE86BC8" w:rsidR="00D25785" w:rsidRDefault="00CF6E8C">
          <w:r>
            <w:rPr>
              <w:b/>
              <w:bCs/>
              <w:lang w:val="zh-CN"/>
            </w:rPr>
            <w:fldChar w:fldCharType="end"/>
          </w:r>
        </w:p>
      </w:sdtContent>
    </w:sdt>
    <w:p w14:paraId="5BEE15F3" w14:textId="6944DA88" w:rsidR="00D25785" w:rsidRDefault="00D25785">
      <w:pPr>
        <w:widowControl/>
        <w:jc w:val="left"/>
        <w:rPr>
          <w:rFonts w:eastAsia="黑体"/>
          <w:sz w:val="24"/>
        </w:rPr>
      </w:pPr>
      <w:r>
        <w:rPr>
          <w:rFonts w:eastAsia="黑体"/>
          <w:sz w:val="24"/>
        </w:rPr>
        <w:br w:type="page"/>
      </w:r>
    </w:p>
    <w:p w14:paraId="7B2CB95F" w14:textId="579B8602" w:rsidR="004F4223" w:rsidRDefault="004F4223" w:rsidP="004F4223">
      <w:pPr>
        <w:pStyle w:val="WSL-1"/>
      </w:pPr>
      <w:bookmarkStart w:id="50" w:name="_Toc37081020"/>
      <w:r>
        <w:rPr>
          <w:rFonts w:hint="eastAsia"/>
        </w:rPr>
        <w:lastRenderedPageBreak/>
        <w:t>插图索引</w:t>
      </w:r>
      <w:bookmarkEnd w:id="50"/>
    </w:p>
    <w:p w14:paraId="7604BD79" w14:textId="61093C6D" w:rsidR="00D34AA4" w:rsidRDefault="004F4223">
      <w:pPr>
        <w:pStyle w:val="af8"/>
        <w:tabs>
          <w:tab w:val="right" w:leader="dot" w:pos="9060"/>
        </w:tabs>
        <w:ind w:left="976" w:hanging="518"/>
        <w:rPr>
          <w:rFonts w:asciiTheme="minorHAnsi" w:eastAsiaTheme="minorEastAsia" w:hAnsiTheme="minorHAnsi" w:cstheme="minorBidi"/>
          <w:noProof/>
          <w:sz w:val="21"/>
          <w:szCs w:val="22"/>
        </w:rPr>
      </w:pPr>
      <w:r>
        <w:fldChar w:fldCharType="begin"/>
      </w:r>
      <w:r>
        <w:instrText xml:space="preserve"> TOC \f F \h \z \t "WSL-</w:instrText>
      </w:r>
      <w:r>
        <w:instrText>图标题</w:instrText>
      </w:r>
      <w:r>
        <w:instrText xml:space="preserve">" \c </w:instrText>
      </w:r>
      <w:r>
        <w:fldChar w:fldCharType="separate"/>
      </w:r>
      <w:hyperlink w:anchor="_Toc37080967" w:history="1">
        <w:r w:rsidR="00D34AA4" w:rsidRPr="008252E3">
          <w:rPr>
            <w:rStyle w:val="af2"/>
            <w:noProof/>
          </w:rPr>
          <w:t>图</w:t>
        </w:r>
        <w:r w:rsidR="00D34AA4" w:rsidRPr="008252E3">
          <w:rPr>
            <w:rStyle w:val="af2"/>
            <w:noProof/>
          </w:rPr>
          <w:t xml:space="preserve">2.1 </w:t>
        </w:r>
        <w:r w:rsidR="00D34AA4" w:rsidRPr="008252E3">
          <w:rPr>
            <w:rStyle w:val="af2"/>
            <w:noProof/>
          </w:rPr>
          <w:t>数据依赖示例</w:t>
        </w:r>
        <w:r w:rsidR="00D34AA4">
          <w:rPr>
            <w:noProof/>
            <w:webHidden/>
          </w:rPr>
          <w:tab/>
        </w:r>
        <w:r w:rsidR="00D34AA4">
          <w:rPr>
            <w:noProof/>
            <w:webHidden/>
          </w:rPr>
          <w:fldChar w:fldCharType="begin"/>
        </w:r>
        <w:r w:rsidR="00D34AA4">
          <w:rPr>
            <w:noProof/>
            <w:webHidden/>
          </w:rPr>
          <w:instrText xml:space="preserve"> PAGEREF _Toc37080967 \h </w:instrText>
        </w:r>
        <w:r w:rsidR="00D34AA4">
          <w:rPr>
            <w:noProof/>
            <w:webHidden/>
          </w:rPr>
        </w:r>
        <w:r w:rsidR="00D34AA4">
          <w:rPr>
            <w:noProof/>
            <w:webHidden/>
          </w:rPr>
          <w:fldChar w:fldCharType="separate"/>
        </w:r>
        <w:r w:rsidR="00D34AA4">
          <w:rPr>
            <w:noProof/>
            <w:webHidden/>
          </w:rPr>
          <w:t>8</w:t>
        </w:r>
        <w:r w:rsidR="00D34AA4">
          <w:rPr>
            <w:noProof/>
            <w:webHidden/>
          </w:rPr>
          <w:fldChar w:fldCharType="end"/>
        </w:r>
      </w:hyperlink>
    </w:p>
    <w:p w14:paraId="2EE5D07B" w14:textId="4D36FFDB"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968" w:history="1">
        <w:r w:rsidR="00D34AA4" w:rsidRPr="008252E3">
          <w:rPr>
            <w:rStyle w:val="af2"/>
            <w:noProof/>
          </w:rPr>
          <w:t>图</w:t>
        </w:r>
        <w:r w:rsidR="00D34AA4" w:rsidRPr="008252E3">
          <w:rPr>
            <w:rStyle w:val="af2"/>
            <w:noProof/>
          </w:rPr>
          <w:t xml:space="preserve">2.2 </w:t>
        </w:r>
        <w:r w:rsidR="00D34AA4" w:rsidRPr="008252E3">
          <w:rPr>
            <w:rStyle w:val="af2"/>
            <w:noProof/>
          </w:rPr>
          <w:t>控制依赖示例</w:t>
        </w:r>
        <w:r w:rsidR="00D34AA4">
          <w:rPr>
            <w:noProof/>
            <w:webHidden/>
          </w:rPr>
          <w:tab/>
        </w:r>
        <w:r w:rsidR="00D34AA4">
          <w:rPr>
            <w:noProof/>
            <w:webHidden/>
          </w:rPr>
          <w:fldChar w:fldCharType="begin"/>
        </w:r>
        <w:r w:rsidR="00D34AA4">
          <w:rPr>
            <w:noProof/>
            <w:webHidden/>
          </w:rPr>
          <w:instrText xml:space="preserve"> PAGEREF _Toc37080968 \h </w:instrText>
        </w:r>
        <w:r w:rsidR="00D34AA4">
          <w:rPr>
            <w:noProof/>
            <w:webHidden/>
          </w:rPr>
        </w:r>
        <w:r w:rsidR="00D34AA4">
          <w:rPr>
            <w:noProof/>
            <w:webHidden/>
          </w:rPr>
          <w:fldChar w:fldCharType="separate"/>
        </w:r>
        <w:r w:rsidR="00D34AA4">
          <w:rPr>
            <w:noProof/>
            <w:webHidden/>
          </w:rPr>
          <w:t>8</w:t>
        </w:r>
        <w:r w:rsidR="00D34AA4">
          <w:rPr>
            <w:noProof/>
            <w:webHidden/>
          </w:rPr>
          <w:fldChar w:fldCharType="end"/>
        </w:r>
      </w:hyperlink>
    </w:p>
    <w:p w14:paraId="417BCC89" w14:textId="564A930D"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969" w:history="1">
        <w:r w:rsidR="00D34AA4" w:rsidRPr="008252E3">
          <w:rPr>
            <w:rStyle w:val="af2"/>
            <w:noProof/>
          </w:rPr>
          <w:t>图</w:t>
        </w:r>
        <w:r w:rsidR="00D34AA4" w:rsidRPr="008252E3">
          <w:rPr>
            <w:rStyle w:val="af2"/>
            <w:noProof/>
          </w:rPr>
          <w:t xml:space="preserve">2.3 </w:t>
        </w:r>
        <w:r w:rsidR="00D34AA4" w:rsidRPr="008252E3">
          <w:rPr>
            <w:rStyle w:val="af2"/>
            <w:noProof/>
          </w:rPr>
          <w:t>传统静态编译器架构</w:t>
        </w:r>
        <w:r w:rsidR="00D34AA4">
          <w:rPr>
            <w:noProof/>
            <w:webHidden/>
          </w:rPr>
          <w:tab/>
        </w:r>
        <w:r w:rsidR="00D34AA4">
          <w:rPr>
            <w:noProof/>
            <w:webHidden/>
          </w:rPr>
          <w:fldChar w:fldCharType="begin"/>
        </w:r>
        <w:r w:rsidR="00D34AA4">
          <w:rPr>
            <w:noProof/>
            <w:webHidden/>
          </w:rPr>
          <w:instrText xml:space="preserve"> PAGEREF _Toc37080969 \h </w:instrText>
        </w:r>
        <w:r w:rsidR="00D34AA4">
          <w:rPr>
            <w:noProof/>
            <w:webHidden/>
          </w:rPr>
        </w:r>
        <w:r w:rsidR="00D34AA4">
          <w:rPr>
            <w:noProof/>
            <w:webHidden/>
          </w:rPr>
          <w:fldChar w:fldCharType="separate"/>
        </w:r>
        <w:r w:rsidR="00D34AA4">
          <w:rPr>
            <w:noProof/>
            <w:webHidden/>
          </w:rPr>
          <w:t>11</w:t>
        </w:r>
        <w:r w:rsidR="00D34AA4">
          <w:rPr>
            <w:noProof/>
            <w:webHidden/>
          </w:rPr>
          <w:fldChar w:fldCharType="end"/>
        </w:r>
      </w:hyperlink>
    </w:p>
    <w:p w14:paraId="4562730B" w14:textId="55BF4FC6"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970" w:history="1">
        <w:r w:rsidR="00D34AA4" w:rsidRPr="008252E3">
          <w:rPr>
            <w:rStyle w:val="af2"/>
            <w:noProof/>
          </w:rPr>
          <w:t>图</w:t>
        </w:r>
        <w:r w:rsidR="00D34AA4" w:rsidRPr="008252E3">
          <w:rPr>
            <w:rStyle w:val="af2"/>
            <w:noProof/>
          </w:rPr>
          <w:t>2.4 LLVM</w:t>
        </w:r>
        <w:r w:rsidR="00D34AA4" w:rsidRPr="008252E3">
          <w:rPr>
            <w:rStyle w:val="af2"/>
            <w:noProof/>
          </w:rPr>
          <w:t>架构</w:t>
        </w:r>
        <w:r w:rsidR="00D34AA4">
          <w:rPr>
            <w:noProof/>
            <w:webHidden/>
          </w:rPr>
          <w:tab/>
        </w:r>
        <w:r w:rsidR="00D34AA4">
          <w:rPr>
            <w:noProof/>
            <w:webHidden/>
          </w:rPr>
          <w:fldChar w:fldCharType="begin"/>
        </w:r>
        <w:r w:rsidR="00D34AA4">
          <w:rPr>
            <w:noProof/>
            <w:webHidden/>
          </w:rPr>
          <w:instrText xml:space="preserve"> PAGEREF _Toc37080970 \h </w:instrText>
        </w:r>
        <w:r w:rsidR="00D34AA4">
          <w:rPr>
            <w:noProof/>
            <w:webHidden/>
          </w:rPr>
        </w:r>
        <w:r w:rsidR="00D34AA4">
          <w:rPr>
            <w:noProof/>
            <w:webHidden/>
          </w:rPr>
          <w:fldChar w:fldCharType="separate"/>
        </w:r>
        <w:r w:rsidR="00D34AA4">
          <w:rPr>
            <w:noProof/>
            <w:webHidden/>
          </w:rPr>
          <w:t>11</w:t>
        </w:r>
        <w:r w:rsidR="00D34AA4">
          <w:rPr>
            <w:noProof/>
            <w:webHidden/>
          </w:rPr>
          <w:fldChar w:fldCharType="end"/>
        </w:r>
      </w:hyperlink>
    </w:p>
    <w:p w14:paraId="6CE44D94" w14:textId="62EBFFF4"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971" w:history="1">
        <w:r w:rsidR="00D34AA4" w:rsidRPr="008252E3">
          <w:rPr>
            <w:rStyle w:val="af2"/>
            <w:noProof/>
          </w:rPr>
          <w:t>图</w:t>
        </w:r>
        <w:r w:rsidR="00D34AA4" w:rsidRPr="008252E3">
          <w:rPr>
            <w:rStyle w:val="af2"/>
            <w:noProof/>
          </w:rPr>
          <w:t>2.5 LLVM IR</w:t>
        </w:r>
        <w:r w:rsidR="00D34AA4" w:rsidRPr="008252E3">
          <w:rPr>
            <w:rStyle w:val="af2"/>
            <w:noProof/>
          </w:rPr>
          <w:t>示例</w:t>
        </w:r>
        <w:r w:rsidR="00D34AA4">
          <w:rPr>
            <w:noProof/>
            <w:webHidden/>
          </w:rPr>
          <w:tab/>
        </w:r>
        <w:r w:rsidR="00D34AA4">
          <w:rPr>
            <w:noProof/>
            <w:webHidden/>
          </w:rPr>
          <w:fldChar w:fldCharType="begin"/>
        </w:r>
        <w:r w:rsidR="00D34AA4">
          <w:rPr>
            <w:noProof/>
            <w:webHidden/>
          </w:rPr>
          <w:instrText xml:space="preserve"> PAGEREF _Toc37080971 \h </w:instrText>
        </w:r>
        <w:r w:rsidR="00D34AA4">
          <w:rPr>
            <w:noProof/>
            <w:webHidden/>
          </w:rPr>
        </w:r>
        <w:r w:rsidR="00D34AA4">
          <w:rPr>
            <w:noProof/>
            <w:webHidden/>
          </w:rPr>
          <w:fldChar w:fldCharType="separate"/>
        </w:r>
        <w:r w:rsidR="00D34AA4">
          <w:rPr>
            <w:noProof/>
            <w:webHidden/>
          </w:rPr>
          <w:t>12</w:t>
        </w:r>
        <w:r w:rsidR="00D34AA4">
          <w:rPr>
            <w:noProof/>
            <w:webHidden/>
          </w:rPr>
          <w:fldChar w:fldCharType="end"/>
        </w:r>
      </w:hyperlink>
    </w:p>
    <w:p w14:paraId="0D8105C7" w14:textId="70F7EF5A"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972" w:history="1">
        <w:r w:rsidR="00D34AA4" w:rsidRPr="008252E3">
          <w:rPr>
            <w:rStyle w:val="af2"/>
            <w:noProof/>
          </w:rPr>
          <w:t>图</w:t>
        </w:r>
        <w:r w:rsidR="00D34AA4" w:rsidRPr="008252E3">
          <w:rPr>
            <w:rStyle w:val="af2"/>
            <w:noProof/>
          </w:rPr>
          <w:t xml:space="preserve">2.6 </w:t>
        </w:r>
        <w:r w:rsidR="00D34AA4" w:rsidRPr="008252E3">
          <w:rPr>
            <w:rStyle w:val="af2"/>
            <w:noProof/>
          </w:rPr>
          <w:t>程序的上下文流图示例</w:t>
        </w:r>
        <w:r w:rsidR="00D34AA4">
          <w:rPr>
            <w:noProof/>
            <w:webHidden/>
          </w:rPr>
          <w:tab/>
        </w:r>
        <w:r w:rsidR="00D34AA4">
          <w:rPr>
            <w:noProof/>
            <w:webHidden/>
          </w:rPr>
          <w:fldChar w:fldCharType="begin"/>
        </w:r>
        <w:r w:rsidR="00D34AA4">
          <w:rPr>
            <w:noProof/>
            <w:webHidden/>
          </w:rPr>
          <w:instrText xml:space="preserve"> PAGEREF _Toc37080972 \h </w:instrText>
        </w:r>
        <w:r w:rsidR="00D34AA4">
          <w:rPr>
            <w:noProof/>
            <w:webHidden/>
          </w:rPr>
        </w:r>
        <w:r w:rsidR="00D34AA4">
          <w:rPr>
            <w:noProof/>
            <w:webHidden/>
          </w:rPr>
          <w:fldChar w:fldCharType="separate"/>
        </w:r>
        <w:r w:rsidR="00D34AA4">
          <w:rPr>
            <w:noProof/>
            <w:webHidden/>
          </w:rPr>
          <w:t>12</w:t>
        </w:r>
        <w:r w:rsidR="00D34AA4">
          <w:rPr>
            <w:noProof/>
            <w:webHidden/>
          </w:rPr>
          <w:fldChar w:fldCharType="end"/>
        </w:r>
      </w:hyperlink>
    </w:p>
    <w:p w14:paraId="29C7630F" w14:textId="7F1D41F1"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973" w:history="1">
        <w:r w:rsidR="00D34AA4" w:rsidRPr="008252E3">
          <w:rPr>
            <w:rStyle w:val="af2"/>
            <w:noProof/>
          </w:rPr>
          <w:t>图</w:t>
        </w:r>
        <w:r w:rsidR="00D34AA4" w:rsidRPr="008252E3">
          <w:rPr>
            <w:rStyle w:val="af2"/>
            <w:noProof/>
          </w:rPr>
          <w:t>2.7 Polyhedral</w:t>
        </w:r>
        <w:r w:rsidR="00D34AA4" w:rsidRPr="008252E3">
          <w:rPr>
            <w:rStyle w:val="af2"/>
            <w:noProof/>
          </w:rPr>
          <w:t>模型示例</w:t>
        </w:r>
        <w:r w:rsidR="00D34AA4">
          <w:rPr>
            <w:noProof/>
            <w:webHidden/>
          </w:rPr>
          <w:tab/>
        </w:r>
        <w:r w:rsidR="00D34AA4">
          <w:rPr>
            <w:noProof/>
            <w:webHidden/>
          </w:rPr>
          <w:fldChar w:fldCharType="begin"/>
        </w:r>
        <w:r w:rsidR="00D34AA4">
          <w:rPr>
            <w:noProof/>
            <w:webHidden/>
          </w:rPr>
          <w:instrText xml:space="preserve"> PAGEREF _Toc37080973 \h </w:instrText>
        </w:r>
        <w:r w:rsidR="00D34AA4">
          <w:rPr>
            <w:noProof/>
            <w:webHidden/>
          </w:rPr>
        </w:r>
        <w:r w:rsidR="00D34AA4">
          <w:rPr>
            <w:noProof/>
            <w:webHidden/>
          </w:rPr>
          <w:fldChar w:fldCharType="separate"/>
        </w:r>
        <w:r w:rsidR="00D34AA4">
          <w:rPr>
            <w:noProof/>
            <w:webHidden/>
          </w:rPr>
          <w:t>14</w:t>
        </w:r>
        <w:r w:rsidR="00D34AA4">
          <w:rPr>
            <w:noProof/>
            <w:webHidden/>
          </w:rPr>
          <w:fldChar w:fldCharType="end"/>
        </w:r>
      </w:hyperlink>
    </w:p>
    <w:p w14:paraId="61300007" w14:textId="696DC5F0"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974" w:history="1">
        <w:r w:rsidR="00D34AA4" w:rsidRPr="008252E3">
          <w:rPr>
            <w:rStyle w:val="af2"/>
            <w:noProof/>
          </w:rPr>
          <w:t>图</w:t>
        </w:r>
        <w:r w:rsidR="00D34AA4" w:rsidRPr="008252E3">
          <w:rPr>
            <w:rStyle w:val="af2"/>
            <w:noProof/>
          </w:rPr>
          <w:t xml:space="preserve">2.8 </w:t>
        </w:r>
        <w:r w:rsidR="00D34AA4" w:rsidRPr="008252E3">
          <w:rPr>
            <w:rStyle w:val="af2"/>
            <w:noProof/>
          </w:rPr>
          <w:t>基于多面体模型的编译工具工作流程</w:t>
        </w:r>
        <w:r w:rsidR="00D34AA4">
          <w:rPr>
            <w:noProof/>
            <w:webHidden/>
          </w:rPr>
          <w:tab/>
        </w:r>
        <w:r w:rsidR="00D34AA4">
          <w:rPr>
            <w:noProof/>
            <w:webHidden/>
          </w:rPr>
          <w:fldChar w:fldCharType="begin"/>
        </w:r>
        <w:r w:rsidR="00D34AA4">
          <w:rPr>
            <w:noProof/>
            <w:webHidden/>
          </w:rPr>
          <w:instrText xml:space="preserve"> PAGEREF _Toc37080974 \h </w:instrText>
        </w:r>
        <w:r w:rsidR="00D34AA4">
          <w:rPr>
            <w:noProof/>
            <w:webHidden/>
          </w:rPr>
        </w:r>
        <w:r w:rsidR="00D34AA4">
          <w:rPr>
            <w:noProof/>
            <w:webHidden/>
          </w:rPr>
          <w:fldChar w:fldCharType="separate"/>
        </w:r>
        <w:r w:rsidR="00D34AA4">
          <w:rPr>
            <w:noProof/>
            <w:webHidden/>
          </w:rPr>
          <w:t>14</w:t>
        </w:r>
        <w:r w:rsidR="00D34AA4">
          <w:rPr>
            <w:noProof/>
            <w:webHidden/>
          </w:rPr>
          <w:fldChar w:fldCharType="end"/>
        </w:r>
      </w:hyperlink>
    </w:p>
    <w:p w14:paraId="097DF49F" w14:textId="1B6D4C8D"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975" w:history="1">
        <w:r w:rsidR="00D34AA4" w:rsidRPr="008252E3">
          <w:rPr>
            <w:rStyle w:val="af2"/>
            <w:noProof/>
          </w:rPr>
          <w:t>图</w:t>
        </w:r>
        <w:r w:rsidR="00D34AA4" w:rsidRPr="008252E3">
          <w:rPr>
            <w:rStyle w:val="af2"/>
            <w:noProof/>
          </w:rPr>
          <w:t>2.9</w:t>
        </w:r>
        <w:r w:rsidR="00D34AA4" w:rsidRPr="008252E3">
          <w:rPr>
            <w:rStyle w:val="af2"/>
            <w:noProof/>
          </w:rPr>
          <w:t>有向图及其邻接矩阵</w:t>
        </w:r>
        <w:r w:rsidR="00D34AA4">
          <w:rPr>
            <w:noProof/>
            <w:webHidden/>
          </w:rPr>
          <w:tab/>
        </w:r>
        <w:r w:rsidR="00D34AA4">
          <w:rPr>
            <w:noProof/>
            <w:webHidden/>
          </w:rPr>
          <w:fldChar w:fldCharType="begin"/>
        </w:r>
        <w:r w:rsidR="00D34AA4">
          <w:rPr>
            <w:noProof/>
            <w:webHidden/>
          </w:rPr>
          <w:instrText xml:space="preserve"> PAGEREF _Toc37080975 \h </w:instrText>
        </w:r>
        <w:r w:rsidR="00D34AA4">
          <w:rPr>
            <w:noProof/>
            <w:webHidden/>
          </w:rPr>
        </w:r>
        <w:r w:rsidR="00D34AA4">
          <w:rPr>
            <w:noProof/>
            <w:webHidden/>
          </w:rPr>
          <w:fldChar w:fldCharType="separate"/>
        </w:r>
        <w:r w:rsidR="00D34AA4">
          <w:rPr>
            <w:noProof/>
            <w:webHidden/>
          </w:rPr>
          <w:t>16</w:t>
        </w:r>
        <w:r w:rsidR="00D34AA4">
          <w:rPr>
            <w:noProof/>
            <w:webHidden/>
          </w:rPr>
          <w:fldChar w:fldCharType="end"/>
        </w:r>
      </w:hyperlink>
    </w:p>
    <w:p w14:paraId="401E36B4" w14:textId="54455E8D"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976" w:history="1">
        <w:r w:rsidR="00D34AA4" w:rsidRPr="008252E3">
          <w:rPr>
            <w:rStyle w:val="af2"/>
            <w:noProof/>
          </w:rPr>
          <w:t>图</w:t>
        </w:r>
        <w:r w:rsidR="00D34AA4" w:rsidRPr="008252E3">
          <w:rPr>
            <w:rStyle w:val="af2"/>
            <w:noProof/>
          </w:rPr>
          <w:t>2.10 GNN</w:t>
        </w:r>
        <w:r w:rsidR="00D34AA4" w:rsidRPr="008252E3">
          <w:rPr>
            <w:rStyle w:val="af2"/>
            <w:noProof/>
          </w:rPr>
          <w:t>状态更新示例</w:t>
        </w:r>
        <w:r w:rsidR="00D34AA4">
          <w:rPr>
            <w:noProof/>
            <w:webHidden/>
          </w:rPr>
          <w:tab/>
        </w:r>
        <w:r w:rsidR="00D34AA4">
          <w:rPr>
            <w:noProof/>
            <w:webHidden/>
          </w:rPr>
          <w:fldChar w:fldCharType="begin"/>
        </w:r>
        <w:r w:rsidR="00D34AA4">
          <w:rPr>
            <w:noProof/>
            <w:webHidden/>
          </w:rPr>
          <w:instrText xml:space="preserve"> PAGEREF _Toc37080976 \h </w:instrText>
        </w:r>
        <w:r w:rsidR="00D34AA4">
          <w:rPr>
            <w:noProof/>
            <w:webHidden/>
          </w:rPr>
        </w:r>
        <w:r w:rsidR="00D34AA4">
          <w:rPr>
            <w:noProof/>
            <w:webHidden/>
          </w:rPr>
          <w:fldChar w:fldCharType="separate"/>
        </w:r>
        <w:r w:rsidR="00D34AA4">
          <w:rPr>
            <w:noProof/>
            <w:webHidden/>
          </w:rPr>
          <w:t>17</w:t>
        </w:r>
        <w:r w:rsidR="00D34AA4">
          <w:rPr>
            <w:noProof/>
            <w:webHidden/>
          </w:rPr>
          <w:fldChar w:fldCharType="end"/>
        </w:r>
      </w:hyperlink>
    </w:p>
    <w:p w14:paraId="6225610B" w14:textId="4E7C3FDD"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977" w:history="1">
        <w:r w:rsidR="00D34AA4" w:rsidRPr="008252E3">
          <w:rPr>
            <w:rStyle w:val="af2"/>
            <w:noProof/>
          </w:rPr>
          <w:t>图</w:t>
        </w:r>
        <w:r w:rsidR="00D34AA4" w:rsidRPr="008252E3">
          <w:rPr>
            <w:rStyle w:val="af2"/>
            <w:noProof/>
          </w:rPr>
          <w:t>2.11 GNN</w:t>
        </w:r>
        <w:r w:rsidR="00D34AA4" w:rsidRPr="008252E3">
          <w:rPr>
            <w:rStyle w:val="af2"/>
            <w:noProof/>
          </w:rPr>
          <w:t>状态更新与输出流程图</w:t>
        </w:r>
        <w:r w:rsidR="00D34AA4">
          <w:rPr>
            <w:noProof/>
            <w:webHidden/>
          </w:rPr>
          <w:tab/>
        </w:r>
        <w:r w:rsidR="00D34AA4">
          <w:rPr>
            <w:noProof/>
            <w:webHidden/>
          </w:rPr>
          <w:fldChar w:fldCharType="begin"/>
        </w:r>
        <w:r w:rsidR="00D34AA4">
          <w:rPr>
            <w:noProof/>
            <w:webHidden/>
          </w:rPr>
          <w:instrText xml:space="preserve"> PAGEREF _Toc37080977 \h </w:instrText>
        </w:r>
        <w:r w:rsidR="00D34AA4">
          <w:rPr>
            <w:noProof/>
            <w:webHidden/>
          </w:rPr>
        </w:r>
        <w:r w:rsidR="00D34AA4">
          <w:rPr>
            <w:noProof/>
            <w:webHidden/>
          </w:rPr>
          <w:fldChar w:fldCharType="separate"/>
        </w:r>
        <w:r w:rsidR="00D34AA4">
          <w:rPr>
            <w:noProof/>
            <w:webHidden/>
          </w:rPr>
          <w:t>18</w:t>
        </w:r>
        <w:r w:rsidR="00D34AA4">
          <w:rPr>
            <w:noProof/>
            <w:webHidden/>
          </w:rPr>
          <w:fldChar w:fldCharType="end"/>
        </w:r>
      </w:hyperlink>
    </w:p>
    <w:p w14:paraId="4F08D20A" w14:textId="5A65D3C0"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978" w:history="1">
        <w:r w:rsidR="00D34AA4" w:rsidRPr="008252E3">
          <w:rPr>
            <w:rStyle w:val="af2"/>
            <w:noProof/>
          </w:rPr>
          <w:t>图</w:t>
        </w:r>
        <w:r w:rsidR="00D34AA4" w:rsidRPr="008252E3">
          <w:rPr>
            <w:rStyle w:val="af2"/>
            <w:noProof/>
          </w:rPr>
          <w:t xml:space="preserve">2.12 </w:t>
        </w:r>
        <w:r w:rsidR="00D34AA4" w:rsidRPr="008252E3">
          <w:rPr>
            <w:rStyle w:val="af2"/>
            <w:noProof/>
          </w:rPr>
          <w:t>卷积示例</w:t>
        </w:r>
        <w:r w:rsidR="00D34AA4">
          <w:rPr>
            <w:noProof/>
            <w:webHidden/>
          </w:rPr>
          <w:tab/>
        </w:r>
        <w:r w:rsidR="00D34AA4">
          <w:rPr>
            <w:noProof/>
            <w:webHidden/>
          </w:rPr>
          <w:fldChar w:fldCharType="begin"/>
        </w:r>
        <w:r w:rsidR="00D34AA4">
          <w:rPr>
            <w:noProof/>
            <w:webHidden/>
          </w:rPr>
          <w:instrText xml:space="preserve"> PAGEREF _Toc37080978 \h </w:instrText>
        </w:r>
        <w:r w:rsidR="00D34AA4">
          <w:rPr>
            <w:noProof/>
            <w:webHidden/>
          </w:rPr>
        </w:r>
        <w:r w:rsidR="00D34AA4">
          <w:rPr>
            <w:noProof/>
            <w:webHidden/>
          </w:rPr>
          <w:fldChar w:fldCharType="separate"/>
        </w:r>
        <w:r w:rsidR="00D34AA4">
          <w:rPr>
            <w:noProof/>
            <w:webHidden/>
          </w:rPr>
          <w:t>19</w:t>
        </w:r>
        <w:r w:rsidR="00D34AA4">
          <w:rPr>
            <w:noProof/>
            <w:webHidden/>
          </w:rPr>
          <w:fldChar w:fldCharType="end"/>
        </w:r>
      </w:hyperlink>
    </w:p>
    <w:p w14:paraId="206EAAD1" w14:textId="6AF1D1DF"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979" w:history="1">
        <w:r w:rsidR="00D34AA4" w:rsidRPr="008252E3">
          <w:rPr>
            <w:rStyle w:val="af2"/>
            <w:noProof/>
          </w:rPr>
          <w:t>图</w:t>
        </w:r>
        <w:r w:rsidR="00D34AA4" w:rsidRPr="008252E3">
          <w:rPr>
            <w:rStyle w:val="af2"/>
            <w:noProof/>
          </w:rPr>
          <w:t xml:space="preserve">3.1 </w:t>
        </w:r>
        <w:r w:rsidR="00D34AA4" w:rsidRPr="008252E3">
          <w:rPr>
            <w:rStyle w:val="af2"/>
            <w:noProof/>
          </w:rPr>
          <w:t>第</w:t>
        </w:r>
        <w:r w:rsidR="00D34AA4" w:rsidRPr="008252E3">
          <w:rPr>
            <w:rStyle w:val="af2"/>
            <w:noProof/>
          </w:rPr>
          <w:t>3</w:t>
        </w:r>
        <w:r w:rsidR="00D34AA4" w:rsidRPr="008252E3">
          <w:rPr>
            <w:rStyle w:val="af2"/>
            <w:noProof/>
          </w:rPr>
          <w:t>章工作目录结构说明</w:t>
        </w:r>
        <w:r w:rsidR="00D34AA4">
          <w:rPr>
            <w:noProof/>
            <w:webHidden/>
          </w:rPr>
          <w:tab/>
        </w:r>
        <w:r w:rsidR="00D34AA4">
          <w:rPr>
            <w:noProof/>
            <w:webHidden/>
          </w:rPr>
          <w:fldChar w:fldCharType="begin"/>
        </w:r>
        <w:r w:rsidR="00D34AA4">
          <w:rPr>
            <w:noProof/>
            <w:webHidden/>
          </w:rPr>
          <w:instrText xml:space="preserve"> PAGEREF _Toc37080979 \h </w:instrText>
        </w:r>
        <w:r w:rsidR="00D34AA4">
          <w:rPr>
            <w:noProof/>
            <w:webHidden/>
          </w:rPr>
        </w:r>
        <w:r w:rsidR="00D34AA4">
          <w:rPr>
            <w:noProof/>
            <w:webHidden/>
          </w:rPr>
          <w:fldChar w:fldCharType="separate"/>
        </w:r>
        <w:r w:rsidR="00D34AA4">
          <w:rPr>
            <w:noProof/>
            <w:webHidden/>
          </w:rPr>
          <w:t>20</w:t>
        </w:r>
        <w:r w:rsidR="00D34AA4">
          <w:rPr>
            <w:noProof/>
            <w:webHidden/>
          </w:rPr>
          <w:fldChar w:fldCharType="end"/>
        </w:r>
      </w:hyperlink>
    </w:p>
    <w:p w14:paraId="509BDDF4" w14:textId="62C57B84"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980" w:history="1">
        <w:r w:rsidR="00D34AA4" w:rsidRPr="008252E3">
          <w:rPr>
            <w:rStyle w:val="af2"/>
            <w:noProof/>
          </w:rPr>
          <w:t>图</w:t>
        </w:r>
        <w:r w:rsidR="00D34AA4" w:rsidRPr="008252E3">
          <w:rPr>
            <w:rStyle w:val="af2"/>
            <w:noProof/>
          </w:rPr>
          <w:t>3.2</w:t>
        </w:r>
        <w:r w:rsidR="00D34AA4" w:rsidRPr="008252E3">
          <w:rPr>
            <w:rStyle w:val="af2"/>
            <w:noProof/>
          </w:rPr>
          <w:t>程序的抽象结构</w:t>
        </w:r>
        <w:r w:rsidR="00D34AA4">
          <w:rPr>
            <w:noProof/>
            <w:webHidden/>
          </w:rPr>
          <w:tab/>
        </w:r>
        <w:r w:rsidR="00D34AA4">
          <w:rPr>
            <w:noProof/>
            <w:webHidden/>
          </w:rPr>
          <w:fldChar w:fldCharType="begin"/>
        </w:r>
        <w:r w:rsidR="00D34AA4">
          <w:rPr>
            <w:noProof/>
            <w:webHidden/>
          </w:rPr>
          <w:instrText xml:space="preserve"> PAGEREF _Toc37080980 \h </w:instrText>
        </w:r>
        <w:r w:rsidR="00D34AA4">
          <w:rPr>
            <w:noProof/>
            <w:webHidden/>
          </w:rPr>
        </w:r>
        <w:r w:rsidR="00D34AA4">
          <w:rPr>
            <w:noProof/>
            <w:webHidden/>
          </w:rPr>
          <w:fldChar w:fldCharType="separate"/>
        </w:r>
        <w:r w:rsidR="00D34AA4">
          <w:rPr>
            <w:noProof/>
            <w:webHidden/>
          </w:rPr>
          <w:t>23</w:t>
        </w:r>
        <w:r w:rsidR="00D34AA4">
          <w:rPr>
            <w:noProof/>
            <w:webHidden/>
          </w:rPr>
          <w:fldChar w:fldCharType="end"/>
        </w:r>
      </w:hyperlink>
    </w:p>
    <w:p w14:paraId="069EC52B" w14:textId="53171416"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981" w:history="1">
        <w:r w:rsidR="00D34AA4" w:rsidRPr="008252E3">
          <w:rPr>
            <w:rStyle w:val="af2"/>
            <w:noProof/>
          </w:rPr>
          <w:t>图</w:t>
        </w:r>
        <w:r w:rsidR="00D34AA4" w:rsidRPr="008252E3">
          <w:rPr>
            <w:rStyle w:val="af2"/>
            <w:noProof/>
          </w:rPr>
          <w:t>3.3</w:t>
        </w:r>
        <w:r w:rsidR="00D34AA4" w:rsidRPr="008252E3">
          <w:rPr>
            <w:rStyle w:val="af2"/>
            <w:noProof/>
          </w:rPr>
          <w:t>循环提取算法</w:t>
        </w:r>
        <w:r w:rsidR="00D34AA4">
          <w:rPr>
            <w:noProof/>
            <w:webHidden/>
          </w:rPr>
          <w:tab/>
        </w:r>
        <w:r w:rsidR="00D34AA4">
          <w:rPr>
            <w:noProof/>
            <w:webHidden/>
          </w:rPr>
          <w:fldChar w:fldCharType="begin"/>
        </w:r>
        <w:r w:rsidR="00D34AA4">
          <w:rPr>
            <w:noProof/>
            <w:webHidden/>
          </w:rPr>
          <w:instrText xml:space="preserve"> PAGEREF _Toc37080981 \h </w:instrText>
        </w:r>
        <w:r w:rsidR="00D34AA4">
          <w:rPr>
            <w:noProof/>
            <w:webHidden/>
          </w:rPr>
        </w:r>
        <w:r w:rsidR="00D34AA4">
          <w:rPr>
            <w:noProof/>
            <w:webHidden/>
          </w:rPr>
          <w:fldChar w:fldCharType="separate"/>
        </w:r>
        <w:r w:rsidR="00D34AA4">
          <w:rPr>
            <w:noProof/>
            <w:webHidden/>
          </w:rPr>
          <w:t>24</w:t>
        </w:r>
        <w:r w:rsidR="00D34AA4">
          <w:rPr>
            <w:noProof/>
            <w:webHidden/>
          </w:rPr>
          <w:fldChar w:fldCharType="end"/>
        </w:r>
      </w:hyperlink>
    </w:p>
    <w:p w14:paraId="13FEA8D6" w14:textId="160116D7"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982" w:history="1">
        <w:r w:rsidR="00D34AA4" w:rsidRPr="008252E3">
          <w:rPr>
            <w:rStyle w:val="af2"/>
            <w:noProof/>
          </w:rPr>
          <w:t>图</w:t>
        </w:r>
        <w:r w:rsidR="00D34AA4" w:rsidRPr="008252E3">
          <w:rPr>
            <w:rStyle w:val="af2"/>
            <w:noProof/>
          </w:rPr>
          <w:t>3.4</w:t>
        </w:r>
        <w:r w:rsidR="00D34AA4" w:rsidRPr="008252E3">
          <w:rPr>
            <w:rStyle w:val="af2"/>
            <w:noProof/>
          </w:rPr>
          <w:t>提取结果示例</w:t>
        </w:r>
        <w:r w:rsidR="00D34AA4">
          <w:rPr>
            <w:noProof/>
            <w:webHidden/>
          </w:rPr>
          <w:tab/>
        </w:r>
        <w:r w:rsidR="00D34AA4">
          <w:rPr>
            <w:noProof/>
            <w:webHidden/>
          </w:rPr>
          <w:fldChar w:fldCharType="begin"/>
        </w:r>
        <w:r w:rsidR="00D34AA4">
          <w:rPr>
            <w:noProof/>
            <w:webHidden/>
          </w:rPr>
          <w:instrText xml:space="preserve"> PAGEREF _Toc37080982 \h </w:instrText>
        </w:r>
        <w:r w:rsidR="00D34AA4">
          <w:rPr>
            <w:noProof/>
            <w:webHidden/>
          </w:rPr>
        </w:r>
        <w:r w:rsidR="00D34AA4">
          <w:rPr>
            <w:noProof/>
            <w:webHidden/>
          </w:rPr>
          <w:fldChar w:fldCharType="separate"/>
        </w:r>
        <w:r w:rsidR="00D34AA4">
          <w:rPr>
            <w:noProof/>
            <w:webHidden/>
          </w:rPr>
          <w:t>25</w:t>
        </w:r>
        <w:r w:rsidR="00D34AA4">
          <w:rPr>
            <w:noProof/>
            <w:webHidden/>
          </w:rPr>
          <w:fldChar w:fldCharType="end"/>
        </w:r>
      </w:hyperlink>
    </w:p>
    <w:p w14:paraId="2B9FE5A5" w14:textId="665A6EBA"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983" w:history="1">
        <w:r w:rsidR="00D34AA4" w:rsidRPr="008252E3">
          <w:rPr>
            <w:rStyle w:val="af2"/>
            <w:noProof/>
          </w:rPr>
          <w:t>图</w:t>
        </w:r>
        <w:r w:rsidR="00D34AA4" w:rsidRPr="008252E3">
          <w:rPr>
            <w:rStyle w:val="af2"/>
            <w:noProof/>
          </w:rPr>
          <w:t>3.5</w:t>
        </w:r>
        <w:r w:rsidR="00D34AA4" w:rsidRPr="008252E3">
          <w:rPr>
            <w:rStyle w:val="af2"/>
            <w:noProof/>
          </w:rPr>
          <w:t>代码重构算法</w:t>
        </w:r>
        <w:r w:rsidR="00D34AA4">
          <w:rPr>
            <w:noProof/>
            <w:webHidden/>
          </w:rPr>
          <w:tab/>
        </w:r>
        <w:r w:rsidR="00D34AA4">
          <w:rPr>
            <w:noProof/>
            <w:webHidden/>
          </w:rPr>
          <w:fldChar w:fldCharType="begin"/>
        </w:r>
        <w:r w:rsidR="00D34AA4">
          <w:rPr>
            <w:noProof/>
            <w:webHidden/>
          </w:rPr>
          <w:instrText xml:space="preserve"> PAGEREF _Toc37080983 \h </w:instrText>
        </w:r>
        <w:r w:rsidR="00D34AA4">
          <w:rPr>
            <w:noProof/>
            <w:webHidden/>
          </w:rPr>
        </w:r>
        <w:r w:rsidR="00D34AA4">
          <w:rPr>
            <w:noProof/>
            <w:webHidden/>
          </w:rPr>
          <w:fldChar w:fldCharType="separate"/>
        </w:r>
        <w:r w:rsidR="00D34AA4">
          <w:rPr>
            <w:noProof/>
            <w:webHidden/>
          </w:rPr>
          <w:t>26</w:t>
        </w:r>
        <w:r w:rsidR="00D34AA4">
          <w:rPr>
            <w:noProof/>
            <w:webHidden/>
          </w:rPr>
          <w:fldChar w:fldCharType="end"/>
        </w:r>
      </w:hyperlink>
    </w:p>
    <w:p w14:paraId="3039C4DB" w14:textId="740418E7"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984" w:history="1">
        <w:r w:rsidR="00D34AA4" w:rsidRPr="008252E3">
          <w:rPr>
            <w:rStyle w:val="af2"/>
            <w:noProof/>
          </w:rPr>
          <w:t>图</w:t>
        </w:r>
        <w:r w:rsidR="00D34AA4" w:rsidRPr="008252E3">
          <w:rPr>
            <w:rStyle w:val="af2"/>
            <w:noProof/>
          </w:rPr>
          <w:t>3.7</w:t>
        </w:r>
        <w:r w:rsidR="00D34AA4" w:rsidRPr="008252E3">
          <w:rPr>
            <w:rStyle w:val="af2"/>
            <w:noProof/>
          </w:rPr>
          <w:t>编译命令</w:t>
        </w:r>
        <w:r w:rsidR="00D34AA4">
          <w:rPr>
            <w:noProof/>
            <w:webHidden/>
          </w:rPr>
          <w:tab/>
        </w:r>
        <w:r w:rsidR="00D34AA4">
          <w:rPr>
            <w:noProof/>
            <w:webHidden/>
          </w:rPr>
          <w:fldChar w:fldCharType="begin"/>
        </w:r>
        <w:r w:rsidR="00D34AA4">
          <w:rPr>
            <w:noProof/>
            <w:webHidden/>
          </w:rPr>
          <w:instrText xml:space="preserve"> PAGEREF _Toc37080984 \h </w:instrText>
        </w:r>
        <w:r w:rsidR="00D34AA4">
          <w:rPr>
            <w:noProof/>
            <w:webHidden/>
          </w:rPr>
        </w:r>
        <w:r w:rsidR="00D34AA4">
          <w:rPr>
            <w:noProof/>
            <w:webHidden/>
          </w:rPr>
          <w:fldChar w:fldCharType="separate"/>
        </w:r>
        <w:r w:rsidR="00D34AA4">
          <w:rPr>
            <w:noProof/>
            <w:webHidden/>
          </w:rPr>
          <w:t>27</w:t>
        </w:r>
        <w:r w:rsidR="00D34AA4">
          <w:rPr>
            <w:noProof/>
            <w:webHidden/>
          </w:rPr>
          <w:fldChar w:fldCharType="end"/>
        </w:r>
      </w:hyperlink>
    </w:p>
    <w:p w14:paraId="3341DE33" w14:textId="564826B7"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985" w:history="1">
        <w:r w:rsidR="00D34AA4" w:rsidRPr="008252E3">
          <w:rPr>
            <w:rStyle w:val="af2"/>
            <w:noProof/>
          </w:rPr>
          <w:t>图</w:t>
        </w:r>
        <w:r w:rsidR="00D34AA4" w:rsidRPr="008252E3">
          <w:rPr>
            <w:rStyle w:val="af2"/>
            <w:noProof/>
          </w:rPr>
          <w:t>3.8 Pluto</w:t>
        </w:r>
        <w:r w:rsidR="00D34AA4" w:rsidRPr="008252E3">
          <w:rPr>
            <w:rStyle w:val="af2"/>
            <w:noProof/>
          </w:rPr>
          <w:t>转换命令</w:t>
        </w:r>
        <w:r w:rsidR="00D34AA4">
          <w:rPr>
            <w:noProof/>
            <w:webHidden/>
          </w:rPr>
          <w:tab/>
        </w:r>
        <w:r w:rsidR="00D34AA4">
          <w:rPr>
            <w:noProof/>
            <w:webHidden/>
          </w:rPr>
          <w:fldChar w:fldCharType="begin"/>
        </w:r>
        <w:r w:rsidR="00D34AA4">
          <w:rPr>
            <w:noProof/>
            <w:webHidden/>
          </w:rPr>
          <w:instrText xml:space="preserve"> PAGEREF _Toc37080985 \h </w:instrText>
        </w:r>
        <w:r w:rsidR="00D34AA4">
          <w:rPr>
            <w:noProof/>
            <w:webHidden/>
          </w:rPr>
        </w:r>
        <w:r w:rsidR="00D34AA4">
          <w:rPr>
            <w:noProof/>
            <w:webHidden/>
          </w:rPr>
          <w:fldChar w:fldCharType="separate"/>
        </w:r>
        <w:r w:rsidR="00D34AA4">
          <w:rPr>
            <w:noProof/>
            <w:webHidden/>
          </w:rPr>
          <w:t>28</w:t>
        </w:r>
        <w:r w:rsidR="00D34AA4">
          <w:rPr>
            <w:noProof/>
            <w:webHidden/>
          </w:rPr>
          <w:fldChar w:fldCharType="end"/>
        </w:r>
      </w:hyperlink>
    </w:p>
    <w:p w14:paraId="00F61FCD" w14:textId="43F3C3BB"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986" w:history="1">
        <w:r w:rsidR="00D34AA4" w:rsidRPr="008252E3">
          <w:rPr>
            <w:rStyle w:val="af2"/>
            <w:noProof/>
          </w:rPr>
          <w:t>图</w:t>
        </w:r>
        <w:r w:rsidR="00D34AA4" w:rsidRPr="008252E3">
          <w:rPr>
            <w:rStyle w:val="af2"/>
            <w:noProof/>
          </w:rPr>
          <w:t>3.9 Pluto</w:t>
        </w:r>
        <w:r w:rsidR="00D34AA4" w:rsidRPr="008252E3">
          <w:rPr>
            <w:rStyle w:val="af2"/>
            <w:noProof/>
          </w:rPr>
          <w:t>转换结果</w:t>
        </w:r>
        <w:r w:rsidR="00D34AA4">
          <w:rPr>
            <w:noProof/>
            <w:webHidden/>
          </w:rPr>
          <w:tab/>
        </w:r>
        <w:r w:rsidR="00D34AA4">
          <w:rPr>
            <w:noProof/>
            <w:webHidden/>
          </w:rPr>
          <w:fldChar w:fldCharType="begin"/>
        </w:r>
        <w:r w:rsidR="00D34AA4">
          <w:rPr>
            <w:noProof/>
            <w:webHidden/>
          </w:rPr>
          <w:instrText xml:space="preserve"> PAGEREF _Toc37080986 \h </w:instrText>
        </w:r>
        <w:r w:rsidR="00D34AA4">
          <w:rPr>
            <w:noProof/>
            <w:webHidden/>
          </w:rPr>
        </w:r>
        <w:r w:rsidR="00D34AA4">
          <w:rPr>
            <w:noProof/>
            <w:webHidden/>
          </w:rPr>
          <w:fldChar w:fldCharType="separate"/>
        </w:r>
        <w:r w:rsidR="00D34AA4">
          <w:rPr>
            <w:noProof/>
            <w:webHidden/>
          </w:rPr>
          <w:t>28</w:t>
        </w:r>
        <w:r w:rsidR="00D34AA4">
          <w:rPr>
            <w:noProof/>
            <w:webHidden/>
          </w:rPr>
          <w:fldChar w:fldCharType="end"/>
        </w:r>
      </w:hyperlink>
    </w:p>
    <w:p w14:paraId="7D2EA3B5" w14:textId="0800C2DF"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987" w:history="1">
        <w:r w:rsidR="00D34AA4" w:rsidRPr="008252E3">
          <w:rPr>
            <w:rStyle w:val="af2"/>
            <w:noProof/>
          </w:rPr>
          <w:t>图</w:t>
        </w:r>
        <w:r w:rsidR="00D34AA4" w:rsidRPr="008252E3">
          <w:rPr>
            <w:rStyle w:val="af2"/>
            <w:noProof/>
          </w:rPr>
          <w:t>3.10 LLVM IR</w:t>
        </w:r>
        <w:r w:rsidR="00D34AA4" w:rsidRPr="008252E3">
          <w:rPr>
            <w:rStyle w:val="af2"/>
            <w:noProof/>
          </w:rPr>
          <w:t>语句基本结构</w:t>
        </w:r>
        <w:r w:rsidR="00D34AA4">
          <w:rPr>
            <w:noProof/>
            <w:webHidden/>
          </w:rPr>
          <w:tab/>
        </w:r>
        <w:r w:rsidR="00D34AA4">
          <w:rPr>
            <w:noProof/>
            <w:webHidden/>
          </w:rPr>
          <w:fldChar w:fldCharType="begin"/>
        </w:r>
        <w:r w:rsidR="00D34AA4">
          <w:rPr>
            <w:noProof/>
            <w:webHidden/>
          </w:rPr>
          <w:instrText xml:space="preserve"> PAGEREF _Toc37080987 \h </w:instrText>
        </w:r>
        <w:r w:rsidR="00D34AA4">
          <w:rPr>
            <w:noProof/>
            <w:webHidden/>
          </w:rPr>
        </w:r>
        <w:r w:rsidR="00D34AA4">
          <w:rPr>
            <w:noProof/>
            <w:webHidden/>
          </w:rPr>
          <w:fldChar w:fldCharType="separate"/>
        </w:r>
        <w:r w:rsidR="00D34AA4">
          <w:rPr>
            <w:noProof/>
            <w:webHidden/>
          </w:rPr>
          <w:t>29</w:t>
        </w:r>
        <w:r w:rsidR="00D34AA4">
          <w:rPr>
            <w:noProof/>
            <w:webHidden/>
          </w:rPr>
          <w:fldChar w:fldCharType="end"/>
        </w:r>
      </w:hyperlink>
    </w:p>
    <w:p w14:paraId="014B455A" w14:textId="74DBDB2B"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988" w:history="1">
        <w:r w:rsidR="00D34AA4" w:rsidRPr="008252E3">
          <w:rPr>
            <w:rStyle w:val="af2"/>
            <w:noProof/>
          </w:rPr>
          <w:t>图</w:t>
        </w:r>
        <w:r w:rsidR="00D34AA4" w:rsidRPr="008252E3">
          <w:rPr>
            <w:rStyle w:val="af2"/>
            <w:noProof/>
          </w:rPr>
          <w:t>3.11</w:t>
        </w:r>
        <w:r w:rsidR="00D34AA4" w:rsidRPr="008252E3">
          <w:rPr>
            <w:rStyle w:val="af2"/>
            <w:noProof/>
          </w:rPr>
          <w:t>非</w:t>
        </w:r>
        <w:r w:rsidR="00D34AA4" w:rsidRPr="008252E3">
          <w:rPr>
            <w:rStyle w:val="af2"/>
            <w:noProof/>
          </w:rPr>
          <w:t>IR</w:t>
        </w:r>
        <w:r w:rsidR="00D34AA4" w:rsidRPr="008252E3">
          <w:rPr>
            <w:rStyle w:val="af2"/>
            <w:noProof/>
          </w:rPr>
          <w:t>指令内容</w:t>
        </w:r>
        <w:r w:rsidR="00D34AA4">
          <w:rPr>
            <w:noProof/>
            <w:webHidden/>
          </w:rPr>
          <w:tab/>
        </w:r>
        <w:r w:rsidR="00D34AA4">
          <w:rPr>
            <w:noProof/>
            <w:webHidden/>
          </w:rPr>
          <w:fldChar w:fldCharType="begin"/>
        </w:r>
        <w:r w:rsidR="00D34AA4">
          <w:rPr>
            <w:noProof/>
            <w:webHidden/>
          </w:rPr>
          <w:instrText xml:space="preserve"> PAGEREF _Toc37080988 \h </w:instrText>
        </w:r>
        <w:r w:rsidR="00D34AA4">
          <w:rPr>
            <w:noProof/>
            <w:webHidden/>
          </w:rPr>
        </w:r>
        <w:r w:rsidR="00D34AA4">
          <w:rPr>
            <w:noProof/>
            <w:webHidden/>
          </w:rPr>
          <w:fldChar w:fldCharType="separate"/>
        </w:r>
        <w:r w:rsidR="00D34AA4">
          <w:rPr>
            <w:noProof/>
            <w:webHidden/>
          </w:rPr>
          <w:t>30</w:t>
        </w:r>
        <w:r w:rsidR="00D34AA4">
          <w:rPr>
            <w:noProof/>
            <w:webHidden/>
          </w:rPr>
          <w:fldChar w:fldCharType="end"/>
        </w:r>
      </w:hyperlink>
    </w:p>
    <w:p w14:paraId="3FB0509B" w14:textId="01574FC3"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989" w:history="1">
        <w:r w:rsidR="00D34AA4" w:rsidRPr="008252E3">
          <w:rPr>
            <w:rStyle w:val="af2"/>
            <w:noProof/>
          </w:rPr>
          <w:t>图</w:t>
        </w:r>
        <w:r w:rsidR="00D34AA4" w:rsidRPr="008252E3">
          <w:rPr>
            <w:rStyle w:val="af2"/>
            <w:noProof/>
          </w:rPr>
          <w:t>3.12</w:t>
        </w:r>
        <w:r w:rsidR="00D34AA4" w:rsidRPr="008252E3">
          <w:rPr>
            <w:rStyle w:val="af2"/>
            <w:noProof/>
          </w:rPr>
          <w:t>构造</w:t>
        </w:r>
        <w:r w:rsidR="00D34AA4" w:rsidRPr="008252E3">
          <w:rPr>
            <w:rStyle w:val="af2"/>
            <w:noProof/>
          </w:rPr>
          <w:t>XFG</w:t>
        </w:r>
        <w:r w:rsidR="00D34AA4" w:rsidRPr="008252E3">
          <w:rPr>
            <w:rStyle w:val="af2"/>
            <w:noProof/>
          </w:rPr>
          <w:t>流程</w:t>
        </w:r>
        <w:r w:rsidR="00D34AA4">
          <w:rPr>
            <w:noProof/>
            <w:webHidden/>
          </w:rPr>
          <w:tab/>
        </w:r>
        <w:r w:rsidR="00D34AA4">
          <w:rPr>
            <w:noProof/>
            <w:webHidden/>
          </w:rPr>
          <w:fldChar w:fldCharType="begin"/>
        </w:r>
        <w:r w:rsidR="00D34AA4">
          <w:rPr>
            <w:noProof/>
            <w:webHidden/>
          </w:rPr>
          <w:instrText xml:space="preserve"> PAGEREF _Toc37080989 \h </w:instrText>
        </w:r>
        <w:r w:rsidR="00D34AA4">
          <w:rPr>
            <w:noProof/>
            <w:webHidden/>
          </w:rPr>
        </w:r>
        <w:r w:rsidR="00D34AA4">
          <w:rPr>
            <w:noProof/>
            <w:webHidden/>
          </w:rPr>
          <w:fldChar w:fldCharType="separate"/>
        </w:r>
        <w:r w:rsidR="00D34AA4">
          <w:rPr>
            <w:noProof/>
            <w:webHidden/>
          </w:rPr>
          <w:t>30</w:t>
        </w:r>
        <w:r w:rsidR="00D34AA4">
          <w:rPr>
            <w:noProof/>
            <w:webHidden/>
          </w:rPr>
          <w:fldChar w:fldCharType="end"/>
        </w:r>
      </w:hyperlink>
    </w:p>
    <w:p w14:paraId="6A112C04" w14:textId="1CFF7406"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990" w:history="1">
        <w:r w:rsidR="00D34AA4" w:rsidRPr="008252E3">
          <w:rPr>
            <w:rStyle w:val="af2"/>
            <w:noProof/>
          </w:rPr>
          <w:t>图</w:t>
        </w:r>
        <w:r w:rsidR="00D34AA4" w:rsidRPr="008252E3">
          <w:rPr>
            <w:rStyle w:val="af2"/>
            <w:noProof/>
          </w:rPr>
          <w:t>3.13</w:t>
        </w:r>
        <w:r w:rsidR="00D34AA4" w:rsidRPr="008252E3">
          <w:rPr>
            <w:rStyle w:val="af2"/>
            <w:noProof/>
          </w:rPr>
          <w:t>基于标识符的</w:t>
        </w:r>
        <w:r w:rsidR="00D34AA4" w:rsidRPr="008252E3">
          <w:rPr>
            <w:rStyle w:val="af2"/>
            <w:noProof/>
          </w:rPr>
          <w:t>XFG</w:t>
        </w:r>
        <w:r w:rsidR="00D34AA4" w:rsidRPr="008252E3">
          <w:rPr>
            <w:rStyle w:val="af2"/>
            <w:noProof/>
          </w:rPr>
          <w:t>存储结构</w:t>
        </w:r>
        <w:r w:rsidR="00D34AA4">
          <w:rPr>
            <w:noProof/>
            <w:webHidden/>
          </w:rPr>
          <w:tab/>
        </w:r>
        <w:r w:rsidR="00D34AA4">
          <w:rPr>
            <w:noProof/>
            <w:webHidden/>
          </w:rPr>
          <w:fldChar w:fldCharType="begin"/>
        </w:r>
        <w:r w:rsidR="00D34AA4">
          <w:rPr>
            <w:noProof/>
            <w:webHidden/>
          </w:rPr>
          <w:instrText xml:space="preserve"> PAGEREF _Toc37080990 \h </w:instrText>
        </w:r>
        <w:r w:rsidR="00D34AA4">
          <w:rPr>
            <w:noProof/>
            <w:webHidden/>
          </w:rPr>
        </w:r>
        <w:r w:rsidR="00D34AA4">
          <w:rPr>
            <w:noProof/>
            <w:webHidden/>
          </w:rPr>
          <w:fldChar w:fldCharType="separate"/>
        </w:r>
        <w:r w:rsidR="00D34AA4">
          <w:rPr>
            <w:noProof/>
            <w:webHidden/>
          </w:rPr>
          <w:t>31</w:t>
        </w:r>
        <w:r w:rsidR="00D34AA4">
          <w:rPr>
            <w:noProof/>
            <w:webHidden/>
          </w:rPr>
          <w:fldChar w:fldCharType="end"/>
        </w:r>
      </w:hyperlink>
    </w:p>
    <w:p w14:paraId="2FD2755D" w14:textId="6943FDAA"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991" w:history="1">
        <w:r w:rsidR="00D34AA4" w:rsidRPr="008252E3">
          <w:rPr>
            <w:rStyle w:val="af2"/>
            <w:noProof/>
          </w:rPr>
          <w:t>图</w:t>
        </w:r>
        <w:r w:rsidR="00D34AA4" w:rsidRPr="008252E3">
          <w:rPr>
            <w:rStyle w:val="af2"/>
            <w:noProof/>
          </w:rPr>
          <w:t xml:space="preserve">3.14 </w:t>
        </w:r>
        <w:r w:rsidR="00D34AA4" w:rsidRPr="008252E3">
          <w:rPr>
            <w:rStyle w:val="af2"/>
            <w:noProof/>
          </w:rPr>
          <w:t>步骤</w:t>
        </w:r>
        <w:r w:rsidR="00D34AA4" w:rsidRPr="008252E3">
          <w:rPr>
            <w:rStyle w:val="af2"/>
            <w:noProof/>
          </w:rPr>
          <w:t>(4)</w:t>
        </w:r>
        <w:r w:rsidR="00D34AA4" w:rsidRPr="008252E3">
          <w:rPr>
            <w:rStyle w:val="af2"/>
            <w:noProof/>
          </w:rPr>
          <w:t>前后效果对比</w:t>
        </w:r>
        <w:r w:rsidR="00D34AA4">
          <w:rPr>
            <w:noProof/>
            <w:webHidden/>
          </w:rPr>
          <w:tab/>
        </w:r>
        <w:r w:rsidR="00D34AA4">
          <w:rPr>
            <w:noProof/>
            <w:webHidden/>
          </w:rPr>
          <w:fldChar w:fldCharType="begin"/>
        </w:r>
        <w:r w:rsidR="00D34AA4">
          <w:rPr>
            <w:noProof/>
            <w:webHidden/>
          </w:rPr>
          <w:instrText xml:space="preserve"> PAGEREF _Toc37080991 \h </w:instrText>
        </w:r>
        <w:r w:rsidR="00D34AA4">
          <w:rPr>
            <w:noProof/>
            <w:webHidden/>
          </w:rPr>
        </w:r>
        <w:r w:rsidR="00D34AA4">
          <w:rPr>
            <w:noProof/>
            <w:webHidden/>
          </w:rPr>
          <w:fldChar w:fldCharType="separate"/>
        </w:r>
        <w:r w:rsidR="00D34AA4">
          <w:rPr>
            <w:noProof/>
            <w:webHidden/>
          </w:rPr>
          <w:t>31</w:t>
        </w:r>
        <w:r w:rsidR="00D34AA4">
          <w:rPr>
            <w:noProof/>
            <w:webHidden/>
          </w:rPr>
          <w:fldChar w:fldCharType="end"/>
        </w:r>
      </w:hyperlink>
    </w:p>
    <w:p w14:paraId="37ED3771" w14:textId="1CB990E1"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992" w:history="1">
        <w:r w:rsidR="00D34AA4" w:rsidRPr="008252E3">
          <w:rPr>
            <w:rStyle w:val="af2"/>
            <w:noProof/>
          </w:rPr>
          <w:t>图</w:t>
        </w:r>
        <w:r w:rsidR="00D34AA4" w:rsidRPr="008252E3">
          <w:rPr>
            <w:rStyle w:val="af2"/>
            <w:noProof/>
          </w:rPr>
          <w:t>3.15</w:t>
        </w:r>
        <w:r w:rsidR="00D34AA4" w:rsidRPr="008252E3">
          <w:rPr>
            <w:rStyle w:val="af2"/>
            <w:noProof/>
          </w:rPr>
          <w:t>步骤</w:t>
        </w:r>
        <w:r w:rsidR="00D34AA4" w:rsidRPr="008252E3">
          <w:rPr>
            <w:rStyle w:val="af2"/>
            <w:noProof/>
          </w:rPr>
          <w:t>(5)</w:t>
        </w:r>
        <w:r w:rsidR="00D34AA4" w:rsidRPr="008252E3">
          <w:rPr>
            <w:rStyle w:val="af2"/>
            <w:noProof/>
          </w:rPr>
          <w:t>前后效果对比</w:t>
        </w:r>
        <w:r w:rsidR="00D34AA4">
          <w:rPr>
            <w:noProof/>
            <w:webHidden/>
          </w:rPr>
          <w:tab/>
        </w:r>
        <w:r w:rsidR="00D34AA4">
          <w:rPr>
            <w:noProof/>
            <w:webHidden/>
          </w:rPr>
          <w:fldChar w:fldCharType="begin"/>
        </w:r>
        <w:r w:rsidR="00D34AA4">
          <w:rPr>
            <w:noProof/>
            <w:webHidden/>
          </w:rPr>
          <w:instrText xml:space="preserve"> PAGEREF _Toc37080992 \h </w:instrText>
        </w:r>
        <w:r w:rsidR="00D34AA4">
          <w:rPr>
            <w:noProof/>
            <w:webHidden/>
          </w:rPr>
        </w:r>
        <w:r w:rsidR="00D34AA4">
          <w:rPr>
            <w:noProof/>
            <w:webHidden/>
          </w:rPr>
          <w:fldChar w:fldCharType="separate"/>
        </w:r>
        <w:r w:rsidR="00D34AA4">
          <w:rPr>
            <w:noProof/>
            <w:webHidden/>
          </w:rPr>
          <w:t>32</w:t>
        </w:r>
        <w:r w:rsidR="00D34AA4">
          <w:rPr>
            <w:noProof/>
            <w:webHidden/>
          </w:rPr>
          <w:fldChar w:fldCharType="end"/>
        </w:r>
      </w:hyperlink>
    </w:p>
    <w:p w14:paraId="2274CEE8" w14:textId="08BDDEA7"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993" w:history="1">
        <w:r w:rsidR="00D34AA4" w:rsidRPr="008252E3">
          <w:rPr>
            <w:rStyle w:val="af2"/>
            <w:noProof/>
          </w:rPr>
          <w:t>图</w:t>
        </w:r>
        <w:r w:rsidR="00D34AA4" w:rsidRPr="008252E3">
          <w:rPr>
            <w:rStyle w:val="af2"/>
            <w:noProof/>
          </w:rPr>
          <w:t>3.16</w:t>
        </w:r>
        <w:r w:rsidR="00D34AA4" w:rsidRPr="008252E3">
          <w:rPr>
            <w:rStyle w:val="af2"/>
            <w:noProof/>
          </w:rPr>
          <w:t>基于</w:t>
        </w:r>
        <w:r w:rsidR="00D34AA4" w:rsidRPr="008252E3">
          <w:rPr>
            <w:rStyle w:val="af2"/>
            <w:noProof/>
          </w:rPr>
          <w:t>LLVM IR</w:t>
        </w:r>
        <w:r w:rsidR="00D34AA4" w:rsidRPr="008252E3">
          <w:rPr>
            <w:rStyle w:val="af2"/>
            <w:noProof/>
          </w:rPr>
          <w:t>语句的</w:t>
        </w:r>
        <w:r w:rsidR="00D34AA4" w:rsidRPr="008252E3">
          <w:rPr>
            <w:rStyle w:val="af2"/>
            <w:noProof/>
          </w:rPr>
          <w:t>Dual-XFG</w:t>
        </w:r>
        <w:r w:rsidR="00D34AA4" w:rsidRPr="008252E3">
          <w:rPr>
            <w:rStyle w:val="af2"/>
            <w:noProof/>
          </w:rPr>
          <w:t>存储结构</w:t>
        </w:r>
        <w:r w:rsidR="00D34AA4">
          <w:rPr>
            <w:noProof/>
            <w:webHidden/>
          </w:rPr>
          <w:tab/>
        </w:r>
        <w:r w:rsidR="00D34AA4">
          <w:rPr>
            <w:noProof/>
            <w:webHidden/>
          </w:rPr>
          <w:fldChar w:fldCharType="begin"/>
        </w:r>
        <w:r w:rsidR="00D34AA4">
          <w:rPr>
            <w:noProof/>
            <w:webHidden/>
          </w:rPr>
          <w:instrText xml:space="preserve"> PAGEREF _Toc37080993 \h </w:instrText>
        </w:r>
        <w:r w:rsidR="00D34AA4">
          <w:rPr>
            <w:noProof/>
            <w:webHidden/>
          </w:rPr>
        </w:r>
        <w:r w:rsidR="00D34AA4">
          <w:rPr>
            <w:noProof/>
            <w:webHidden/>
          </w:rPr>
          <w:fldChar w:fldCharType="separate"/>
        </w:r>
        <w:r w:rsidR="00D34AA4">
          <w:rPr>
            <w:noProof/>
            <w:webHidden/>
          </w:rPr>
          <w:t>32</w:t>
        </w:r>
        <w:r w:rsidR="00D34AA4">
          <w:rPr>
            <w:noProof/>
            <w:webHidden/>
          </w:rPr>
          <w:fldChar w:fldCharType="end"/>
        </w:r>
      </w:hyperlink>
    </w:p>
    <w:p w14:paraId="7632607C" w14:textId="2F58E227"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994" w:history="1">
        <w:r w:rsidR="00D34AA4" w:rsidRPr="008252E3">
          <w:rPr>
            <w:rStyle w:val="af2"/>
            <w:noProof/>
          </w:rPr>
          <w:t>图</w:t>
        </w:r>
        <w:r w:rsidR="00D34AA4" w:rsidRPr="008252E3">
          <w:rPr>
            <w:rStyle w:val="af2"/>
            <w:noProof/>
          </w:rPr>
          <w:t>3.17GFCPD</w:t>
        </w:r>
        <w:r w:rsidR="00D34AA4" w:rsidRPr="008252E3">
          <w:rPr>
            <w:rStyle w:val="af2"/>
            <w:noProof/>
          </w:rPr>
          <w:t>数据格式</w:t>
        </w:r>
        <w:r w:rsidR="00D34AA4">
          <w:rPr>
            <w:noProof/>
            <w:webHidden/>
          </w:rPr>
          <w:tab/>
        </w:r>
        <w:r w:rsidR="00D34AA4">
          <w:rPr>
            <w:noProof/>
            <w:webHidden/>
          </w:rPr>
          <w:fldChar w:fldCharType="begin"/>
        </w:r>
        <w:r w:rsidR="00D34AA4">
          <w:rPr>
            <w:noProof/>
            <w:webHidden/>
          </w:rPr>
          <w:instrText xml:space="preserve"> PAGEREF _Toc37080994 \h </w:instrText>
        </w:r>
        <w:r w:rsidR="00D34AA4">
          <w:rPr>
            <w:noProof/>
            <w:webHidden/>
          </w:rPr>
        </w:r>
        <w:r w:rsidR="00D34AA4">
          <w:rPr>
            <w:noProof/>
            <w:webHidden/>
          </w:rPr>
          <w:fldChar w:fldCharType="separate"/>
        </w:r>
        <w:r w:rsidR="00D34AA4">
          <w:rPr>
            <w:noProof/>
            <w:webHidden/>
          </w:rPr>
          <w:t>33</w:t>
        </w:r>
        <w:r w:rsidR="00D34AA4">
          <w:rPr>
            <w:noProof/>
            <w:webHidden/>
          </w:rPr>
          <w:fldChar w:fldCharType="end"/>
        </w:r>
      </w:hyperlink>
    </w:p>
    <w:p w14:paraId="05AC7CD2" w14:textId="2E337C30"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995" w:history="1">
        <w:r w:rsidR="00D34AA4" w:rsidRPr="008252E3">
          <w:rPr>
            <w:rStyle w:val="af2"/>
            <w:noProof/>
          </w:rPr>
          <w:t>图</w:t>
        </w:r>
        <w:r w:rsidR="00D34AA4" w:rsidRPr="008252E3">
          <w:rPr>
            <w:rStyle w:val="af2"/>
            <w:noProof/>
          </w:rPr>
          <w:t>4.1DGCNN</w:t>
        </w:r>
        <w:r w:rsidR="00D34AA4" w:rsidRPr="008252E3">
          <w:rPr>
            <w:rStyle w:val="af2"/>
            <w:noProof/>
          </w:rPr>
          <w:t>输入数据格式</w:t>
        </w:r>
        <w:r w:rsidR="00D34AA4">
          <w:rPr>
            <w:noProof/>
            <w:webHidden/>
          </w:rPr>
          <w:tab/>
        </w:r>
        <w:r w:rsidR="00D34AA4">
          <w:rPr>
            <w:noProof/>
            <w:webHidden/>
          </w:rPr>
          <w:fldChar w:fldCharType="begin"/>
        </w:r>
        <w:r w:rsidR="00D34AA4">
          <w:rPr>
            <w:noProof/>
            <w:webHidden/>
          </w:rPr>
          <w:instrText xml:space="preserve"> PAGEREF _Toc37080995 \h </w:instrText>
        </w:r>
        <w:r w:rsidR="00D34AA4">
          <w:rPr>
            <w:noProof/>
            <w:webHidden/>
          </w:rPr>
        </w:r>
        <w:r w:rsidR="00D34AA4">
          <w:rPr>
            <w:noProof/>
            <w:webHidden/>
          </w:rPr>
          <w:fldChar w:fldCharType="separate"/>
        </w:r>
        <w:r w:rsidR="00D34AA4">
          <w:rPr>
            <w:noProof/>
            <w:webHidden/>
          </w:rPr>
          <w:t>35</w:t>
        </w:r>
        <w:r w:rsidR="00D34AA4">
          <w:rPr>
            <w:noProof/>
            <w:webHidden/>
          </w:rPr>
          <w:fldChar w:fldCharType="end"/>
        </w:r>
      </w:hyperlink>
    </w:p>
    <w:p w14:paraId="453D3CDC" w14:textId="7F838DBF"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996" w:history="1">
        <w:r w:rsidR="00D34AA4" w:rsidRPr="008252E3">
          <w:rPr>
            <w:rStyle w:val="af2"/>
            <w:noProof/>
          </w:rPr>
          <w:t>图</w:t>
        </w:r>
        <w:r w:rsidR="00D34AA4" w:rsidRPr="008252E3">
          <w:rPr>
            <w:rStyle w:val="af2"/>
            <w:noProof/>
          </w:rPr>
          <w:t>4.3DGCNN</w:t>
        </w:r>
        <w:r w:rsidR="00D34AA4" w:rsidRPr="008252E3">
          <w:rPr>
            <w:rStyle w:val="af2"/>
            <w:noProof/>
          </w:rPr>
          <w:t>的总体结构</w:t>
        </w:r>
        <w:r w:rsidR="00D34AA4">
          <w:rPr>
            <w:noProof/>
            <w:webHidden/>
          </w:rPr>
          <w:tab/>
        </w:r>
        <w:r w:rsidR="00D34AA4">
          <w:rPr>
            <w:noProof/>
            <w:webHidden/>
          </w:rPr>
          <w:fldChar w:fldCharType="begin"/>
        </w:r>
        <w:r w:rsidR="00D34AA4">
          <w:rPr>
            <w:noProof/>
            <w:webHidden/>
          </w:rPr>
          <w:instrText xml:space="preserve"> PAGEREF _Toc37080996 \h </w:instrText>
        </w:r>
        <w:r w:rsidR="00D34AA4">
          <w:rPr>
            <w:noProof/>
            <w:webHidden/>
          </w:rPr>
        </w:r>
        <w:r w:rsidR="00D34AA4">
          <w:rPr>
            <w:noProof/>
            <w:webHidden/>
          </w:rPr>
          <w:fldChar w:fldCharType="separate"/>
        </w:r>
        <w:r w:rsidR="00D34AA4">
          <w:rPr>
            <w:noProof/>
            <w:webHidden/>
          </w:rPr>
          <w:t>39</w:t>
        </w:r>
        <w:r w:rsidR="00D34AA4">
          <w:rPr>
            <w:noProof/>
            <w:webHidden/>
          </w:rPr>
          <w:fldChar w:fldCharType="end"/>
        </w:r>
      </w:hyperlink>
    </w:p>
    <w:p w14:paraId="5954A314" w14:textId="42670A02"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997" w:history="1">
        <w:r w:rsidR="00D34AA4" w:rsidRPr="008252E3">
          <w:rPr>
            <w:rStyle w:val="af2"/>
            <w:noProof/>
          </w:rPr>
          <w:t>图</w:t>
        </w:r>
        <w:r w:rsidR="00D34AA4" w:rsidRPr="008252E3">
          <w:rPr>
            <w:rStyle w:val="af2"/>
            <w:noProof/>
          </w:rPr>
          <w:t>4.4One-hot</w:t>
        </w:r>
        <w:r w:rsidR="00D34AA4" w:rsidRPr="008252E3">
          <w:rPr>
            <w:rStyle w:val="af2"/>
            <w:noProof/>
          </w:rPr>
          <w:t>编码示例</w:t>
        </w:r>
        <w:r w:rsidR="00D34AA4">
          <w:rPr>
            <w:noProof/>
            <w:webHidden/>
          </w:rPr>
          <w:tab/>
        </w:r>
        <w:r w:rsidR="00D34AA4">
          <w:rPr>
            <w:noProof/>
            <w:webHidden/>
          </w:rPr>
          <w:fldChar w:fldCharType="begin"/>
        </w:r>
        <w:r w:rsidR="00D34AA4">
          <w:rPr>
            <w:noProof/>
            <w:webHidden/>
          </w:rPr>
          <w:instrText xml:space="preserve"> PAGEREF _Toc37080997 \h </w:instrText>
        </w:r>
        <w:r w:rsidR="00D34AA4">
          <w:rPr>
            <w:noProof/>
            <w:webHidden/>
          </w:rPr>
        </w:r>
        <w:r w:rsidR="00D34AA4">
          <w:rPr>
            <w:noProof/>
            <w:webHidden/>
          </w:rPr>
          <w:fldChar w:fldCharType="separate"/>
        </w:r>
        <w:r w:rsidR="00D34AA4">
          <w:rPr>
            <w:noProof/>
            <w:webHidden/>
          </w:rPr>
          <w:t>39</w:t>
        </w:r>
        <w:r w:rsidR="00D34AA4">
          <w:rPr>
            <w:noProof/>
            <w:webHidden/>
          </w:rPr>
          <w:fldChar w:fldCharType="end"/>
        </w:r>
      </w:hyperlink>
    </w:p>
    <w:p w14:paraId="1F012A55" w14:textId="5F282AFF"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998" w:history="1">
        <w:r w:rsidR="00D34AA4" w:rsidRPr="008252E3">
          <w:rPr>
            <w:rStyle w:val="af2"/>
            <w:noProof/>
          </w:rPr>
          <w:t>图</w:t>
        </w:r>
        <w:r w:rsidR="00D34AA4" w:rsidRPr="008252E3">
          <w:rPr>
            <w:rStyle w:val="af2"/>
            <w:noProof/>
          </w:rPr>
          <w:t>4.5</w:t>
        </w:r>
        <w:r w:rsidR="00D34AA4" w:rsidRPr="008252E3">
          <w:rPr>
            <w:rStyle w:val="af2"/>
            <w:noProof/>
          </w:rPr>
          <w:t>损失函数对比实验结果</w:t>
        </w:r>
        <w:r w:rsidR="00D34AA4">
          <w:rPr>
            <w:noProof/>
            <w:webHidden/>
          </w:rPr>
          <w:tab/>
        </w:r>
        <w:r w:rsidR="00D34AA4">
          <w:rPr>
            <w:noProof/>
            <w:webHidden/>
          </w:rPr>
          <w:fldChar w:fldCharType="begin"/>
        </w:r>
        <w:r w:rsidR="00D34AA4">
          <w:rPr>
            <w:noProof/>
            <w:webHidden/>
          </w:rPr>
          <w:instrText xml:space="preserve"> PAGEREF _Toc37080998 \h </w:instrText>
        </w:r>
        <w:r w:rsidR="00D34AA4">
          <w:rPr>
            <w:noProof/>
            <w:webHidden/>
          </w:rPr>
        </w:r>
        <w:r w:rsidR="00D34AA4">
          <w:rPr>
            <w:noProof/>
            <w:webHidden/>
          </w:rPr>
          <w:fldChar w:fldCharType="separate"/>
        </w:r>
        <w:r w:rsidR="00D34AA4">
          <w:rPr>
            <w:noProof/>
            <w:webHidden/>
          </w:rPr>
          <w:t>41</w:t>
        </w:r>
        <w:r w:rsidR="00D34AA4">
          <w:rPr>
            <w:noProof/>
            <w:webHidden/>
          </w:rPr>
          <w:fldChar w:fldCharType="end"/>
        </w:r>
      </w:hyperlink>
    </w:p>
    <w:p w14:paraId="0AC1C038" w14:textId="229E6682"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999" w:history="1">
        <w:r w:rsidR="00D34AA4" w:rsidRPr="008252E3">
          <w:rPr>
            <w:rStyle w:val="af2"/>
            <w:noProof/>
          </w:rPr>
          <w:t>图</w:t>
        </w:r>
        <w:r w:rsidR="00D34AA4" w:rsidRPr="008252E3">
          <w:rPr>
            <w:rStyle w:val="af2"/>
            <w:noProof/>
          </w:rPr>
          <w:t>4.6 NCC-Model</w:t>
        </w:r>
        <w:r w:rsidR="00D34AA4" w:rsidRPr="008252E3">
          <w:rPr>
            <w:rStyle w:val="af2"/>
            <w:noProof/>
          </w:rPr>
          <w:t>模型结构</w:t>
        </w:r>
        <w:r w:rsidR="00D34AA4">
          <w:rPr>
            <w:noProof/>
            <w:webHidden/>
          </w:rPr>
          <w:tab/>
        </w:r>
        <w:r w:rsidR="00D34AA4">
          <w:rPr>
            <w:noProof/>
            <w:webHidden/>
          </w:rPr>
          <w:fldChar w:fldCharType="begin"/>
        </w:r>
        <w:r w:rsidR="00D34AA4">
          <w:rPr>
            <w:noProof/>
            <w:webHidden/>
          </w:rPr>
          <w:instrText xml:space="preserve"> PAGEREF _Toc37080999 \h </w:instrText>
        </w:r>
        <w:r w:rsidR="00D34AA4">
          <w:rPr>
            <w:noProof/>
            <w:webHidden/>
          </w:rPr>
        </w:r>
        <w:r w:rsidR="00D34AA4">
          <w:rPr>
            <w:noProof/>
            <w:webHidden/>
          </w:rPr>
          <w:fldChar w:fldCharType="separate"/>
        </w:r>
        <w:r w:rsidR="00D34AA4">
          <w:rPr>
            <w:noProof/>
            <w:webHidden/>
          </w:rPr>
          <w:t>43</w:t>
        </w:r>
        <w:r w:rsidR="00D34AA4">
          <w:rPr>
            <w:noProof/>
            <w:webHidden/>
          </w:rPr>
          <w:fldChar w:fldCharType="end"/>
        </w:r>
      </w:hyperlink>
    </w:p>
    <w:p w14:paraId="45F7E6CE" w14:textId="04DB0E5F"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1000" w:history="1">
        <w:r w:rsidR="00D34AA4" w:rsidRPr="008252E3">
          <w:rPr>
            <w:rStyle w:val="af2"/>
            <w:noProof/>
          </w:rPr>
          <w:t>图</w:t>
        </w:r>
        <w:r w:rsidR="00D34AA4" w:rsidRPr="008252E3">
          <w:rPr>
            <w:rStyle w:val="af2"/>
            <w:noProof/>
          </w:rPr>
          <w:t xml:space="preserve">5.1 </w:t>
        </w:r>
        <w:r w:rsidR="00D34AA4" w:rsidRPr="008252E3">
          <w:rPr>
            <w:rStyle w:val="af2"/>
            <w:noProof/>
          </w:rPr>
          <w:t>并行标记语言技术路线</w:t>
        </w:r>
        <w:r w:rsidR="00D34AA4">
          <w:rPr>
            <w:noProof/>
            <w:webHidden/>
          </w:rPr>
          <w:tab/>
        </w:r>
        <w:r w:rsidR="00D34AA4">
          <w:rPr>
            <w:noProof/>
            <w:webHidden/>
          </w:rPr>
          <w:fldChar w:fldCharType="begin"/>
        </w:r>
        <w:r w:rsidR="00D34AA4">
          <w:rPr>
            <w:noProof/>
            <w:webHidden/>
          </w:rPr>
          <w:instrText xml:space="preserve"> PAGEREF _Toc37081000 \h </w:instrText>
        </w:r>
        <w:r w:rsidR="00D34AA4">
          <w:rPr>
            <w:noProof/>
            <w:webHidden/>
          </w:rPr>
        </w:r>
        <w:r w:rsidR="00D34AA4">
          <w:rPr>
            <w:noProof/>
            <w:webHidden/>
          </w:rPr>
          <w:fldChar w:fldCharType="separate"/>
        </w:r>
        <w:r w:rsidR="00D34AA4">
          <w:rPr>
            <w:noProof/>
            <w:webHidden/>
          </w:rPr>
          <w:t>48</w:t>
        </w:r>
        <w:r w:rsidR="00D34AA4">
          <w:rPr>
            <w:noProof/>
            <w:webHidden/>
          </w:rPr>
          <w:fldChar w:fldCharType="end"/>
        </w:r>
      </w:hyperlink>
    </w:p>
    <w:p w14:paraId="525E4B18" w14:textId="5C4F5397"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1001" w:history="1">
        <w:r w:rsidR="00D34AA4" w:rsidRPr="008252E3">
          <w:rPr>
            <w:rStyle w:val="af2"/>
            <w:noProof/>
          </w:rPr>
          <w:t>图</w:t>
        </w:r>
        <w:r w:rsidR="00D34AA4" w:rsidRPr="008252E3">
          <w:rPr>
            <w:rStyle w:val="af2"/>
            <w:noProof/>
          </w:rPr>
          <w:t>5.2 C</w:t>
        </w:r>
        <w:r w:rsidR="00D34AA4" w:rsidRPr="008252E3">
          <w:rPr>
            <w:rStyle w:val="af2"/>
            <w:noProof/>
          </w:rPr>
          <w:t>语言与</w:t>
        </w:r>
        <w:r w:rsidR="00D34AA4" w:rsidRPr="008252E3">
          <w:rPr>
            <w:rStyle w:val="af2"/>
            <w:noProof/>
          </w:rPr>
          <w:t>PML</w:t>
        </w:r>
        <w:r w:rsidR="00D34AA4" w:rsidRPr="008252E3">
          <w:rPr>
            <w:rStyle w:val="af2"/>
            <w:noProof/>
          </w:rPr>
          <w:t>程序示例</w:t>
        </w:r>
        <w:r w:rsidR="00D34AA4">
          <w:rPr>
            <w:noProof/>
            <w:webHidden/>
          </w:rPr>
          <w:tab/>
        </w:r>
        <w:r w:rsidR="00D34AA4">
          <w:rPr>
            <w:noProof/>
            <w:webHidden/>
          </w:rPr>
          <w:fldChar w:fldCharType="begin"/>
        </w:r>
        <w:r w:rsidR="00D34AA4">
          <w:rPr>
            <w:noProof/>
            <w:webHidden/>
          </w:rPr>
          <w:instrText xml:space="preserve"> PAGEREF _Toc37081001 \h </w:instrText>
        </w:r>
        <w:r w:rsidR="00D34AA4">
          <w:rPr>
            <w:noProof/>
            <w:webHidden/>
          </w:rPr>
        </w:r>
        <w:r w:rsidR="00D34AA4">
          <w:rPr>
            <w:noProof/>
            <w:webHidden/>
          </w:rPr>
          <w:fldChar w:fldCharType="separate"/>
        </w:r>
        <w:r w:rsidR="00D34AA4">
          <w:rPr>
            <w:noProof/>
            <w:webHidden/>
          </w:rPr>
          <w:t>49</w:t>
        </w:r>
        <w:r w:rsidR="00D34AA4">
          <w:rPr>
            <w:noProof/>
            <w:webHidden/>
          </w:rPr>
          <w:fldChar w:fldCharType="end"/>
        </w:r>
      </w:hyperlink>
    </w:p>
    <w:p w14:paraId="0673C4E5" w14:textId="6EEBE7C7"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1002" w:history="1">
        <w:r w:rsidR="00D34AA4" w:rsidRPr="008252E3">
          <w:rPr>
            <w:rStyle w:val="af2"/>
            <w:noProof/>
          </w:rPr>
          <w:t>图</w:t>
        </w:r>
        <w:r w:rsidR="00D34AA4" w:rsidRPr="008252E3">
          <w:rPr>
            <w:rStyle w:val="af2"/>
            <w:noProof/>
          </w:rPr>
          <w:t>5.3 XSLT</w:t>
        </w:r>
        <w:r w:rsidR="00D34AA4" w:rsidRPr="008252E3">
          <w:rPr>
            <w:rStyle w:val="af2"/>
            <w:noProof/>
          </w:rPr>
          <w:t>示例</w:t>
        </w:r>
        <w:r w:rsidR="00D34AA4">
          <w:rPr>
            <w:noProof/>
            <w:webHidden/>
          </w:rPr>
          <w:tab/>
        </w:r>
        <w:r w:rsidR="00D34AA4">
          <w:rPr>
            <w:noProof/>
            <w:webHidden/>
          </w:rPr>
          <w:fldChar w:fldCharType="begin"/>
        </w:r>
        <w:r w:rsidR="00D34AA4">
          <w:rPr>
            <w:noProof/>
            <w:webHidden/>
          </w:rPr>
          <w:instrText xml:space="preserve"> PAGEREF _Toc37081002 \h </w:instrText>
        </w:r>
        <w:r w:rsidR="00D34AA4">
          <w:rPr>
            <w:noProof/>
            <w:webHidden/>
          </w:rPr>
        </w:r>
        <w:r w:rsidR="00D34AA4">
          <w:rPr>
            <w:noProof/>
            <w:webHidden/>
          </w:rPr>
          <w:fldChar w:fldCharType="separate"/>
        </w:r>
        <w:r w:rsidR="00D34AA4">
          <w:rPr>
            <w:noProof/>
            <w:webHidden/>
          </w:rPr>
          <w:t>50</w:t>
        </w:r>
        <w:r w:rsidR="00D34AA4">
          <w:rPr>
            <w:noProof/>
            <w:webHidden/>
          </w:rPr>
          <w:fldChar w:fldCharType="end"/>
        </w:r>
      </w:hyperlink>
    </w:p>
    <w:p w14:paraId="22552B42" w14:textId="1A3EE27A"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1003" w:history="1">
        <w:r w:rsidR="00D34AA4" w:rsidRPr="008252E3">
          <w:rPr>
            <w:rStyle w:val="af2"/>
            <w:noProof/>
          </w:rPr>
          <w:t>图</w:t>
        </w:r>
        <w:r w:rsidR="00D34AA4" w:rsidRPr="008252E3">
          <w:rPr>
            <w:rStyle w:val="af2"/>
            <w:noProof/>
          </w:rPr>
          <w:t>5.4 PML</w:t>
        </w:r>
        <w:r w:rsidR="00D34AA4" w:rsidRPr="008252E3">
          <w:rPr>
            <w:rStyle w:val="af2"/>
            <w:noProof/>
          </w:rPr>
          <w:t>向</w:t>
        </w:r>
        <w:r w:rsidR="00D34AA4" w:rsidRPr="008252E3">
          <w:rPr>
            <w:rStyle w:val="af2"/>
            <w:noProof/>
          </w:rPr>
          <w:t>C/C++</w:t>
        </w:r>
        <w:r w:rsidR="00D34AA4" w:rsidRPr="008252E3">
          <w:rPr>
            <w:rStyle w:val="af2"/>
            <w:noProof/>
          </w:rPr>
          <w:t>语言转换完整流程</w:t>
        </w:r>
        <w:r w:rsidR="00D34AA4">
          <w:rPr>
            <w:noProof/>
            <w:webHidden/>
          </w:rPr>
          <w:tab/>
        </w:r>
        <w:r w:rsidR="00D34AA4">
          <w:rPr>
            <w:noProof/>
            <w:webHidden/>
          </w:rPr>
          <w:fldChar w:fldCharType="begin"/>
        </w:r>
        <w:r w:rsidR="00D34AA4">
          <w:rPr>
            <w:noProof/>
            <w:webHidden/>
          </w:rPr>
          <w:instrText xml:space="preserve"> PAGEREF _Toc37081003 \h </w:instrText>
        </w:r>
        <w:r w:rsidR="00D34AA4">
          <w:rPr>
            <w:noProof/>
            <w:webHidden/>
          </w:rPr>
        </w:r>
        <w:r w:rsidR="00D34AA4">
          <w:rPr>
            <w:noProof/>
            <w:webHidden/>
          </w:rPr>
          <w:fldChar w:fldCharType="separate"/>
        </w:r>
        <w:r w:rsidR="00D34AA4">
          <w:rPr>
            <w:noProof/>
            <w:webHidden/>
          </w:rPr>
          <w:t>50</w:t>
        </w:r>
        <w:r w:rsidR="00D34AA4">
          <w:rPr>
            <w:noProof/>
            <w:webHidden/>
          </w:rPr>
          <w:fldChar w:fldCharType="end"/>
        </w:r>
      </w:hyperlink>
    </w:p>
    <w:p w14:paraId="386940F1" w14:textId="6B71CD15"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1004" w:history="1">
        <w:r w:rsidR="00D34AA4" w:rsidRPr="008252E3">
          <w:rPr>
            <w:rStyle w:val="af2"/>
            <w:noProof/>
          </w:rPr>
          <w:t>图</w:t>
        </w:r>
        <w:r w:rsidR="00D34AA4" w:rsidRPr="008252E3">
          <w:rPr>
            <w:rStyle w:val="af2"/>
            <w:noProof/>
          </w:rPr>
          <w:t>5.5 PML</w:t>
        </w:r>
        <w:r w:rsidR="00D34AA4" w:rsidRPr="008252E3">
          <w:rPr>
            <w:rStyle w:val="af2"/>
            <w:noProof/>
          </w:rPr>
          <w:t>转换算法描述</w:t>
        </w:r>
        <w:r w:rsidR="00D34AA4">
          <w:rPr>
            <w:noProof/>
            <w:webHidden/>
          </w:rPr>
          <w:tab/>
        </w:r>
        <w:r w:rsidR="00D34AA4">
          <w:rPr>
            <w:noProof/>
            <w:webHidden/>
          </w:rPr>
          <w:fldChar w:fldCharType="begin"/>
        </w:r>
        <w:r w:rsidR="00D34AA4">
          <w:rPr>
            <w:noProof/>
            <w:webHidden/>
          </w:rPr>
          <w:instrText xml:space="preserve"> PAGEREF _Toc37081004 \h </w:instrText>
        </w:r>
        <w:r w:rsidR="00D34AA4">
          <w:rPr>
            <w:noProof/>
            <w:webHidden/>
          </w:rPr>
        </w:r>
        <w:r w:rsidR="00D34AA4">
          <w:rPr>
            <w:noProof/>
            <w:webHidden/>
          </w:rPr>
          <w:fldChar w:fldCharType="separate"/>
        </w:r>
        <w:r w:rsidR="00D34AA4">
          <w:rPr>
            <w:noProof/>
            <w:webHidden/>
          </w:rPr>
          <w:t>51</w:t>
        </w:r>
        <w:r w:rsidR="00D34AA4">
          <w:rPr>
            <w:noProof/>
            <w:webHidden/>
          </w:rPr>
          <w:fldChar w:fldCharType="end"/>
        </w:r>
      </w:hyperlink>
    </w:p>
    <w:p w14:paraId="38ED3FB5" w14:textId="33F74919"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1005" w:history="1">
        <w:r w:rsidR="00D34AA4" w:rsidRPr="008252E3">
          <w:rPr>
            <w:rStyle w:val="af2"/>
            <w:noProof/>
          </w:rPr>
          <w:t>图</w:t>
        </w:r>
        <w:r w:rsidR="00D34AA4" w:rsidRPr="008252E3">
          <w:rPr>
            <w:rStyle w:val="af2"/>
            <w:noProof/>
          </w:rPr>
          <w:t xml:space="preserve">5.6 </w:t>
        </w:r>
        <w:r w:rsidR="00D34AA4" w:rsidRPr="008252E3">
          <w:rPr>
            <w:rStyle w:val="af2"/>
            <w:noProof/>
          </w:rPr>
          <w:t>并行编程平台架构</w:t>
        </w:r>
        <w:r w:rsidR="00D34AA4">
          <w:rPr>
            <w:noProof/>
            <w:webHidden/>
          </w:rPr>
          <w:tab/>
        </w:r>
        <w:r w:rsidR="00D34AA4">
          <w:rPr>
            <w:noProof/>
            <w:webHidden/>
          </w:rPr>
          <w:fldChar w:fldCharType="begin"/>
        </w:r>
        <w:r w:rsidR="00D34AA4">
          <w:rPr>
            <w:noProof/>
            <w:webHidden/>
          </w:rPr>
          <w:instrText xml:space="preserve"> PAGEREF _Toc37081005 \h </w:instrText>
        </w:r>
        <w:r w:rsidR="00D34AA4">
          <w:rPr>
            <w:noProof/>
            <w:webHidden/>
          </w:rPr>
        </w:r>
        <w:r w:rsidR="00D34AA4">
          <w:rPr>
            <w:noProof/>
            <w:webHidden/>
          </w:rPr>
          <w:fldChar w:fldCharType="separate"/>
        </w:r>
        <w:r w:rsidR="00D34AA4">
          <w:rPr>
            <w:noProof/>
            <w:webHidden/>
          </w:rPr>
          <w:t>52</w:t>
        </w:r>
        <w:r w:rsidR="00D34AA4">
          <w:rPr>
            <w:noProof/>
            <w:webHidden/>
          </w:rPr>
          <w:fldChar w:fldCharType="end"/>
        </w:r>
      </w:hyperlink>
    </w:p>
    <w:p w14:paraId="00B1DAA6" w14:textId="0DB54E6A"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1006" w:history="1">
        <w:r w:rsidR="00D34AA4" w:rsidRPr="008252E3">
          <w:rPr>
            <w:rStyle w:val="af2"/>
            <w:noProof/>
          </w:rPr>
          <w:t>图</w:t>
        </w:r>
        <w:r w:rsidR="00D34AA4" w:rsidRPr="008252E3">
          <w:rPr>
            <w:rStyle w:val="af2"/>
            <w:noProof/>
          </w:rPr>
          <w:t xml:space="preserve">5.7 </w:t>
        </w:r>
        <w:r w:rsidR="00D34AA4" w:rsidRPr="008252E3">
          <w:rPr>
            <w:rStyle w:val="af2"/>
            <w:noProof/>
          </w:rPr>
          <w:t>平台视图层效果图</w:t>
        </w:r>
        <w:r w:rsidR="00D34AA4">
          <w:rPr>
            <w:noProof/>
            <w:webHidden/>
          </w:rPr>
          <w:tab/>
        </w:r>
        <w:r w:rsidR="00D34AA4">
          <w:rPr>
            <w:noProof/>
            <w:webHidden/>
          </w:rPr>
          <w:fldChar w:fldCharType="begin"/>
        </w:r>
        <w:r w:rsidR="00D34AA4">
          <w:rPr>
            <w:noProof/>
            <w:webHidden/>
          </w:rPr>
          <w:instrText xml:space="preserve"> PAGEREF _Toc37081006 \h </w:instrText>
        </w:r>
        <w:r w:rsidR="00D34AA4">
          <w:rPr>
            <w:noProof/>
            <w:webHidden/>
          </w:rPr>
        </w:r>
        <w:r w:rsidR="00D34AA4">
          <w:rPr>
            <w:noProof/>
            <w:webHidden/>
          </w:rPr>
          <w:fldChar w:fldCharType="separate"/>
        </w:r>
        <w:r w:rsidR="00D34AA4">
          <w:rPr>
            <w:noProof/>
            <w:webHidden/>
          </w:rPr>
          <w:t>54</w:t>
        </w:r>
        <w:r w:rsidR="00D34AA4">
          <w:rPr>
            <w:noProof/>
            <w:webHidden/>
          </w:rPr>
          <w:fldChar w:fldCharType="end"/>
        </w:r>
      </w:hyperlink>
    </w:p>
    <w:p w14:paraId="421DC841" w14:textId="42203BEC"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1007" w:history="1">
        <w:r w:rsidR="00D34AA4" w:rsidRPr="008252E3">
          <w:rPr>
            <w:rStyle w:val="af2"/>
            <w:noProof/>
          </w:rPr>
          <w:t>图</w:t>
        </w:r>
        <w:r w:rsidR="00D34AA4" w:rsidRPr="008252E3">
          <w:rPr>
            <w:rStyle w:val="af2"/>
            <w:noProof/>
          </w:rPr>
          <w:t xml:space="preserve">5.8 </w:t>
        </w:r>
        <w:r w:rsidR="00D34AA4" w:rsidRPr="008252E3">
          <w:rPr>
            <w:rStyle w:val="af2"/>
            <w:noProof/>
          </w:rPr>
          <w:t>标签详情页面效果图</w:t>
        </w:r>
        <w:r w:rsidR="00D34AA4">
          <w:rPr>
            <w:noProof/>
            <w:webHidden/>
          </w:rPr>
          <w:tab/>
        </w:r>
        <w:r w:rsidR="00D34AA4">
          <w:rPr>
            <w:noProof/>
            <w:webHidden/>
          </w:rPr>
          <w:fldChar w:fldCharType="begin"/>
        </w:r>
        <w:r w:rsidR="00D34AA4">
          <w:rPr>
            <w:noProof/>
            <w:webHidden/>
          </w:rPr>
          <w:instrText xml:space="preserve"> PAGEREF _Toc37081007 \h </w:instrText>
        </w:r>
        <w:r w:rsidR="00D34AA4">
          <w:rPr>
            <w:noProof/>
            <w:webHidden/>
          </w:rPr>
        </w:r>
        <w:r w:rsidR="00D34AA4">
          <w:rPr>
            <w:noProof/>
            <w:webHidden/>
          </w:rPr>
          <w:fldChar w:fldCharType="separate"/>
        </w:r>
        <w:r w:rsidR="00D34AA4">
          <w:rPr>
            <w:noProof/>
            <w:webHidden/>
          </w:rPr>
          <w:t>54</w:t>
        </w:r>
        <w:r w:rsidR="00D34AA4">
          <w:rPr>
            <w:noProof/>
            <w:webHidden/>
          </w:rPr>
          <w:fldChar w:fldCharType="end"/>
        </w:r>
      </w:hyperlink>
    </w:p>
    <w:p w14:paraId="0B983711" w14:textId="0AD0F754"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1008" w:history="1">
        <w:r w:rsidR="00D34AA4" w:rsidRPr="008252E3">
          <w:rPr>
            <w:rStyle w:val="af2"/>
            <w:noProof/>
          </w:rPr>
          <w:t>图</w:t>
        </w:r>
        <w:r w:rsidR="00D34AA4" w:rsidRPr="008252E3">
          <w:rPr>
            <w:rStyle w:val="af2"/>
            <w:noProof/>
          </w:rPr>
          <w:t>5.9 GateOne</w:t>
        </w:r>
        <w:r w:rsidR="00D34AA4" w:rsidRPr="008252E3">
          <w:rPr>
            <w:rStyle w:val="af2"/>
            <w:noProof/>
          </w:rPr>
          <w:t>配置</w:t>
        </w:r>
        <w:r w:rsidR="00D34AA4">
          <w:rPr>
            <w:noProof/>
            <w:webHidden/>
          </w:rPr>
          <w:tab/>
        </w:r>
        <w:r w:rsidR="00D34AA4">
          <w:rPr>
            <w:noProof/>
            <w:webHidden/>
          </w:rPr>
          <w:fldChar w:fldCharType="begin"/>
        </w:r>
        <w:r w:rsidR="00D34AA4">
          <w:rPr>
            <w:noProof/>
            <w:webHidden/>
          </w:rPr>
          <w:instrText xml:space="preserve"> PAGEREF _Toc37081008 \h </w:instrText>
        </w:r>
        <w:r w:rsidR="00D34AA4">
          <w:rPr>
            <w:noProof/>
            <w:webHidden/>
          </w:rPr>
        </w:r>
        <w:r w:rsidR="00D34AA4">
          <w:rPr>
            <w:noProof/>
            <w:webHidden/>
          </w:rPr>
          <w:fldChar w:fldCharType="separate"/>
        </w:r>
        <w:r w:rsidR="00D34AA4">
          <w:rPr>
            <w:noProof/>
            <w:webHidden/>
          </w:rPr>
          <w:t>55</w:t>
        </w:r>
        <w:r w:rsidR="00D34AA4">
          <w:rPr>
            <w:noProof/>
            <w:webHidden/>
          </w:rPr>
          <w:fldChar w:fldCharType="end"/>
        </w:r>
      </w:hyperlink>
    </w:p>
    <w:p w14:paraId="698530C2" w14:textId="66D7B3FA"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1009" w:history="1">
        <w:r w:rsidR="00D34AA4" w:rsidRPr="008252E3">
          <w:rPr>
            <w:rStyle w:val="af2"/>
            <w:noProof/>
          </w:rPr>
          <w:t>图</w:t>
        </w:r>
        <w:r w:rsidR="00D34AA4" w:rsidRPr="008252E3">
          <w:rPr>
            <w:rStyle w:val="af2"/>
            <w:noProof/>
          </w:rPr>
          <w:t xml:space="preserve">5.10 </w:t>
        </w:r>
        <w:r w:rsidR="00D34AA4" w:rsidRPr="008252E3">
          <w:rPr>
            <w:rStyle w:val="af2"/>
            <w:noProof/>
          </w:rPr>
          <w:t>代码转换效果</w:t>
        </w:r>
        <w:r w:rsidR="00D34AA4">
          <w:rPr>
            <w:noProof/>
            <w:webHidden/>
          </w:rPr>
          <w:tab/>
        </w:r>
        <w:r w:rsidR="00D34AA4">
          <w:rPr>
            <w:noProof/>
            <w:webHidden/>
          </w:rPr>
          <w:fldChar w:fldCharType="begin"/>
        </w:r>
        <w:r w:rsidR="00D34AA4">
          <w:rPr>
            <w:noProof/>
            <w:webHidden/>
          </w:rPr>
          <w:instrText xml:space="preserve"> PAGEREF _Toc37081009 \h </w:instrText>
        </w:r>
        <w:r w:rsidR="00D34AA4">
          <w:rPr>
            <w:noProof/>
            <w:webHidden/>
          </w:rPr>
        </w:r>
        <w:r w:rsidR="00D34AA4">
          <w:rPr>
            <w:noProof/>
            <w:webHidden/>
          </w:rPr>
          <w:fldChar w:fldCharType="separate"/>
        </w:r>
        <w:r w:rsidR="00D34AA4">
          <w:rPr>
            <w:noProof/>
            <w:webHidden/>
          </w:rPr>
          <w:t>55</w:t>
        </w:r>
        <w:r w:rsidR="00D34AA4">
          <w:rPr>
            <w:noProof/>
            <w:webHidden/>
          </w:rPr>
          <w:fldChar w:fldCharType="end"/>
        </w:r>
      </w:hyperlink>
    </w:p>
    <w:p w14:paraId="35AC7B69" w14:textId="3DBFA1DE"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1010" w:history="1">
        <w:r w:rsidR="00D34AA4" w:rsidRPr="008252E3">
          <w:rPr>
            <w:rStyle w:val="af2"/>
            <w:noProof/>
          </w:rPr>
          <w:t>图</w:t>
        </w:r>
        <w:r w:rsidR="00D34AA4" w:rsidRPr="008252E3">
          <w:rPr>
            <w:rStyle w:val="af2"/>
            <w:noProof/>
          </w:rPr>
          <w:t>5.11 SSH</w:t>
        </w:r>
        <w:r w:rsidR="00D34AA4" w:rsidRPr="008252E3">
          <w:rPr>
            <w:rStyle w:val="af2"/>
            <w:noProof/>
          </w:rPr>
          <w:t>终端远程调试效果</w:t>
        </w:r>
        <w:r w:rsidR="00D34AA4">
          <w:rPr>
            <w:noProof/>
            <w:webHidden/>
          </w:rPr>
          <w:tab/>
        </w:r>
        <w:r w:rsidR="00D34AA4">
          <w:rPr>
            <w:noProof/>
            <w:webHidden/>
          </w:rPr>
          <w:fldChar w:fldCharType="begin"/>
        </w:r>
        <w:r w:rsidR="00D34AA4">
          <w:rPr>
            <w:noProof/>
            <w:webHidden/>
          </w:rPr>
          <w:instrText xml:space="preserve"> PAGEREF _Toc37081010 \h </w:instrText>
        </w:r>
        <w:r w:rsidR="00D34AA4">
          <w:rPr>
            <w:noProof/>
            <w:webHidden/>
          </w:rPr>
        </w:r>
        <w:r w:rsidR="00D34AA4">
          <w:rPr>
            <w:noProof/>
            <w:webHidden/>
          </w:rPr>
          <w:fldChar w:fldCharType="separate"/>
        </w:r>
        <w:r w:rsidR="00D34AA4">
          <w:rPr>
            <w:noProof/>
            <w:webHidden/>
          </w:rPr>
          <w:t>56</w:t>
        </w:r>
        <w:r w:rsidR="00D34AA4">
          <w:rPr>
            <w:noProof/>
            <w:webHidden/>
          </w:rPr>
          <w:fldChar w:fldCharType="end"/>
        </w:r>
      </w:hyperlink>
    </w:p>
    <w:p w14:paraId="35074B6E" w14:textId="709A0895"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1011" w:history="1">
        <w:r w:rsidR="00D34AA4" w:rsidRPr="008252E3">
          <w:rPr>
            <w:rStyle w:val="af2"/>
            <w:noProof/>
          </w:rPr>
          <w:t>图</w:t>
        </w:r>
        <w:r w:rsidR="00D34AA4" w:rsidRPr="008252E3">
          <w:rPr>
            <w:rStyle w:val="af2"/>
            <w:noProof/>
          </w:rPr>
          <w:t xml:space="preserve">5.12 </w:t>
        </w:r>
        <w:r w:rsidR="00D34AA4" w:rsidRPr="008252E3">
          <w:rPr>
            <w:rStyle w:val="af2"/>
            <w:noProof/>
          </w:rPr>
          <w:t>串行代码的并行性识别功能集成流程</w:t>
        </w:r>
        <w:r w:rsidR="00D34AA4">
          <w:rPr>
            <w:noProof/>
            <w:webHidden/>
          </w:rPr>
          <w:tab/>
        </w:r>
        <w:r w:rsidR="00D34AA4">
          <w:rPr>
            <w:noProof/>
            <w:webHidden/>
          </w:rPr>
          <w:fldChar w:fldCharType="begin"/>
        </w:r>
        <w:r w:rsidR="00D34AA4">
          <w:rPr>
            <w:noProof/>
            <w:webHidden/>
          </w:rPr>
          <w:instrText xml:space="preserve"> PAGEREF _Toc37081011 \h </w:instrText>
        </w:r>
        <w:r w:rsidR="00D34AA4">
          <w:rPr>
            <w:noProof/>
            <w:webHidden/>
          </w:rPr>
        </w:r>
        <w:r w:rsidR="00D34AA4">
          <w:rPr>
            <w:noProof/>
            <w:webHidden/>
          </w:rPr>
          <w:fldChar w:fldCharType="separate"/>
        </w:r>
        <w:r w:rsidR="00D34AA4">
          <w:rPr>
            <w:noProof/>
            <w:webHidden/>
          </w:rPr>
          <w:t>57</w:t>
        </w:r>
        <w:r w:rsidR="00D34AA4">
          <w:rPr>
            <w:noProof/>
            <w:webHidden/>
          </w:rPr>
          <w:fldChar w:fldCharType="end"/>
        </w:r>
      </w:hyperlink>
    </w:p>
    <w:p w14:paraId="73E57E18" w14:textId="25C7448C"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1012" w:history="1">
        <w:r w:rsidR="00D34AA4" w:rsidRPr="008252E3">
          <w:rPr>
            <w:rStyle w:val="af2"/>
            <w:noProof/>
          </w:rPr>
          <w:t>图</w:t>
        </w:r>
        <w:r w:rsidR="00D34AA4" w:rsidRPr="008252E3">
          <w:rPr>
            <w:rStyle w:val="af2"/>
            <w:noProof/>
          </w:rPr>
          <w:t xml:space="preserve">5.13 </w:t>
        </w:r>
        <w:r w:rsidR="00D34AA4" w:rsidRPr="008252E3">
          <w:rPr>
            <w:rStyle w:val="af2"/>
            <w:noProof/>
          </w:rPr>
          <w:t>数据提取阶段提取结果示意图</w:t>
        </w:r>
        <w:r w:rsidR="00D34AA4">
          <w:rPr>
            <w:noProof/>
            <w:webHidden/>
          </w:rPr>
          <w:tab/>
        </w:r>
        <w:r w:rsidR="00D34AA4">
          <w:rPr>
            <w:noProof/>
            <w:webHidden/>
          </w:rPr>
          <w:fldChar w:fldCharType="begin"/>
        </w:r>
        <w:r w:rsidR="00D34AA4">
          <w:rPr>
            <w:noProof/>
            <w:webHidden/>
          </w:rPr>
          <w:instrText xml:space="preserve"> PAGEREF _Toc37081012 \h </w:instrText>
        </w:r>
        <w:r w:rsidR="00D34AA4">
          <w:rPr>
            <w:noProof/>
            <w:webHidden/>
          </w:rPr>
        </w:r>
        <w:r w:rsidR="00D34AA4">
          <w:rPr>
            <w:noProof/>
            <w:webHidden/>
          </w:rPr>
          <w:fldChar w:fldCharType="separate"/>
        </w:r>
        <w:r w:rsidR="00D34AA4">
          <w:rPr>
            <w:noProof/>
            <w:webHidden/>
          </w:rPr>
          <w:t>57</w:t>
        </w:r>
        <w:r w:rsidR="00D34AA4">
          <w:rPr>
            <w:noProof/>
            <w:webHidden/>
          </w:rPr>
          <w:fldChar w:fldCharType="end"/>
        </w:r>
      </w:hyperlink>
    </w:p>
    <w:p w14:paraId="46235555" w14:textId="3DA6E16F"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1013" w:history="1">
        <w:r w:rsidR="00D34AA4" w:rsidRPr="008252E3">
          <w:rPr>
            <w:rStyle w:val="af2"/>
            <w:noProof/>
          </w:rPr>
          <w:t>图</w:t>
        </w:r>
        <w:r w:rsidR="00D34AA4" w:rsidRPr="008252E3">
          <w:rPr>
            <w:rStyle w:val="af2"/>
            <w:noProof/>
          </w:rPr>
          <w:t xml:space="preserve">5.14 </w:t>
        </w:r>
        <w:r w:rsidR="00D34AA4" w:rsidRPr="008252E3">
          <w:rPr>
            <w:rStyle w:val="af2"/>
            <w:noProof/>
          </w:rPr>
          <w:t>串行程序并行性识别结果说明</w:t>
        </w:r>
        <w:r w:rsidR="00D34AA4">
          <w:rPr>
            <w:noProof/>
            <w:webHidden/>
          </w:rPr>
          <w:tab/>
        </w:r>
        <w:r w:rsidR="00D34AA4">
          <w:rPr>
            <w:noProof/>
            <w:webHidden/>
          </w:rPr>
          <w:fldChar w:fldCharType="begin"/>
        </w:r>
        <w:r w:rsidR="00D34AA4">
          <w:rPr>
            <w:noProof/>
            <w:webHidden/>
          </w:rPr>
          <w:instrText xml:space="preserve"> PAGEREF _Toc37081013 \h </w:instrText>
        </w:r>
        <w:r w:rsidR="00D34AA4">
          <w:rPr>
            <w:noProof/>
            <w:webHidden/>
          </w:rPr>
        </w:r>
        <w:r w:rsidR="00D34AA4">
          <w:rPr>
            <w:noProof/>
            <w:webHidden/>
          </w:rPr>
          <w:fldChar w:fldCharType="separate"/>
        </w:r>
        <w:r w:rsidR="00D34AA4">
          <w:rPr>
            <w:noProof/>
            <w:webHidden/>
          </w:rPr>
          <w:t>58</w:t>
        </w:r>
        <w:r w:rsidR="00D34AA4">
          <w:rPr>
            <w:noProof/>
            <w:webHidden/>
          </w:rPr>
          <w:fldChar w:fldCharType="end"/>
        </w:r>
      </w:hyperlink>
    </w:p>
    <w:p w14:paraId="1FE3696C" w14:textId="548D6609" w:rsidR="004F4223" w:rsidRPr="00D33817" w:rsidRDefault="004F4223" w:rsidP="004F4223">
      <w:pPr>
        <w:widowControl/>
        <w:jc w:val="left"/>
        <w:rPr>
          <w:rFonts w:eastAsia="黑体"/>
          <w:sz w:val="24"/>
        </w:rPr>
      </w:pPr>
      <w:r>
        <w:rPr>
          <w:rFonts w:eastAsia="黑体"/>
          <w:sz w:val="24"/>
        </w:rPr>
        <w:fldChar w:fldCharType="end"/>
      </w:r>
    </w:p>
    <w:p w14:paraId="4924F82F" w14:textId="08BD3145" w:rsidR="004F4223" w:rsidRDefault="004F4223">
      <w:pPr>
        <w:widowControl/>
        <w:jc w:val="left"/>
        <w:rPr>
          <w:rFonts w:eastAsia="黑体"/>
          <w:sz w:val="24"/>
        </w:rPr>
      </w:pPr>
    </w:p>
    <w:p w14:paraId="5D17EACC" w14:textId="77777777" w:rsidR="004F4223" w:rsidRDefault="004F4223">
      <w:pPr>
        <w:widowControl/>
        <w:jc w:val="left"/>
        <w:rPr>
          <w:rFonts w:eastAsia="黑体"/>
          <w:sz w:val="24"/>
        </w:rPr>
      </w:pPr>
      <w:r>
        <w:rPr>
          <w:rFonts w:eastAsia="黑体"/>
          <w:sz w:val="24"/>
        </w:rPr>
        <w:br w:type="page"/>
      </w:r>
    </w:p>
    <w:p w14:paraId="6535AA6E" w14:textId="456C1B18" w:rsidR="004F4223" w:rsidRDefault="004F4223" w:rsidP="004F4223">
      <w:pPr>
        <w:pStyle w:val="WSL-1"/>
      </w:pPr>
      <w:bookmarkStart w:id="51" w:name="_Toc37081021"/>
      <w:r>
        <w:rPr>
          <w:rFonts w:hint="eastAsia"/>
        </w:rPr>
        <w:lastRenderedPageBreak/>
        <w:t>附表索引</w:t>
      </w:r>
      <w:bookmarkEnd w:id="51"/>
    </w:p>
    <w:p w14:paraId="21034E51" w14:textId="1AF1CECA" w:rsidR="00D34AA4" w:rsidRDefault="004F4223">
      <w:pPr>
        <w:pStyle w:val="af8"/>
        <w:tabs>
          <w:tab w:val="right" w:leader="dot" w:pos="9060"/>
        </w:tabs>
        <w:ind w:left="976" w:hanging="518"/>
        <w:rPr>
          <w:rFonts w:asciiTheme="minorHAnsi" w:eastAsiaTheme="minorEastAsia" w:hAnsiTheme="minorHAnsi" w:cstheme="minorBidi"/>
          <w:noProof/>
          <w:sz w:val="21"/>
          <w:szCs w:val="22"/>
        </w:rPr>
      </w:pPr>
      <w:r>
        <w:fldChar w:fldCharType="begin"/>
      </w:r>
      <w:r>
        <w:instrText xml:space="preserve"> TOC \f F \h \z \t "WSl-</w:instrText>
      </w:r>
      <w:r>
        <w:instrText>表标题</w:instrText>
      </w:r>
      <w:r>
        <w:instrText xml:space="preserve">" \c </w:instrText>
      </w:r>
      <w:r>
        <w:fldChar w:fldCharType="separate"/>
      </w:r>
      <w:hyperlink w:anchor="_Toc37080847" w:history="1">
        <w:r w:rsidR="00D34AA4" w:rsidRPr="00CC3CD9">
          <w:rPr>
            <w:rStyle w:val="af2"/>
            <w:noProof/>
          </w:rPr>
          <w:t>表</w:t>
        </w:r>
        <w:r w:rsidR="00D34AA4" w:rsidRPr="00CC3CD9">
          <w:rPr>
            <w:rStyle w:val="af2"/>
            <w:noProof/>
          </w:rPr>
          <w:t xml:space="preserve">2.1 </w:t>
        </w:r>
        <w:r w:rsidR="00D34AA4" w:rsidRPr="00CC3CD9">
          <w:rPr>
            <w:rStyle w:val="af2"/>
            <w:noProof/>
          </w:rPr>
          <w:t>现有并行性分析工具</w:t>
        </w:r>
        <w:r w:rsidR="00D34AA4">
          <w:rPr>
            <w:noProof/>
            <w:webHidden/>
          </w:rPr>
          <w:tab/>
        </w:r>
        <w:r w:rsidR="00D34AA4">
          <w:rPr>
            <w:noProof/>
            <w:webHidden/>
          </w:rPr>
          <w:fldChar w:fldCharType="begin"/>
        </w:r>
        <w:r w:rsidR="00D34AA4">
          <w:rPr>
            <w:noProof/>
            <w:webHidden/>
          </w:rPr>
          <w:instrText xml:space="preserve"> PAGEREF _Toc37080847 \h </w:instrText>
        </w:r>
        <w:r w:rsidR="00D34AA4">
          <w:rPr>
            <w:noProof/>
            <w:webHidden/>
          </w:rPr>
        </w:r>
        <w:r w:rsidR="00D34AA4">
          <w:rPr>
            <w:noProof/>
            <w:webHidden/>
          </w:rPr>
          <w:fldChar w:fldCharType="separate"/>
        </w:r>
        <w:r w:rsidR="00D34AA4">
          <w:rPr>
            <w:noProof/>
            <w:webHidden/>
          </w:rPr>
          <w:t>10</w:t>
        </w:r>
        <w:r w:rsidR="00D34AA4">
          <w:rPr>
            <w:noProof/>
            <w:webHidden/>
          </w:rPr>
          <w:fldChar w:fldCharType="end"/>
        </w:r>
      </w:hyperlink>
    </w:p>
    <w:p w14:paraId="16E04F99" w14:textId="4A701286"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848" w:history="1">
        <w:r w:rsidR="00D34AA4" w:rsidRPr="00CC3CD9">
          <w:rPr>
            <w:rStyle w:val="af2"/>
            <w:noProof/>
          </w:rPr>
          <w:t>表</w:t>
        </w:r>
        <w:r w:rsidR="00D34AA4" w:rsidRPr="00CC3CD9">
          <w:rPr>
            <w:rStyle w:val="af2"/>
            <w:noProof/>
          </w:rPr>
          <w:t>3.1 livermo</w:t>
        </w:r>
        <w:r w:rsidR="00D34AA4" w:rsidRPr="00CC3CD9">
          <w:rPr>
            <w:rStyle w:val="af2"/>
            <w:noProof/>
          </w:rPr>
          <w:t>循环详情表</w:t>
        </w:r>
        <w:r w:rsidR="00D34AA4">
          <w:rPr>
            <w:noProof/>
            <w:webHidden/>
          </w:rPr>
          <w:tab/>
        </w:r>
        <w:r w:rsidR="00D34AA4">
          <w:rPr>
            <w:noProof/>
            <w:webHidden/>
          </w:rPr>
          <w:fldChar w:fldCharType="begin"/>
        </w:r>
        <w:r w:rsidR="00D34AA4">
          <w:rPr>
            <w:noProof/>
            <w:webHidden/>
          </w:rPr>
          <w:instrText xml:space="preserve"> PAGEREF _Toc37080848 \h </w:instrText>
        </w:r>
        <w:r w:rsidR="00D34AA4">
          <w:rPr>
            <w:noProof/>
            <w:webHidden/>
          </w:rPr>
        </w:r>
        <w:r w:rsidR="00D34AA4">
          <w:rPr>
            <w:noProof/>
            <w:webHidden/>
          </w:rPr>
          <w:fldChar w:fldCharType="separate"/>
        </w:r>
        <w:r w:rsidR="00D34AA4">
          <w:rPr>
            <w:noProof/>
            <w:webHidden/>
          </w:rPr>
          <w:t>21</w:t>
        </w:r>
        <w:r w:rsidR="00D34AA4">
          <w:rPr>
            <w:noProof/>
            <w:webHidden/>
          </w:rPr>
          <w:fldChar w:fldCharType="end"/>
        </w:r>
      </w:hyperlink>
    </w:p>
    <w:p w14:paraId="365A4FB6" w14:textId="34BFFDB9"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849" w:history="1">
        <w:r w:rsidR="00D34AA4" w:rsidRPr="00CC3CD9">
          <w:rPr>
            <w:rStyle w:val="af2"/>
            <w:noProof/>
          </w:rPr>
          <w:t>表</w:t>
        </w:r>
        <w:r w:rsidR="00D34AA4" w:rsidRPr="00CC3CD9">
          <w:rPr>
            <w:rStyle w:val="af2"/>
            <w:noProof/>
          </w:rPr>
          <w:t>3.2 NPB</w:t>
        </w:r>
        <w:r w:rsidR="00D34AA4" w:rsidRPr="00CC3CD9">
          <w:rPr>
            <w:rStyle w:val="af2"/>
            <w:noProof/>
          </w:rPr>
          <w:t>详情表</w:t>
        </w:r>
        <w:r w:rsidR="00D34AA4">
          <w:rPr>
            <w:noProof/>
            <w:webHidden/>
          </w:rPr>
          <w:tab/>
        </w:r>
        <w:r w:rsidR="00D34AA4">
          <w:rPr>
            <w:noProof/>
            <w:webHidden/>
          </w:rPr>
          <w:fldChar w:fldCharType="begin"/>
        </w:r>
        <w:r w:rsidR="00D34AA4">
          <w:rPr>
            <w:noProof/>
            <w:webHidden/>
          </w:rPr>
          <w:instrText xml:space="preserve"> PAGEREF _Toc37080849 \h </w:instrText>
        </w:r>
        <w:r w:rsidR="00D34AA4">
          <w:rPr>
            <w:noProof/>
            <w:webHidden/>
          </w:rPr>
        </w:r>
        <w:r w:rsidR="00D34AA4">
          <w:rPr>
            <w:noProof/>
            <w:webHidden/>
          </w:rPr>
          <w:fldChar w:fldCharType="separate"/>
        </w:r>
        <w:r w:rsidR="00D34AA4">
          <w:rPr>
            <w:noProof/>
            <w:webHidden/>
          </w:rPr>
          <w:t>22</w:t>
        </w:r>
        <w:r w:rsidR="00D34AA4">
          <w:rPr>
            <w:noProof/>
            <w:webHidden/>
          </w:rPr>
          <w:fldChar w:fldCharType="end"/>
        </w:r>
      </w:hyperlink>
    </w:p>
    <w:p w14:paraId="41B0DC9F" w14:textId="211D5012"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850" w:history="1">
        <w:r w:rsidR="00D34AA4" w:rsidRPr="00CC3CD9">
          <w:rPr>
            <w:rStyle w:val="af2"/>
            <w:noProof/>
          </w:rPr>
          <w:t>表</w:t>
        </w:r>
        <w:r w:rsidR="00D34AA4" w:rsidRPr="00CC3CD9">
          <w:rPr>
            <w:rStyle w:val="af2"/>
            <w:noProof/>
          </w:rPr>
          <w:t>3.3</w:t>
        </w:r>
        <w:r w:rsidR="00D34AA4" w:rsidRPr="00CC3CD9">
          <w:rPr>
            <w:rStyle w:val="af2"/>
            <w:noProof/>
          </w:rPr>
          <w:t>一般程序详情</w:t>
        </w:r>
        <w:r w:rsidR="00D34AA4">
          <w:rPr>
            <w:noProof/>
            <w:webHidden/>
          </w:rPr>
          <w:tab/>
        </w:r>
        <w:r w:rsidR="00D34AA4">
          <w:rPr>
            <w:noProof/>
            <w:webHidden/>
          </w:rPr>
          <w:fldChar w:fldCharType="begin"/>
        </w:r>
        <w:r w:rsidR="00D34AA4">
          <w:rPr>
            <w:noProof/>
            <w:webHidden/>
          </w:rPr>
          <w:instrText xml:space="preserve"> PAGEREF _Toc37080850 \h </w:instrText>
        </w:r>
        <w:r w:rsidR="00D34AA4">
          <w:rPr>
            <w:noProof/>
            <w:webHidden/>
          </w:rPr>
        </w:r>
        <w:r w:rsidR="00D34AA4">
          <w:rPr>
            <w:noProof/>
            <w:webHidden/>
          </w:rPr>
          <w:fldChar w:fldCharType="separate"/>
        </w:r>
        <w:r w:rsidR="00D34AA4">
          <w:rPr>
            <w:noProof/>
            <w:webHidden/>
          </w:rPr>
          <w:t>22</w:t>
        </w:r>
        <w:r w:rsidR="00D34AA4">
          <w:rPr>
            <w:noProof/>
            <w:webHidden/>
          </w:rPr>
          <w:fldChar w:fldCharType="end"/>
        </w:r>
      </w:hyperlink>
    </w:p>
    <w:p w14:paraId="390CA1FE" w14:textId="269FDAB9"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851" w:history="1">
        <w:r w:rsidR="00D34AA4" w:rsidRPr="00CC3CD9">
          <w:rPr>
            <w:rStyle w:val="af2"/>
            <w:noProof/>
          </w:rPr>
          <w:t>表</w:t>
        </w:r>
        <w:r w:rsidR="00D34AA4" w:rsidRPr="00CC3CD9">
          <w:rPr>
            <w:rStyle w:val="af2"/>
            <w:noProof/>
          </w:rPr>
          <w:t>3.4 Pluto</w:t>
        </w:r>
        <w:r w:rsidR="00D34AA4" w:rsidRPr="00CC3CD9">
          <w:rPr>
            <w:rStyle w:val="af2"/>
            <w:noProof/>
          </w:rPr>
          <w:t>命令参数表</w:t>
        </w:r>
        <w:r w:rsidR="00D34AA4">
          <w:rPr>
            <w:noProof/>
            <w:webHidden/>
          </w:rPr>
          <w:tab/>
        </w:r>
        <w:r w:rsidR="00D34AA4">
          <w:rPr>
            <w:noProof/>
            <w:webHidden/>
          </w:rPr>
          <w:fldChar w:fldCharType="begin"/>
        </w:r>
        <w:r w:rsidR="00D34AA4">
          <w:rPr>
            <w:noProof/>
            <w:webHidden/>
          </w:rPr>
          <w:instrText xml:space="preserve"> PAGEREF _Toc37080851 \h </w:instrText>
        </w:r>
        <w:r w:rsidR="00D34AA4">
          <w:rPr>
            <w:noProof/>
            <w:webHidden/>
          </w:rPr>
        </w:r>
        <w:r w:rsidR="00D34AA4">
          <w:rPr>
            <w:noProof/>
            <w:webHidden/>
          </w:rPr>
          <w:fldChar w:fldCharType="separate"/>
        </w:r>
        <w:r w:rsidR="00D34AA4">
          <w:rPr>
            <w:noProof/>
            <w:webHidden/>
          </w:rPr>
          <w:t>28</w:t>
        </w:r>
        <w:r w:rsidR="00D34AA4">
          <w:rPr>
            <w:noProof/>
            <w:webHidden/>
          </w:rPr>
          <w:fldChar w:fldCharType="end"/>
        </w:r>
      </w:hyperlink>
    </w:p>
    <w:p w14:paraId="34AF6C22" w14:textId="0B525A00"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852" w:history="1">
        <w:r w:rsidR="00D34AA4" w:rsidRPr="00CC3CD9">
          <w:rPr>
            <w:rStyle w:val="af2"/>
            <w:noProof/>
          </w:rPr>
          <w:t>表</w:t>
        </w:r>
        <w:r w:rsidR="00D34AA4" w:rsidRPr="00CC3CD9">
          <w:rPr>
            <w:rStyle w:val="af2"/>
            <w:noProof/>
          </w:rPr>
          <w:t>3.5 DGCNN</w:t>
        </w:r>
        <w:r w:rsidR="00D34AA4" w:rsidRPr="00CC3CD9">
          <w:rPr>
            <w:rStyle w:val="af2"/>
            <w:noProof/>
          </w:rPr>
          <w:t>使用的数据集信息</w:t>
        </w:r>
        <w:r w:rsidR="00D34AA4">
          <w:rPr>
            <w:noProof/>
            <w:webHidden/>
          </w:rPr>
          <w:tab/>
        </w:r>
        <w:r w:rsidR="00D34AA4">
          <w:rPr>
            <w:noProof/>
            <w:webHidden/>
          </w:rPr>
          <w:fldChar w:fldCharType="begin"/>
        </w:r>
        <w:r w:rsidR="00D34AA4">
          <w:rPr>
            <w:noProof/>
            <w:webHidden/>
          </w:rPr>
          <w:instrText xml:space="preserve"> PAGEREF _Toc37080852 \h </w:instrText>
        </w:r>
        <w:r w:rsidR="00D34AA4">
          <w:rPr>
            <w:noProof/>
            <w:webHidden/>
          </w:rPr>
        </w:r>
        <w:r w:rsidR="00D34AA4">
          <w:rPr>
            <w:noProof/>
            <w:webHidden/>
          </w:rPr>
          <w:fldChar w:fldCharType="separate"/>
        </w:r>
        <w:r w:rsidR="00D34AA4">
          <w:rPr>
            <w:noProof/>
            <w:webHidden/>
          </w:rPr>
          <w:t>33</w:t>
        </w:r>
        <w:r w:rsidR="00D34AA4">
          <w:rPr>
            <w:noProof/>
            <w:webHidden/>
          </w:rPr>
          <w:fldChar w:fldCharType="end"/>
        </w:r>
      </w:hyperlink>
    </w:p>
    <w:p w14:paraId="48D42C8B" w14:textId="28704530"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853" w:history="1">
        <w:r w:rsidR="00D34AA4" w:rsidRPr="00CC3CD9">
          <w:rPr>
            <w:rStyle w:val="af2"/>
            <w:noProof/>
          </w:rPr>
          <w:t>表</w:t>
        </w:r>
        <w:r w:rsidR="00D34AA4" w:rsidRPr="00CC3CD9">
          <w:rPr>
            <w:rStyle w:val="af2"/>
            <w:noProof/>
          </w:rPr>
          <w:t>3.6 GFCPD</w:t>
        </w:r>
        <w:r w:rsidR="00D34AA4" w:rsidRPr="00CC3CD9">
          <w:rPr>
            <w:rStyle w:val="af2"/>
            <w:noProof/>
          </w:rPr>
          <w:t>数据集信息</w:t>
        </w:r>
        <w:r w:rsidR="00D34AA4">
          <w:rPr>
            <w:noProof/>
            <w:webHidden/>
          </w:rPr>
          <w:tab/>
        </w:r>
        <w:r w:rsidR="00D34AA4">
          <w:rPr>
            <w:noProof/>
            <w:webHidden/>
          </w:rPr>
          <w:fldChar w:fldCharType="begin"/>
        </w:r>
        <w:r w:rsidR="00D34AA4">
          <w:rPr>
            <w:noProof/>
            <w:webHidden/>
          </w:rPr>
          <w:instrText xml:space="preserve"> PAGEREF _Toc37080853 \h </w:instrText>
        </w:r>
        <w:r w:rsidR="00D34AA4">
          <w:rPr>
            <w:noProof/>
            <w:webHidden/>
          </w:rPr>
        </w:r>
        <w:r w:rsidR="00D34AA4">
          <w:rPr>
            <w:noProof/>
            <w:webHidden/>
          </w:rPr>
          <w:fldChar w:fldCharType="separate"/>
        </w:r>
        <w:r w:rsidR="00D34AA4">
          <w:rPr>
            <w:noProof/>
            <w:webHidden/>
          </w:rPr>
          <w:t>34</w:t>
        </w:r>
        <w:r w:rsidR="00D34AA4">
          <w:rPr>
            <w:noProof/>
            <w:webHidden/>
          </w:rPr>
          <w:fldChar w:fldCharType="end"/>
        </w:r>
      </w:hyperlink>
    </w:p>
    <w:p w14:paraId="0EBDA252" w14:textId="68401D81"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854" w:history="1">
        <w:r w:rsidR="00D34AA4" w:rsidRPr="00CC3CD9">
          <w:rPr>
            <w:rStyle w:val="af2"/>
            <w:noProof/>
          </w:rPr>
          <w:t>表</w:t>
        </w:r>
        <w:r w:rsidR="00D34AA4" w:rsidRPr="00CC3CD9">
          <w:rPr>
            <w:rStyle w:val="af2"/>
            <w:noProof/>
          </w:rPr>
          <w:t>4.1</w:t>
        </w:r>
        <w:r w:rsidR="00D34AA4" w:rsidRPr="00CC3CD9">
          <w:rPr>
            <w:rStyle w:val="af2"/>
            <w:noProof/>
          </w:rPr>
          <w:t>节点类型标签信息表</w:t>
        </w:r>
        <w:r w:rsidR="00D34AA4">
          <w:rPr>
            <w:noProof/>
            <w:webHidden/>
          </w:rPr>
          <w:tab/>
        </w:r>
        <w:r w:rsidR="00D34AA4">
          <w:rPr>
            <w:noProof/>
            <w:webHidden/>
          </w:rPr>
          <w:fldChar w:fldCharType="begin"/>
        </w:r>
        <w:r w:rsidR="00D34AA4">
          <w:rPr>
            <w:noProof/>
            <w:webHidden/>
          </w:rPr>
          <w:instrText xml:space="preserve"> PAGEREF _Toc37080854 \h </w:instrText>
        </w:r>
        <w:r w:rsidR="00D34AA4">
          <w:rPr>
            <w:noProof/>
            <w:webHidden/>
          </w:rPr>
        </w:r>
        <w:r w:rsidR="00D34AA4">
          <w:rPr>
            <w:noProof/>
            <w:webHidden/>
          </w:rPr>
          <w:fldChar w:fldCharType="separate"/>
        </w:r>
        <w:r w:rsidR="00D34AA4">
          <w:rPr>
            <w:noProof/>
            <w:webHidden/>
          </w:rPr>
          <w:t>36</w:t>
        </w:r>
        <w:r w:rsidR="00D34AA4">
          <w:rPr>
            <w:noProof/>
            <w:webHidden/>
          </w:rPr>
          <w:fldChar w:fldCharType="end"/>
        </w:r>
      </w:hyperlink>
    </w:p>
    <w:p w14:paraId="1C08E4C1" w14:textId="0FF95121"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855" w:history="1">
        <w:r w:rsidR="00D34AA4" w:rsidRPr="00CC3CD9">
          <w:rPr>
            <w:rStyle w:val="af2"/>
            <w:noProof/>
          </w:rPr>
          <w:t>表</w:t>
        </w:r>
        <w:r w:rsidR="00D34AA4" w:rsidRPr="00CC3CD9">
          <w:rPr>
            <w:rStyle w:val="af2"/>
            <w:noProof/>
          </w:rPr>
          <w:t xml:space="preserve">4.2 </w:t>
        </w:r>
        <w:r w:rsidR="00D34AA4" w:rsidRPr="00CC3CD9">
          <w:rPr>
            <w:rStyle w:val="af2"/>
            <w:noProof/>
          </w:rPr>
          <w:t>图嵌入训练所使用的数据集</w:t>
        </w:r>
        <w:r w:rsidR="00D34AA4">
          <w:rPr>
            <w:noProof/>
            <w:webHidden/>
          </w:rPr>
          <w:tab/>
        </w:r>
        <w:r w:rsidR="00D34AA4">
          <w:rPr>
            <w:noProof/>
            <w:webHidden/>
          </w:rPr>
          <w:fldChar w:fldCharType="begin"/>
        </w:r>
        <w:r w:rsidR="00D34AA4">
          <w:rPr>
            <w:noProof/>
            <w:webHidden/>
          </w:rPr>
          <w:instrText xml:space="preserve"> PAGEREF _Toc37080855 \h </w:instrText>
        </w:r>
        <w:r w:rsidR="00D34AA4">
          <w:rPr>
            <w:noProof/>
            <w:webHidden/>
          </w:rPr>
        </w:r>
        <w:r w:rsidR="00D34AA4">
          <w:rPr>
            <w:noProof/>
            <w:webHidden/>
          </w:rPr>
          <w:fldChar w:fldCharType="separate"/>
        </w:r>
        <w:r w:rsidR="00D34AA4">
          <w:rPr>
            <w:noProof/>
            <w:webHidden/>
          </w:rPr>
          <w:t>37</w:t>
        </w:r>
        <w:r w:rsidR="00D34AA4">
          <w:rPr>
            <w:noProof/>
            <w:webHidden/>
          </w:rPr>
          <w:fldChar w:fldCharType="end"/>
        </w:r>
      </w:hyperlink>
    </w:p>
    <w:p w14:paraId="1C3C8619" w14:textId="6F0DD512"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856" w:history="1">
        <w:r w:rsidR="00D34AA4" w:rsidRPr="00CC3CD9">
          <w:rPr>
            <w:rStyle w:val="af2"/>
            <w:noProof/>
          </w:rPr>
          <w:t>表</w:t>
        </w:r>
        <w:r w:rsidR="00D34AA4" w:rsidRPr="00CC3CD9">
          <w:rPr>
            <w:rStyle w:val="af2"/>
            <w:noProof/>
          </w:rPr>
          <w:t xml:space="preserve">4.3 </w:t>
        </w:r>
        <w:r w:rsidR="00D34AA4" w:rsidRPr="00CC3CD9">
          <w:rPr>
            <w:rStyle w:val="af2"/>
            <w:noProof/>
          </w:rPr>
          <w:t>图嵌入结果详细信息</w:t>
        </w:r>
        <w:r w:rsidR="00D34AA4">
          <w:rPr>
            <w:noProof/>
            <w:webHidden/>
          </w:rPr>
          <w:tab/>
        </w:r>
        <w:r w:rsidR="00D34AA4">
          <w:rPr>
            <w:noProof/>
            <w:webHidden/>
          </w:rPr>
          <w:fldChar w:fldCharType="begin"/>
        </w:r>
        <w:r w:rsidR="00D34AA4">
          <w:rPr>
            <w:noProof/>
            <w:webHidden/>
          </w:rPr>
          <w:instrText xml:space="preserve"> PAGEREF _Toc37080856 \h </w:instrText>
        </w:r>
        <w:r w:rsidR="00D34AA4">
          <w:rPr>
            <w:noProof/>
            <w:webHidden/>
          </w:rPr>
        </w:r>
        <w:r w:rsidR="00D34AA4">
          <w:rPr>
            <w:noProof/>
            <w:webHidden/>
          </w:rPr>
          <w:fldChar w:fldCharType="separate"/>
        </w:r>
        <w:r w:rsidR="00D34AA4">
          <w:rPr>
            <w:noProof/>
            <w:webHidden/>
          </w:rPr>
          <w:t>37</w:t>
        </w:r>
        <w:r w:rsidR="00D34AA4">
          <w:rPr>
            <w:noProof/>
            <w:webHidden/>
          </w:rPr>
          <w:fldChar w:fldCharType="end"/>
        </w:r>
      </w:hyperlink>
    </w:p>
    <w:p w14:paraId="58F13995" w14:textId="6A3E4179"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857" w:history="1">
        <w:r w:rsidR="00D34AA4" w:rsidRPr="00CC3CD9">
          <w:rPr>
            <w:rStyle w:val="af2"/>
            <w:noProof/>
          </w:rPr>
          <w:t>表</w:t>
        </w:r>
        <w:r w:rsidR="00D34AA4" w:rsidRPr="00CC3CD9">
          <w:rPr>
            <w:rStyle w:val="af2"/>
            <w:noProof/>
          </w:rPr>
          <w:t>4.4</w:t>
        </w:r>
        <w:r w:rsidR="00D34AA4" w:rsidRPr="00CC3CD9">
          <w:rPr>
            <w:rStyle w:val="af2"/>
            <w:noProof/>
          </w:rPr>
          <w:t>损失函数对比试验参数及测试结果</w:t>
        </w:r>
        <w:r w:rsidR="00D34AA4">
          <w:rPr>
            <w:noProof/>
            <w:webHidden/>
          </w:rPr>
          <w:tab/>
        </w:r>
        <w:r w:rsidR="00D34AA4">
          <w:rPr>
            <w:noProof/>
            <w:webHidden/>
          </w:rPr>
          <w:fldChar w:fldCharType="begin"/>
        </w:r>
        <w:r w:rsidR="00D34AA4">
          <w:rPr>
            <w:noProof/>
            <w:webHidden/>
          </w:rPr>
          <w:instrText xml:space="preserve"> PAGEREF _Toc37080857 \h </w:instrText>
        </w:r>
        <w:r w:rsidR="00D34AA4">
          <w:rPr>
            <w:noProof/>
            <w:webHidden/>
          </w:rPr>
        </w:r>
        <w:r w:rsidR="00D34AA4">
          <w:rPr>
            <w:noProof/>
            <w:webHidden/>
          </w:rPr>
          <w:fldChar w:fldCharType="separate"/>
        </w:r>
        <w:r w:rsidR="00D34AA4">
          <w:rPr>
            <w:noProof/>
            <w:webHidden/>
          </w:rPr>
          <w:t>41</w:t>
        </w:r>
        <w:r w:rsidR="00D34AA4">
          <w:rPr>
            <w:noProof/>
            <w:webHidden/>
          </w:rPr>
          <w:fldChar w:fldCharType="end"/>
        </w:r>
      </w:hyperlink>
    </w:p>
    <w:p w14:paraId="393AF46D" w14:textId="6EE30CEE"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858" w:history="1">
        <w:r w:rsidR="00D34AA4" w:rsidRPr="00CC3CD9">
          <w:rPr>
            <w:rStyle w:val="af2"/>
            <w:noProof/>
          </w:rPr>
          <w:t>表</w:t>
        </w:r>
        <w:r w:rsidR="00D34AA4" w:rsidRPr="00CC3CD9">
          <w:rPr>
            <w:rStyle w:val="af2"/>
            <w:noProof/>
          </w:rPr>
          <w:t xml:space="preserve">4.5 </w:t>
        </w:r>
        <w:r w:rsidR="00D34AA4" w:rsidRPr="00CC3CD9">
          <w:rPr>
            <w:rStyle w:val="af2"/>
            <w:noProof/>
          </w:rPr>
          <w:t>对比实验中</w:t>
        </w:r>
        <w:r w:rsidR="00D34AA4" w:rsidRPr="00CC3CD9">
          <w:rPr>
            <w:rStyle w:val="af2"/>
            <w:noProof/>
          </w:rPr>
          <w:t>DGCNN</w:t>
        </w:r>
        <w:r w:rsidR="00D34AA4" w:rsidRPr="00CC3CD9">
          <w:rPr>
            <w:rStyle w:val="af2"/>
            <w:noProof/>
          </w:rPr>
          <w:t>架构参数表</w:t>
        </w:r>
        <w:r w:rsidR="00D34AA4">
          <w:rPr>
            <w:noProof/>
            <w:webHidden/>
          </w:rPr>
          <w:tab/>
        </w:r>
        <w:r w:rsidR="00D34AA4">
          <w:rPr>
            <w:noProof/>
            <w:webHidden/>
          </w:rPr>
          <w:fldChar w:fldCharType="begin"/>
        </w:r>
        <w:r w:rsidR="00D34AA4">
          <w:rPr>
            <w:noProof/>
            <w:webHidden/>
          </w:rPr>
          <w:instrText xml:space="preserve"> PAGEREF _Toc37080858 \h </w:instrText>
        </w:r>
        <w:r w:rsidR="00D34AA4">
          <w:rPr>
            <w:noProof/>
            <w:webHidden/>
          </w:rPr>
        </w:r>
        <w:r w:rsidR="00D34AA4">
          <w:rPr>
            <w:noProof/>
            <w:webHidden/>
          </w:rPr>
          <w:fldChar w:fldCharType="separate"/>
        </w:r>
        <w:r w:rsidR="00D34AA4">
          <w:rPr>
            <w:noProof/>
            <w:webHidden/>
          </w:rPr>
          <w:t>41</w:t>
        </w:r>
        <w:r w:rsidR="00D34AA4">
          <w:rPr>
            <w:noProof/>
            <w:webHidden/>
          </w:rPr>
          <w:fldChar w:fldCharType="end"/>
        </w:r>
      </w:hyperlink>
    </w:p>
    <w:p w14:paraId="25BFD7A2" w14:textId="5490DF62"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859" w:history="1">
        <w:r w:rsidR="00D34AA4" w:rsidRPr="00CC3CD9">
          <w:rPr>
            <w:rStyle w:val="af2"/>
            <w:noProof/>
          </w:rPr>
          <w:t>表</w:t>
        </w:r>
        <w:r w:rsidR="00D34AA4" w:rsidRPr="00CC3CD9">
          <w:rPr>
            <w:rStyle w:val="af2"/>
            <w:noProof/>
          </w:rPr>
          <w:t>4.6</w:t>
        </w:r>
        <w:r w:rsidR="00D34AA4" w:rsidRPr="00CC3CD9">
          <w:rPr>
            <w:rStyle w:val="af2"/>
            <w:noProof/>
          </w:rPr>
          <w:t>对比实验一实验结果</w:t>
        </w:r>
        <w:r w:rsidR="00D34AA4">
          <w:rPr>
            <w:noProof/>
            <w:webHidden/>
          </w:rPr>
          <w:tab/>
        </w:r>
        <w:r w:rsidR="00D34AA4">
          <w:rPr>
            <w:noProof/>
            <w:webHidden/>
          </w:rPr>
          <w:fldChar w:fldCharType="begin"/>
        </w:r>
        <w:r w:rsidR="00D34AA4">
          <w:rPr>
            <w:noProof/>
            <w:webHidden/>
          </w:rPr>
          <w:instrText xml:space="preserve"> PAGEREF _Toc37080859 \h </w:instrText>
        </w:r>
        <w:r w:rsidR="00D34AA4">
          <w:rPr>
            <w:noProof/>
            <w:webHidden/>
          </w:rPr>
        </w:r>
        <w:r w:rsidR="00D34AA4">
          <w:rPr>
            <w:noProof/>
            <w:webHidden/>
          </w:rPr>
          <w:fldChar w:fldCharType="separate"/>
        </w:r>
        <w:r w:rsidR="00D34AA4">
          <w:rPr>
            <w:noProof/>
            <w:webHidden/>
          </w:rPr>
          <w:t>42</w:t>
        </w:r>
        <w:r w:rsidR="00D34AA4">
          <w:rPr>
            <w:noProof/>
            <w:webHidden/>
          </w:rPr>
          <w:fldChar w:fldCharType="end"/>
        </w:r>
      </w:hyperlink>
    </w:p>
    <w:p w14:paraId="4BC03A1E" w14:textId="20FE85E3"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860" w:history="1">
        <w:r w:rsidR="00D34AA4" w:rsidRPr="00CC3CD9">
          <w:rPr>
            <w:rStyle w:val="af2"/>
            <w:noProof/>
          </w:rPr>
          <w:t>表</w:t>
        </w:r>
        <w:r w:rsidR="00D34AA4" w:rsidRPr="00CC3CD9">
          <w:rPr>
            <w:rStyle w:val="af2"/>
            <w:noProof/>
          </w:rPr>
          <w:t>4.7</w:t>
        </w:r>
        <w:r w:rsidR="00D34AA4" w:rsidRPr="00CC3CD9">
          <w:rPr>
            <w:rStyle w:val="af2"/>
            <w:noProof/>
          </w:rPr>
          <w:t>对比试验二实验结果</w:t>
        </w:r>
        <w:r w:rsidR="00D34AA4">
          <w:rPr>
            <w:noProof/>
            <w:webHidden/>
          </w:rPr>
          <w:tab/>
        </w:r>
        <w:r w:rsidR="00D34AA4">
          <w:rPr>
            <w:noProof/>
            <w:webHidden/>
          </w:rPr>
          <w:fldChar w:fldCharType="begin"/>
        </w:r>
        <w:r w:rsidR="00D34AA4">
          <w:rPr>
            <w:noProof/>
            <w:webHidden/>
          </w:rPr>
          <w:instrText xml:space="preserve"> PAGEREF _Toc37080860 \h </w:instrText>
        </w:r>
        <w:r w:rsidR="00D34AA4">
          <w:rPr>
            <w:noProof/>
            <w:webHidden/>
          </w:rPr>
        </w:r>
        <w:r w:rsidR="00D34AA4">
          <w:rPr>
            <w:noProof/>
            <w:webHidden/>
          </w:rPr>
          <w:fldChar w:fldCharType="separate"/>
        </w:r>
        <w:r w:rsidR="00D34AA4">
          <w:rPr>
            <w:noProof/>
            <w:webHidden/>
          </w:rPr>
          <w:t>42</w:t>
        </w:r>
        <w:r w:rsidR="00D34AA4">
          <w:rPr>
            <w:noProof/>
            <w:webHidden/>
          </w:rPr>
          <w:fldChar w:fldCharType="end"/>
        </w:r>
      </w:hyperlink>
    </w:p>
    <w:p w14:paraId="288269B1" w14:textId="0D03B166"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861" w:history="1">
        <w:r w:rsidR="00D34AA4" w:rsidRPr="00CC3CD9">
          <w:rPr>
            <w:rStyle w:val="af2"/>
            <w:noProof/>
          </w:rPr>
          <w:t>表</w:t>
        </w:r>
        <w:r w:rsidR="00D34AA4" w:rsidRPr="00CC3CD9">
          <w:rPr>
            <w:rStyle w:val="af2"/>
            <w:noProof/>
          </w:rPr>
          <w:t>4.8</w:t>
        </w:r>
        <w:r w:rsidR="00D34AA4" w:rsidRPr="00CC3CD9">
          <w:rPr>
            <w:rStyle w:val="af2"/>
            <w:noProof/>
          </w:rPr>
          <w:t>对比实验三实验结果</w:t>
        </w:r>
        <w:r w:rsidR="00D34AA4">
          <w:rPr>
            <w:noProof/>
            <w:webHidden/>
          </w:rPr>
          <w:tab/>
        </w:r>
        <w:r w:rsidR="00D34AA4">
          <w:rPr>
            <w:noProof/>
            <w:webHidden/>
          </w:rPr>
          <w:fldChar w:fldCharType="begin"/>
        </w:r>
        <w:r w:rsidR="00D34AA4">
          <w:rPr>
            <w:noProof/>
            <w:webHidden/>
          </w:rPr>
          <w:instrText xml:space="preserve"> PAGEREF _Toc37080861 \h </w:instrText>
        </w:r>
        <w:r w:rsidR="00D34AA4">
          <w:rPr>
            <w:noProof/>
            <w:webHidden/>
          </w:rPr>
        </w:r>
        <w:r w:rsidR="00D34AA4">
          <w:rPr>
            <w:noProof/>
            <w:webHidden/>
          </w:rPr>
          <w:fldChar w:fldCharType="separate"/>
        </w:r>
        <w:r w:rsidR="00D34AA4">
          <w:rPr>
            <w:noProof/>
            <w:webHidden/>
          </w:rPr>
          <w:t>43</w:t>
        </w:r>
        <w:r w:rsidR="00D34AA4">
          <w:rPr>
            <w:noProof/>
            <w:webHidden/>
          </w:rPr>
          <w:fldChar w:fldCharType="end"/>
        </w:r>
      </w:hyperlink>
    </w:p>
    <w:p w14:paraId="2E1D6825" w14:textId="276168F5"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862" w:history="1">
        <w:r w:rsidR="00D34AA4" w:rsidRPr="00CC3CD9">
          <w:rPr>
            <w:rStyle w:val="af2"/>
            <w:noProof/>
          </w:rPr>
          <w:t>表</w:t>
        </w:r>
        <w:r w:rsidR="00D34AA4" w:rsidRPr="00CC3CD9">
          <w:rPr>
            <w:rStyle w:val="af2"/>
            <w:noProof/>
          </w:rPr>
          <w:t xml:space="preserve">5.1 </w:t>
        </w:r>
        <w:r w:rsidR="00D34AA4" w:rsidRPr="00CC3CD9">
          <w:rPr>
            <w:rStyle w:val="af2"/>
            <w:noProof/>
          </w:rPr>
          <w:t>能源勘探行业软件对比</w:t>
        </w:r>
        <w:r w:rsidR="00D34AA4">
          <w:rPr>
            <w:noProof/>
            <w:webHidden/>
          </w:rPr>
          <w:tab/>
        </w:r>
        <w:r w:rsidR="00D34AA4">
          <w:rPr>
            <w:noProof/>
            <w:webHidden/>
          </w:rPr>
          <w:fldChar w:fldCharType="begin"/>
        </w:r>
        <w:r w:rsidR="00D34AA4">
          <w:rPr>
            <w:noProof/>
            <w:webHidden/>
          </w:rPr>
          <w:instrText xml:space="preserve"> PAGEREF _Toc37080862 \h </w:instrText>
        </w:r>
        <w:r w:rsidR="00D34AA4">
          <w:rPr>
            <w:noProof/>
            <w:webHidden/>
          </w:rPr>
        </w:r>
        <w:r w:rsidR="00D34AA4">
          <w:rPr>
            <w:noProof/>
            <w:webHidden/>
          </w:rPr>
          <w:fldChar w:fldCharType="separate"/>
        </w:r>
        <w:r w:rsidR="00D34AA4">
          <w:rPr>
            <w:noProof/>
            <w:webHidden/>
          </w:rPr>
          <w:t>45</w:t>
        </w:r>
        <w:r w:rsidR="00D34AA4">
          <w:rPr>
            <w:noProof/>
            <w:webHidden/>
          </w:rPr>
          <w:fldChar w:fldCharType="end"/>
        </w:r>
      </w:hyperlink>
    </w:p>
    <w:p w14:paraId="393119CD" w14:textId="321D50DF"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863" w:history="1">
        <w:r w:rsidR="00D34AA4" w:rsidRPr="00CC3CD9">
          <w:rPr>
            <w:rStyle w:val="af2"/>
            <w:noProof/>
          </w:rPr>
          <w:t>表</w:t>
        </w:r>
        <w:r w:rsidR="00D34AA4" w:rsidRPr="00CC3CD9">
          <w:rPr>
            <w:rStyle w:val="af2"/>
            <w:noProof/>
          </w:rPr>
          <w:t xml:space="preserve">5.2 </w:t>
        </w:r>
        <w:r w:rsidR="00D34AA4" w:rsidRPr="00CC3CD9">
          <w:rPr>
            <w:rStyle w:val="af2"/>
            <w:noProof/>
          </w:rPr>
          <w:t>基于</w:t>
        </w:r>
        <w:r w:rsidR="00D34AA4" w:rsidRPr="00CC3CD9">
          <w:rPr>
            <w:rStyle w:val="af2"/>
            <w:noProof/>
          </w:rPr>
          <w:t>XML</w:t>
        </w:r>
        <w:r w:rsidR="00D34AA4" w:rsidRPr="00CC3CD9">
          <w:rPr>
            <w:rStyle w:val="af2"/>
            <w:noProof/>
          </w:rPr>
          <w:t>的标记语言相关研究</w:t>
        </w:r>
        <w:r w:rsidR="00D34AA4">
          <w:rPr>
            <w:noProof/>
            <w:webHidden/>
          </w:rPr>
          <w:tab/>
        </w:r>
        <w:r w:rsidR="00D34AA4">
          <w:rPr>
            <w:noProof/>
            <w:webHidden/>
          </w:rPr>
          <w:fldChar w:fldCharType="begin"/>
        </w:r>
        <w:r w:rsidR="00D34AA4">
          <w:rPr>
            <w:noProof/>
            <w:webHidden/>
          </w:rPr>
          <w:instrText xml:space="preserve"> PAGEREF _Toc37080863 \h </w:instrText>
        </w:r>
        <w:r w:rsidR="00D34AA4">
          <w:rPr>
            <w:noProof/>
            <w:webHidden/>
          </w:rPr>
        </w:r>
        <w:r w:rsidR="00D34AA4">
          <w:rPr>
            <w:noProof/>
            <w:webHidden/>
          </w:rPr>
          <w:fldChar w:fldCharType="separate"/>
        </w:r>
        <w:r w:rsidR="00D34AA4">
          <w:rPr>
            <w:noProof/>
            <w:webHidden/>
          </w:rPr>
          <w:t>47</w:t>
        </w:r>
        <w:r w:rsidR="00D34AA4">
          <w:rPr>
            <w:noProof/>
            <w:webHidden/>
          </w:rPr>
          <w:fldChar w:fldCharType="end"/>
        </w:r>
      </w:hyperlink>
    </w:p>
    <w:p w14:paraId="2BB79674" w14:textId="5D134843"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864" w:history="1">
        <w:r w:rsidR="00D34AA4" w:rsidRPr="00CC3CD9">
          <w:rPr>
            <w:rStyle w:val="af2"/>
            <w:noProof/>
          </w:rPr>
          <w:t>表</w:t>
        </w:r>
        <w:r w:rsidR="00D34AA4" w:rsidRPr="00CC3CD9">
          <w:rPr>
            <w:rStyle w:val="af2"/>
            <w:noProof/>
          </w:rPr>
          <w:t>5.3</w:t>
        </w:r>
        <w:r w:rsidR="00D34AA4" w:rsidRPr="00CC3CD9">
          <w:rPr>
            <w:rStyle w:val="af2"/>
            <w:noProof/>
          </w:rPr>
          <w:t>标签表</w:t>
        </w:r>
        <w:r w:rsidR="00D34AA4">
          <w:rPr>
            <w:noProof/>
            <w:webHidden/>
          </w:rPr>
          <w:tab/>
        </w:r>
        <w:r w:rsidR="00D34AA4">
          <w:rPr>
            <w:noProof/>
            <w:webHidden/>
          </w:rPr>
          <w:fldChar w:fldCharType="begin"/>
        </w:r>
        <w:r w:rsidR="00D34AA4">
          <w:rPr>
            <w:noProof/>
            <w:webHidden/>
          </w:rPr>
          <w:instrText xml:space="preserve"> PAGEREF _Toc37080864 \h </w:instrText>
        </w:r>
        <w:r w:rsidR="00D34AA4">
          <w:rPr>
            <w:noProof/>
            <w:webHidden/>
          </w:rPr>
        </w:r>
        <w:r w:rsidR="00D34AA4">
          <w:rPr>
            <w:noProof/>
            <w:webHidden/>
          </w:rPr>
          <w:fldChar w:fldCharType="separate"/>
        </w:r>
        <w:r w:rsidR="00D34AA4">
          <w:rPr>
            <w:noProof/>
            <w:webHidden/>
          </w:rPr>
          <w:t>52</w:t>
        </w:r>
        <w:r w:rsidR="00D34AA4">
          <w:rPr>
            <w:noProof/>
            <w:webHidden/>
          </w:rPr>
          <w:fldChar w:fldCharType="end"/>
        </w:r>
      </w:hyperlink>
    </w:p>
    <w:p w14:paraId="3D13B6D5" w14:textId="486291E4"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865" w:history="1">
        <w:r w:rsidR="00D34AA4" w:rsidRPr="00CC3CD9">
          <w:rPr>
            <w:rStyle w:val="af2"/>
            <w:noProof/>
          </w:rPr>
          <w:t>表</w:t>
        </w:r>
        <w:r w:rsidR="00D34AA4" w:rsidRPr="00CC3CD9">
          <w:rPr>
            <w:rStyle w:val="af2"/>
            <w:noProof/>
          </w:rPr>
          <w:t xml:space="preserve">5.4 </w:t>
        </w:r>
        <w:r w:rsidR="00D34AA4" w:rsidRPr="00CC3CD9">
          <w:rPr>
            <w:rStyle w:val="af2"/>
            <w:noProof/>
          </w:rPr>
          <w:t>标签类别表</w:t>
        </w:r>
        <w:r w:rsidR="00D34AA4">
          <w:rPr>
            <w:noProof/>
            <w:webHidden/>
          </w:rPr>
          <w:tab/>
        </w:r>
        <w:r w:rsidR="00D34AA4">
          <w:rPr>
            <w:noProof/>
            <w:webHidden/>
          </w:rPr>
          <w:fldChar w:fldCharType="begin"/>
        </w:r>
        <w:r w:rsidR="00D34AA4">
          <w:rPr>
            <w:noProof/>
            <w:webHidden/>
          </w:rPr>
          <w:instrText xml:space="preserve"> PAGEREF _Toc37080865 \h </w:instrText>
        </w:r>
        <w:r w:rsidR="00D34AA4">
          <w:rPr>
            <w:noProof/>
            <w:webHidden/>
          </w:rPr>
        </w:r>
        <w:r w:rsidR="00D34AA4">
          <w:rPr>
            <w:noProof/>
            <w:webHidden/>
          </w:rPr>
          <w:fldChar w:fldCharType="separate"/>
        </w:r>
        <w:r w:rsidR="00D34AA4">
          <w:rPr>
            <w:noProof/>
            <w:webHidden/>
          </w:rPr>
          <w:t>53</w:t>
        </w:r>
        <w:r w:rsidR="00D34AA4">
          <w:rPr>
            <w:noProof/>
            <w:webHidden/>
          </w:rPr>
          <w:fldChar w:fldCharType="end"/>
        </w:r>
      </w:hyperlink>
    </w:p>
    <w:p w14:paraId="3859E94A" w14:textId="32150FA1"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866" w:history="1">
        <w:r w:rsidR="00D34AA4" w:rsidRPr="00CC3CD9">
          <w:rPr>
            <w:rStyle w:val="af2"/>
            <w:noProof/>
          </w:rPr>
          <w:t>表</w:t>
        </w:r>
        <w:r w:rsidR="00D34AA4" w:rsidRPr="00CC3CD9">
          <w:rPr>
            <w:rStyle w:val="af2"/>
            <w:noProof/>
          </w:rPr>
          <w:t xml:space="preserve">5.5 </w:t>
        </w:r>
        <w:r w:rsidR="00D34AA4" w:rsidRPr="00CC3CD9">
          <w:rPr>
            <w:rStyle w:val="af2"/>
            <w:noProof/>
          </w:rPr>
          <w:t>并行编程模型表</w:t>
        </w:r>
        <w:r w:rsidR="00D34AA4">
          <w:rPr>
            <w:noProof/>
            <w:webHidden/>
          </w:rPr>
          <w:tab/>
        </w:r>
        <w:r w:rsidR="00D34AA4">
          <w:rPr>
            <w:noProof/>
            <w:webHidden/>
          </w:rPr>
          <w:fldChar w:fldCharType="begin"/>
        </w:r>
        <w:r w:rsidR="00D34AA4">
          <w:rPr>
            <w:noProof/>
            <w:webHidden/>
          </w:rPr>
          <w:instrText xml:space="preserve"> PAGEREF _Toc37080866 \h </w:instrText>
        </w:r>
        <w:r w:rsidR="00D34AA4">
          <w:rPr>
            <w:noProof/>
            <w:webHidden/>
          </w:rPr>
        </w:r>
        <w:r w:rsidR="00D34AA4">
          <w:rPr>
            <w:noProof/>
            <w:webHidden/>
          </w:rPr>
          <w:fldChar w:fldCharType="separate"/>
        </w:r>
        <w:r w:rsidR="00D34AA4">
          <w:rPr>
            <w:noProof/>
            <w:webHidden/>
          </w:rPr>
          <w:t>53</w:t>
        </w:r>
        <w:r w:rsidR="00D34AA4">
          <w:rPr>
            <w:noProof/>
            <w:webHidden/>
          </w:rPr>
          <w:fldChar w:fldCharType="end"/>
        </w:r>
      </w:hyperlink>
    </w:p>
    <w:p w14:paraId="6C57828A" w14:textId="58AA8972" w:rsidR="00D34AA4" w:rsidRDefault="00C77A82">
      <w:pPr>
        <w:pStyle w:val="af8"/>
        <w:tabs>
          <w:tab w:val="right" w:leader="dot" w:pos="9060"/>
        </w:tabs>
        <w:ind w:left="976" w:hanging="518"/>
        <w:rPr>
          <w:rFonts w:asciiTheme="minorHAnsi" w:eastAsiaTheme="minorEastAsia" w:hAnsiTheme="minorHAnsi" w:cstheme="minorBidi"/>
          <w:noProof/>
          <w:sz w:val="21"/>
          <w:szCs w:val="22"/>
        </w:rPr>
      </w:pPr>
      <w:hyperlink w:anchor="_Toc37080867" w:history="1">
        <w:r w:rsidR="00D34AA4" w:rsidRPr="00CC3CD9">
          <w:rPr>
            <w:rStyle w:val="af2"/>
            <w:noProof/>
          </w:rPr>
          <w:t>表</w:t>
        </w:r>
        <w:r w:rsidR="00D34AA4" w:rsidRPr="00CC3CD9">
          <w:rPr>
            <w:rStyle w:val="af2"/>
            <w:noProof/>
          </w:rPr>
          <w:t xml:space="preserve">5.6 </w:t>
        </w:r>
        <w:r w:rsidR="00D34AA4" w:rsidRPr="00CC3CD9">
          <w:rPr>
            <w:rStyle w:val="af2"/>
            <w:noProof/>
          </w:rPr>
          <w:t>控制层相关实现技术</w:t>
        </w:r>
        <w:r w:rsidR="00D34AA4">
          <w:rPr>
            <w:noProof/>
            <w:webHidden/>
          </w:rPr>
          <w:tab/>
        </w:r>
        <w:r w:rsidR="00D34AA4">
          <w:rPr>
            <w:noProof/>
            <w:webHidden/>
          </w:rPr>
          <w:fldChar w:fldCharType="begin"/>
        </w:r>
        <w:r w:rsidR="00D34AA4">
          <w:rPr>
            <w:noProof/>
            <w:webHidden/>
          </w:rPr>
          <w:instrText xml:space="preserve"> PAGEREF _Toc37080867 \h </w:instrText>
        </w:r>
        <w:r w:rsidR="00D34AA4">
          <w:rPr>
            <w:noProof/>
            <w:webHidden/>
          </w:rPr>
        </w:r>
        <w:r w:rsidR="00D34AA4">
          <w:rPr>
            <w:noProof/>
            <w:webHidden/>
          </w:rPr>
          <w:fldChar w:fldCharType="separate"/>
        </w:r>
        <w:r w:rsidR="00D34AA4">
          <w:rPr>
            <w:noProof/>
            <w:webHidden/>
          </w:rPr>
          <w:t>55</w:t>
        </w:r>
        <w:r w:rsidR="00D34AA4">
          <w:rPr>
            <w:noProof/>
            <w:webHidden/>
          </w:rPr>
          <w:fldChar w:fldCharType="end"/>
        </w:r>
      </w:hyperlink>
    </w:p>
    <w:p w14:paraId="1EE229C1" w14:textId="7437CCFC" w:rsidR="00B07C74" w:rsidRPr="00D33817" w:rsidRDefault="004F4223">
      <w:pPr>
        <w:widowControl/>
        <w:jc w:val="left"/>
        <w:rPr>
          <w:rFonts w:eastAsia="黑体"/>
          <w:sz w:val="24"/>
        </w:rPr>
        <w:sectPr w:rsidR="00B07C74" w:rsidRPr="00D33817" w:rsidSect="00387BDC">
          <w:footerReference w:type="default" r:id="rId15"/>
          <w:pgSz w:w="11906" w:h="16838"/>
          <w:pgMar w:top="1247" w:right="1418" w:bottom="1247" w:left="1418" w:header="624" w:footer="624" w:gutter="0"/>
          <w:pgNumType w:fmt="upperRoman" w:start="1"/>
          <w:cols w:space="720"/>
          <w:docGrid w:type="linesAndChars" w:linePitch="409" w:charSpace="3920"/>
        </w:sectPr>
      </w:pPr>
      <w:r>
        <w:rPr>
          <w:rFonts w:eastAsia="黑体"/>
          <w:sz w:val="24"/>
        </w:rPr>
        <w:fldChar w:fldCharType="end"/>
      </w:r>
      <w:r>
        <w:rPr>
          <w:rFonts w:eastAsia="黑体"/>
          <w:sz w:val="24"/>
        </w:rPr>
        <w:br w:type="page"/>
      </w:r>
    </w:p>
    <w:p w14:paraId="50A2D3B2" w14:textId="68E5F238" w:rsidR="004614F2" w:rsidRDefault="004614F2" w:rsidP="00136F66">
      <w:pPr>
        <w:pStyle w:val="WSL-1"/>
      </w:pPr>
      <w:bookmarkStart w:id="52" w:name="_Toc11339"/>
      <w:bookmarkStart w:id="53" w:name="_Toc37081022"/>
      <w:r>
        <w:lastRenderedPageBreak/>
        <w:t>第</w:t>
      </w:r>
      <w:r>
        <w:t>1</w:t>
      </w:r>
      <w:r>
        <w:t>章</w:t>
      </w:r>
      <w:r>
        <w:t xml:space="preserve"> </w:t>
      </w:r>
      <w:r>
        <w:t>绪论</w:t>
      </w:r>
      <w:bookmarkEnd w:id="52"/>
      <w:bookmarkEnd w:id="53"/>
    </w:p>
    <w:p w14:paraId="11A029E9" w14:textId="13E70D4A" w:rsidR="004614F2" w:rsidRPr="00FB6185" w:rsidRDefault="008340E3" w:rsidP="008340E3">
      <w:pPr>
        <w:pStyle w:val="WSL-2"/>
        <w:numPr>
          <w:ilvl w:val="0"/>
          <w:numId w:val="0"/>
        </w:numPr>
      </w:pPr>
      <w:bookmarkStart w:id="54" w:name="_Toc23552"/>
      <w:bookmarkStart w:id="55" w:name="_Toc37081023"/>
      <w:r>
        <w:rPr>
          <w:rFonts w:hint="eastAsia"/>
        </w:rPr>
        <w:t>1.1</w:t>
      </w:r>
      <w:r>
        <w:t>研究背景和意义</w:t>
      </w:r>
      <w:bookmarkEnd w:id="54"/>
      <w:bookmarkEnd w:id="55"/>
    </w:p>
    <w:p w14:paraId="487485BE" w14:textId="6AED80BA" w:rsidR="004614F2" w:rsidRPr="00FB6185" w:rsidRDefault="004614F2" w:rsidP="00DB5230">
      <w:pPr>
        <w:pStyle w:val="WSL-4"/>
        <w:ind w:firstLine="518"/>
      </w:pPr>
      <w:r>
        <w:rPr>
          <w:rFonts w:hint="eastAsia"/>
        </w:rPr>
        <w:t>近十年</w:t>
      </w:r>
      <w:r w:rsidRPr="00FB6185">
        <w:rPr>
          <w:rFonts w:hint="eastAsia"/>
        </w:rPr>
        <w:t>以来，半导体的发展趋势表明，过去几十年来时钟速度的惊人提高已经结束，单核处理器对计算机应用性能提升和成本降低的贡献达到</w:t>
      </w:r>
      <w:r>
        <w:rPr>
          <w:rFonts w:hint="eastAsia"/>
        </w:rPr>
        <w:t>了</w:t>
      </w:r>
      <w:r w:rsidRPr="00FB6185">
        <w:rPr>
          <w:rFonts w:hint="eastAsia"/>
        </w:rPr>
        <w:t>极限</w:t>
      </w:r>
      <w:bookmarkStart w:id="56" w:name="_Hlk35447220"/>
      <w:r w:rsidRPr="00391B46">
        <w:rPr>
          <w:rFonts w:hint="eastAsia"/>
          <w:vertAlign w:val="superscript"/>
        </w:rPr>
        <w:t>[</w:t>
      </w:r>
      <w:r w:rsidRPr="00391B46">
        <w:rPr>
          <w:vertAlign w:val="superscript"/>
        </w:rPr>
        <w:t>1]</w:t>
      </w:r>
      <w:bookmarkEnd w:id="56"/>
      <w:r w:rsidRPr="00FB6185">
        <w:rPr>
          <w:rFonts w:hint="eastAsia"/>
        </w:rPr>
        <w:t>，但社会和科学技术的发展对计算机性能的需求仍然不断提高。这推动了硬件和架构</w:t>
      </w:r>
      <w:r w:rsidR="00D13DD2">
        <w:rPr>
          <w:rFonts w:hint="eastAsia"/>
        </w:rPr>
        <w:t>的</w:t>
      </w:r>
      <w:r w:rsidRPr="00FB6185">
        <w:rPr>
          <w:rFonts w:hint="eastAsia"/>
        </w:rPr>
        <w:t>设计</w:t>
      </w:r>
      <w:r>
        <w:rPr>
          <w:rFonts w:hint="eastAsia"/>
        </w:rPr>
        <w:t>理念</w:t>
      </w:r>
      <w:r w:rsidRPr="00FB6185">
        <w:rPr>
          <w:rFonts w:hint="eastAsia"/>
        </w:rPr>
        <w:t>向集成多处理</w:t>
      </w:r>
      <w:r>
        <w:rPr>
          <w:rFonts w:hint="eastAsia"/>
        </w:rPr>
        <w:t>器</w:t>
      </w:r>
      <w:r w:rsidRPr="00FB6185">
        <w:rPr>
          <w:rFonts w:hint="eastAsia"/>
        </w:rPr>
        <w:t>设计的转变</w:t>
      </w:r>
      <w:r w:rsidRPr="00391B46">
        <w:rPr>
          <w:vertAlign w:val="superscript"/>
        </w:rPr>
        <w:t>[2]</w:t>
      </w:r>
      <w:r w:rsidRPr="00FB6185">
        <w:rPr>
          <w:rFonts w:hint="eastAsia"/>
        </w:rPr>
        <w:t>。近年来，多</w:t>
      </w:r>
      <w:proofErr w:type="gramStart"/>
      <w:r w:rsidRPr="00FB6185">
        <w:rPr>
          <w:rFonts w:hint="eastAsia"/>
        </w:rPr>
        <w:t>核系统</w:t>
      </w:r>
      <w:proofErr w:type="gramEnd"/>
      <w:r w:rsidRPr="00FB6185">
        <w:rPr>
          <w:rFonts w:hint="eastAsia"/>
        </w:rPr>
        <w:t>越来越受欢迎，并行化已经成为了新的趋势，高性能计算领域也正在蓬勃发展。然而，由于串行</w:t>
      </w:r>
      <w:r w:rsidR="00D13DD2">
        <w:rPr>
          <w:rFonts w:hint="eastAsia"/>
        </w:rPr>
        <w:t>的</w:t>
      </w:r>
      <w:r w:rsidRPr="00FB6185">
        <w:rPr>
          <w:rFonts w:hint="eastAsia"/>
        </w:rPr>
        <w:t>编程思想仍然深深地根植于当</w:t>
      </w:r>
      <w:r w:rsidR="00D13DD2">
        <w:rPr>
          <w:rFonts w:hint="eastAsia"/>
        </w:rPr>
        <w:t>前</w:t>
      </w:r>
      <w:r w:rsidRPr="00FB6185">
        <w:rPr>
          <w:rFonts w:hint="eastAsia"/>
        </w:rPr>
        <w:t>的</w:t>
      </w:r>
      <w:r w:rsidR="00D13DD2">
        <w:rPr>
          <w:rFonts w:hint="eastAsia"/>
        </w:rPr>
        <w:t>应用程序</w:t>
      </w:r>
      <w:r w:rsidRPr="00FB6185">
        <w:rPr>
          <w:rFonts w:hint="eastAsia"/>
        </w:rPr>
        <w:t>开发流程中，尽管大多数硬件</w:t>
      </w:r>
      <w:r w:rsidR="00D13DD2">
        <w:rPr>
          <w:rFonts w:hint="eastAsia"/>
        </w:rPr>
        <w:t>设备</w:t>
      </w:r>
      <w:r w:rsidRPr="00FB6185">
        <w:rPr>
          <w:rFonts w:hint="eastAsia"/>
        </w:rPr>
        <w:t>（如多核处理器、</w:t>
      </w:r>
      <w:r w:rsidRPr="00FB6185">
        <w:rPr>
          <w:rFonts w:hint="eastAsia"/>
        </w:rPr>
        <w:t>GPU</w:t>
      </w:r>
      <w:r w:rsidRPr="00FB6185">
        <w:rPr>
          <w:rFonts w:hint="eastAsia"/>
        </w:rPr>
        <w:t>等）均具备为并行计算而设计的设想，但目前大部分流行的</w:t>
      </w:r>
      <w:r w:rsidR="00D13DD2">
        <w:rPr>
          <w:rFonts w:hint="eastAsia"/>
        </w:rPr>
        <w:t>应用程序</w:t>
      </w:r>
      <w:r w:rsidRPr="00FB6185">
        <w:rPr>
          <w:rFonts w:hint="eastAsia"/>
        </w:rPr>
        <w:t>仍然是串行的，未能充分利用多核技术带来的潜在性能提升</w:t>
      </w:r>
      <w:r w:rsidRPr="00391B46">
        <w:rPr>
          <w:rFonts w:hint="eastAsia"/>
          <w:vertAlign w:val="superscript"/>
        </w:rPr>
        <w:t>[3</w:t>
      </w:r>
      <w:r w:rsidRPr="00391B46">
        <w:rPr>
          <w:vertAlign w:val="superscript"/>
        </w:rPr>
        <w:t>]</w:t>
      </w:r>
      <w:r w:rsidRPr="00FB6185">
        <w:rPr>
          <w:rFonts w:hint="eastAsia"/>
        </w:rPr>
        <w:t>。换言之，在大多数情况下，现代体系结构提供的很大一部分计算资源并没有被充分利用。</w:t>
      </w:r>
    </w:p>
    <w:p w14:paraId="393BA968" w14:textId="59341B1D" w:rsidR="004614F2" w:rsidRPr="00FB6185" w:rsidRDefault="004614F2" w:rsidP="00DB5230">
      <w:pPr>
        <w:pStyle w:val="WSL-4"/>
        <w:ind w:firstLine="518"/>
      </w:pPr>
      <w:r w:rsidRPr="00FB6185">
        <w:rPr>
          <w:rFonts w:hint="eastAsia"/>
        </w:rPr>
        <w:t>针对这一</w:t>
      </w:r>
      <w:r w:rsidR="00D13DD2">
        <w:rPr>
          <w:rFonts w:hint="eastAsia"/>
        </w:rPr>
        <w:t>现状</w:t>
      </w:r>
      <w:r w:rsidRPr="00FB6185">
        <w:rPr>
          <w:rFonts w:hint="eastAsia"/>
        </w:rPr>
        <w:t>，并行</w:t>
      </w:r>
      <w:r w:rsidR="00D13DD2">
        <w:rPr>
          <w:rFonts w:hint="eastAsia"/>
        </w:rPr>
        <w:t>程序开发</w:t>
      </w:r>
      <w:r w:rsidRPr="00FB6185">
        <w:rPr>
          <w:rFonts w:hint="eastAsia"/>
        </w:rPr>
        <w:t>的新方法和新技术</w:t>
      </w:r>
      <w:r>
        <w:rPr>
          <w:rFonts w:hint="eastAsia"/>
        </w:rPr>
        <w:t>正在</w:t>
      </w:r>
      <w:r w:rsidRPr="00FB6185">
        <w:rPr>
          <w:rFonts w:hint="eastAsia"/>
        </w:rPr>
        <w:t>逐步发展起来。例如，</w:t>
      </w:r>
      <w:r w:rsidR="0001167E">
        <w:rPr>
          <w:rFonts w:hint="eastAsia"/>
        </w:rPr>
        <w:t>众多程序并行性分析工具的提出</w:t>
      </w:r>
      <w:r w:rsidR="00F927B2">
        <w:rPr>
          <w:rFonts w:hint="eastAsia"/>
        </w:rPr>
        <w:t>以及</w:t>
      </w:r>
      <w:r w:rsidRPr="00FB6185">
        <w:rPr>
          <w:rFonts w:hint="eastAsia"/>
        </w:rPr>
        <w:t>OpenMP</w:t>
      </w:r>
      <w:r w:rsidRPr="00FB6185">
        <w:rPr>
          <w:rFonts w:hint="eastAsia"/>
        </w:rPr>
        <w:t>、</w:t>
      </w:r>
      <w:r w:rsidRPr="00FB6185">
        <w:rPr>
          <w:rFonts w:hint="eastAsia"/>
        </w:rPr>
        <w:t>Click</w:t>
      </w:r>
      <w:r w:rsidR="00E3099A">
        <w:rPr>
          <w:rFonts w:hint="eastAsia"/>
        </w:rPr>
        <w:t>、</w:t>
      </w:r>
      <w:r w:rsidRPr="00FB6185">
        <w:rPr>
          <w:rFonts w:hint="eastAsia"/>
        </w:rPr>
        <w:t>MPI</w:t>
      </w:r>
      <w:r w:rsidR="00E3099A">
        <w:rPr>
          <w:rFonts w:hint="eastAsia"/>
        </w:rPr>
        <w:t>以及</w:t>
      </w:r>
      <w:r w:rsidRPr="00FB6185">
        <w:rPr>
          <w:rFonts w:hint="eastAsia"/>
        </w:rPr>
        <w:t>CUDA</w:t>
      </w:r>
      <w:r w:rsidRPr="00FB6185">
        <w:rPr>
          <w:rFonts w:hint="eastAsia"/>
        </w:rPr>
        <w:t>等</w:t>
      </w:r>
      <w:r w:rsidR="00E3099A">
        <w:rPr>
          <w:rFonts w:hint="eastAsia"/>
        </w:rPr>
        <w:t>标准不一、接口各异的</w:t>
      </w:r>
      <w:r w:rsidRPr="00FB6185">
        <w:rPr>
          <w:rFonts w:hint="eastAsia"/>
        </w:rPr>
        <w:t>并行编程</w:t>
      </w:r>
      <w:r w:rsidR="00E3099A">
        <w:rPr>
          <w:rFonts w:hint="eastAsia"/>
        </w:rPr>
        <w:t>模型和</w:t>
      </w:r>
      <w:r w:rsidRPr="00FB6185">
        <w:rPr>
          <w:rFonts w:hint="eastAsia"/>
        </w:rPr>
        <w:t>框架的出现，使得并行</w:t>
      </w:r>
      <w:r w:rsidR="00D13DD2">
        <w:rPr>
          <w:rFonts w:hint="eastAsia"/>
        </w:rPr>
        <w:t>程序开发</w:t>
      </w:r>
      <w:r w:rsidRPr="00FB6185">
        <w:rPr>
          <w:rFonts w:hint="eastAsia"/>
        </w:rPr>
        <w:t>的方法更加便捷和多样</w:t>
      </w:r>
      <w:ins w:id="57" w:author="User" w:date="2020-04-06T21:50:00Z">
        <w:r w:rsidR="00B604BC">
          <w:rPr>
            <w:rFonts w:hint="eastAsia"/>
          </w:rPr>
          <w:t>化</w:t>
        </w:r>
      </w:ins>
      <w:r w:rsidRPr="00391B46">
        <w:rPr>
          <w:rFonts w:hint="eastAsia"/>
          <w:vertAlign w:val="superscript"/>
        </w:rPr>
        <w:t>[4</w:t>
      </w:r>
      <w:r w:rsidRPr="00391B46">
        <w:rPr>
          <w:vertAlign w:val="superscript"/>
        </w:rPr>
        <w:t>]</w:t>
      </w:r>
      <w:r w:rsidRPr="00FB6185">
        <w:rPr>
          <w:rFonts w:hint="eastAsia"/>
        </w:rPr>
        <w:t>。从某种意义上</w:t>
      </w:r>
      <w:r w:rsidR="00D13DD2">
        <w:rPr>
          <w:rFonts w:hint="eastAsia"/>
        </w:rPr>
        <w:t>来</w:t>
      </w:r>
      <w:r w:rsidRPr="00FB6185">
        <w:rPr>
          <w:rFonts w:hint="eastAsia"/>
        </w:rPr>
        <w:t>说，在生产科学和工业领域广泛遇到的数据密集型应用，只需通过对其代码</w:t>
      </w:r>
      <w:r w:rsidR="00D13DD2">
        <w:rPr>
          <w:rFonts w:hint="eastAsia"/>
        </w:rPr>
        <w:t>中</w:t>
      </w:r>
      <w:r w:rsidRPr="00FB6185">
        <w:rPr>
          <w:rFonts w:hint="eastAsia"/>
        </w:rPr>
        <w:t>的并行性进行</w:t>
      </w:r>
      <w:r w:rsidR="00D13DD2">
        <w:rPr>
          <w:rFonts w:hint="eastAsia"/>
        </w:rPr>
        <w:t>全面</w:t>
      </w:r>
      <w:r w:rsidRPr="00FB6185">
        <w:rPr>
          <w:rFonts w:hint="eastAsia"/>
        </w:rPr>
        <w:t>分析，将其</w:t>
      </w:r>
      <w:r w:rsidR="00D13DD2">
        <w:rPr>
          <w:rFonts w:hint="eastAsia"/>
        </w:rPr>
        <w:t>中可以并行化的部分</w:t>
      </w:r>
      <w:r w:rsidR="00D13DD2" w:rsidRPr="00FB6185">
        <w:rPr>
          <w:rFonts w:hint="eastAsia"/>
        </w:rPr>
        <w:t>利用</w:t>
      </w:r>
      <w:r w:rsidR="00D13DD2">
        <w:rPr>
          <w:rFonts w:hint="eastAsia"/>
        </w:rPr>
        <w:t>上述</w:t>
      </w:r>
      <w:r w:rsidR="00D13DD2" w:rsidRPr="00FB6185">
        <w:rPr>
          <w:rFonts w:hint="eastAsia"/>
        </w:rPr>
        <w:t>手段</w:t>
      </w:r>
      <w:r w:rsidRPr="00FB6185">
        <w:rPr>
          <w:rFonts w:hint="eastAsia"/>
        </w:rPr>
        <w:t>进行并行化改造，即可达到大幅提高应用性能和计算资源利用率的目的</w:t>
      </w:r>
      <w:r w:rsidRPr="00391B46">
        <w:rPr>
          <w:rFonts w:hint="eastAsia"/>
          <w:vertAlign w:val="superscript"/>
        </w:rPr>
        <w:t>[5</w:t>
      </w:r>
      <w:r w:rsidRPr="00391B46">
        <w:rPr>
          <w:vertAlign w:val="superscript"/>
        </w:rPr>
        <w:t>]</w:t>
      </w:r>
      <w:r w:rsidRPr="00FB6185">
        <w:rPr>
          <w:rFonts w:hint="eastAsia"/>
        </w:rPr>
        <w:t>。</w:t>
      </w:r>
      <w:r w:rsidR="00D13DD2">
        <w:rPr>
          <w:rFonts w:hint="eastAsia"/>
        </w:rPr>
        <w:t>但</w:t>
      </w:r>
      <w:r w:rsidRPr="00FB6185">
        <w:rPr>
          <w:rFonts w:hint="eastAsia"/>
        </w:rPr>
        <w:t>需要说明的是，一种工具或手段并不能</w:t>
      </w:r>
      <w:r>
        <w:rPr>
          <w:rFonts w:hint="eastAsia"/>
        </w:rPr>
        <w:t>很好的</w:t>
      </w:r>
      <w:r w:rsidRPr="00FB6185">
        <w:rPr>
          <w:rFonts w:hint="eastAsia"/>
        </w:rPr>
        <w:t>完成这一目标，目前的</w:t>
      </w:r>
      <w:r w:rsidR="00D13DD2">
        <w:rPr>
          <w:rFonts w:hint="eastAsia"/>
        </w:rPr>
        <w:t>并行</w:t>
      </w:r>
      <w:r w:rsidRPr="00FB6185">
        <w:rPr>
          <w:rFonts w:hint="eastAsia"/>
        </w:rPr>
        <w:t>程序</w:t>
      </w:r>
      <w:r w:rsidR="00D13DD2">
        <w:rPr>
          <w:rFonts w:hint="eastAsia"/>
        </w:rPr>
        <w:t>开发</w:t>
      </w:r>
      <w:r w:rsidRPr="00FB6185">
        <w:rPr>
          <w:rFonts w:hint="eastAsia"/>
        </w:rPr>
        <w:t>过程中，往往需要在不同阶段结合</w:t>
      </w:r>
      <w:r>
        <w:rPr>
          <w:rFonts w:hint="eastAsia"/>
        </w:rPr>
        <w:t>应用</w:t>
      </w:r>
      <w:r w:rsidR="00D13DD2">
        <w:rPr>
          <w:rFonts w:hint="eastAsia"/>
        </w:rPr>
        <w:t>不同的并行编程技术</w:t>
      </w:r>
      <w:r w:rsidRPr="00FB6185">
        <w:rPr>
          <w:rFonts w:hint="eastAsia"/>
        </w:rPr>
        <w:t>，以使得程序发挥更好的性能，计算资源得到更好的利用。</w:t>
      </w:r>
    </w:p>
    <w:p w14:paraId="40DEDD63" w14:textId="41800C40" w:rsidR="004614F2" w:rsidRPr="00FB6185" w:rsidRDefault="004614F2" w:rsidP="00DB5230">
      <w:pPr>
        <w:pStyle w:val="WSL-4"/>
        <w:ind w:firstLine="518"/>
      </w:pPr>
      <w:r w:rsidRPr="00FB6185">
        <w:rPr>
          <w:rFonts w:hint="eastAsia"/>
        </w:rPr>
        <w:t>这些</w:t>
      </w:r>
      <w:r w:rsidR="00F80EC7">
        <w:rPr>
          <w:rFonts w:hint="eastAsia"/>
        </w:rPr>
        <w:t>阶段</w:t>
      </w:r>
      <w:r w:rsidRPr="00FB6185">
        <w:rPr>
          <w:rFonts w:hint="eastAsia"/>
        </w:rPr>
        <w:t>主要包括：</w:t>
      </w:r>
      <w:r w:rsidR="00D13DD2">
        <w:rPr>
          <w:rFonts w:hint="eastAsia"/>
        </w:rPr>
        <w:t>(</w:t>
      </w:r>
      <w:r w:rsidRPr="00FB6185">
        <w:rPr>
          <w:rFonts w:hint="eastAsia"/>
        </w:rPr>
        <w:t>1</w:t>
      </w:r>
      <w:r w:rsidR="00D13DD2">
        <w:t>)</w:t>
      </w:r>
      <w:r w:rsidRPr="00FB6185">
        <w:rPr>
          <w:rFonts w:hint="eastAsia"/>
        </w:rPr>
        <w:t>在编码阶段，采用人工的方式根据实际</w:t>
      </w:r>
      <w:r w:rsidR="00E41DC1">
        <w:rPr>
          <w:rFonts w:hint="eastAsia"/>
        </w:rPr>
        <w:t>硬件</w:t>
      </w:r>
      <w:r w:rsidRPr="00FB6185">
        <w:rPr>
          <w:rFonts w:hint="eastAsia"/>
        </w:rPr>
        <w:t>平台</w:t>
      </w:r>
      <w:r w:rsidR="00E41DC1">
        <w:rPr>
          <w:rFonts w:hint="eastAsia"/>
        </w:rPr>
        <w:t>的</w:t>
      </w:r>
      <w:r w:rsidRPr="00FB6185">
        <w:rPr>
          <w:rFonts w:hint="eastAsia"/>
        </w:rPr>
        <w:t>特点和</w:t>
      </w:r>
      <w:r w:rsidR="00F927B2">
        <w:rPr>
          <w:rFonts w:hint="eastAsia"/>
        </w:rPr>
        <w:t>算法</w:t>
      </w:r>
      <w:r w:rsidRPr="00FB6185">
        <w:rPr>
          <w:rFonts w:hint="eastAsia"/>
        </w:rPr>
        <w:t>的并行性，使用上述并行编程框架</w:t>
      </w:r>
      <w:r w:rsidR="00F927B2">
        <w:rPr>
          <w:rFonts w:hint="eastAsia"/>
        </w:rPr>
        <w:t>在编码过程中对算法</w:t>
      </w:r>
      <w:r>
        <w:rPr>
          <w:rFonts w:hint="eastAsia"/>
        </w:rPr>
        <w:t>中</w:t>
      </w:r>
      <w:r w:rsidRPr="00FB6185">
        <w:rPr>
          <w:rFonts w:hint="eastAsia"/>
        </w:rPr>
        <w:t>可</w:t>
      </w:r>
      <w:r>
        <w:rPr>
          <w:rFonts w:hint="eastAsia"/>
        </w:rPr>
        <w:t>以</w:t>
      </w:r>
      <w:r w:rsidRPr="00FB6185">
        <w:rPr>
          <w:rFonts w:hint="eastAsia"/>
        </w:rPr>
        <w:t>并行</w:t>
      </w:r>
      <w:r>
        <w:rPr>
          <w:rFonts w:hint="eastAsia"/>
        </w:rPr>
        <w:t>化的</w:t>
      </w:r>
      <w:r w:rsidR="00F927B2">
        <w:rPr>
          <w:rFonts w:hint="eastAsia"/>
        </w:rPr>
        <w:t>步骤</w:t>
      </w:r>
      <w:r w:rsidR="00E41DC1">
        <w:rPr>
          <w:rFonts w:hint="eastAsia"/>
        </w:rPr>
        <w:t>直接采取</w:t>
      </w:r>
      <w:r w:rsidR="00F927B2">
        <w:rPr>
          <w:rFonts w:hint="eastAsia"/>
        </w:rPr>
        <w:t>并行化开发</w:t>
      </w:r>
      <w:r w:rsidR="00E41DC1">
        <w:rPr>
          <w:rFonts w:hint="eastAsia"/>
        </w:rPr>
        <w:t>，</w:t>
      </w:r>
      <w:r w:rsidRPr="00FB6185">
        <w:rPr>
          <w:rFonts w:hint="eastAsia"/>
        </w:rPr>
        <w:t>以达到使代码并行执行的目的。</w:t>
      </w:r>
      <w:r w:rsidR="005D7B1D">
        <w:rPr>
          <w:rFonts w:hint="eastAsia"/>
        </w:rPr>
        <w:t>在这</w:t>
      </w:r>
      <w:r w:rsidRPr="00FB6185">
        <w:rPr>
          <w:rFonts w:hint="eastAsia"/>
        </w:rPr>
        <w:t>一</w:t>
      </w:r>
      <w:r w:rsidR="005D7B1D">
        <w:rPr>
          <w:rFonts w:hint="eastAsia"/>
        </w:rPr>
        <w:t>阶段</w:t>
      </w:r>
      <w:r w:rsidRPr="00FB6185">
        <w:rPr>
          <w:rFonts w:hint="eastAsia"/>
        </w:rPr>
        <w:t>可以很好的将硬件平台优势、开发人员</w:t>
      </w:r>
      <w:r w:rsidR="00D13DD2">
        <w:rPr>
          <w:rFonts w:hint="eastAsia"/>
        </w:rPr>
        <w:t>根据其</w:t>
      </w:r>
      <w:r w:rsidRPr="00FB6185">
        <w:rPr>
          <w:rFonts w:hint="eastAsia"/>
        </w:rPr>
        <w:t>行业经验</w:t>
      </w:r>
      <w:r w:rsidR="00D13DD2">
        <w:rPr>
          <w:rFonts w:hint="eastAsia"/>
        </w:rPr>
        <w:t>进行的主观判断以</w:t>
      </w:r>
      <w:r w:rsidRPr="00FB6185">
        <w:rPr>
          <w:rFonts w:hint="eastAsia"/>
        </w:rPr>
        <w:t>及</w:t>
      </w:r>
      <w:r w:rsidR="00F927B2">
        <w:rPr>
          <w:rFonts w:hint="eastAsia"/>
        </w:rPr>
        <w:t>算法</w:t>
      </w:r>
      <w:r w:rsidR="00D13DD2">
        <w:rPr>
          <w:rFonts w:hint="eastAsia"/>
        </w:rPr>
        <w:t>的</w:t>
      </w:r>
      <w:r w:rsidRPr="00FB6185">
        <w:rPr>
          <w:rFonts w:hint="eastAsia"/>
        </w:rPr>
        <w:t>特征结合在一起，但对于大型的应用程序，</w:t>
      </w:r>
      <w:r w:rsidR="005D7B1D">
        <w:rPr>
          <w:rFonts w:hint="eastAsia"/>
        </w:rPr>
        <w:t>本阶段的并行程序开发</w:t>
      </w:r>
      <w:r w:rsidRPr="00FB6185">
        <w:rPr>
          <w:rFonts w:hint="eastAsia"/>
        </w:rPr>
        <w:t>任务会变得十分繁琐和复杂；</w:t>
      </w:r>
      <w:r w:rsidR="00D13DD2">
        <w:rPr>
          <w:rFonts w:hint="eastAsia"/>
        </w:rPr>
        <w:t>(</w:t>
      </w:r>
      <w:r w:rsidRPr="00FB6185">
        <w:rPr>
          <w:rFonts w:hint="eastAsia"/>
        </w:rPr>
        <w:t>2</w:t>
      </w:r>
      <w:r w:rsidR="00D13DD2">
        <w:t>)</w:t>
      </w:r>
      <w:r w:rsidRPr="00FB6185">
        <w:rPr>
          <w:rFonts w:hint="eastAsia"/>
        </w:rPr>
        <w:t>在编译阶段，使用编译器将程序自动并行化，这一手段的重心主要集中在程序中的循环片段</w:t>
      </w:r>
      <w:r w:rsidR="00D13DD2">
        <w:rPr>
          <w:rFonts w:hint="eastAsia"/>
        </w:rPr>
        <w:t>上</w:t>
      </w:r>
      <w:r w:rsidRPr="00FB6185">
        <w:rPr>
          <w:rFonts w:hint="eastAsia"/>
        </w:rPr>
        <w:t>，编译器自动</w:t>
      </w:r>
      <w:r w:rsidR="00D13DD2">
        <w:rPr>
          <w:rFonts w:hint="eastAsia"/>
        </w:rPr>
        <w:t>地</w:t>
      </w:r>
      <w:r w:rsidRPr="00FB6185">
        <w:rPr>
          <w:rFonts w:hint="eastAsia"/>
        </w:rPr>
        <w:t>识别</w:t>
      </w:r>
      <w:r w:rsidR="00D13DD2">
        <w:rPr>
          <w:rFonts w:hint="eastAsia"/>
        </w:rPr>
        <w:t>出</w:t>
      </w:r>
      <w:r w:rsidRPr="00FB6185">
        <w:rPr>
          <w:rFonts w:hint="eastAsia"/>
        </w:rPr>
        <w:t>循环</w:t>
      </w:r>
      <w:r w:rsidR="00D13DD2">
        <w:rPr>
          <w:rFonts w:hint="eastAsia"/>
        </w:rPr>
        <w:t>片段</w:t>
      </w:r>
      <w:r w:rsidRPr="00FB6185">
        <w:rPr>
          <w:rFonts w:hint="eastAsia"/>
        </w:rPr>
        <w:t>并</w:t>
      </w:r>
      <w:r w:rsidR="00D13DD2">
        <w:rPr>
          <w:rFonts w:hint="eastAsia"/>
        </w:rPr>
        <w:t>通过静态分析技术</w:t>
      </w:r>
      <w:r w:rsidRPr="00FB6185">
        <w:rPr>
          <w:rFonts w:hint="eastAsia"/>
        </w:rPr>
        <w:t>分析</w:t>
      </w:r>
      <w:r w:rsidR="005915D1">
        <w:rPr>
          <w:rFonts w:hint="eastAsia"/>
        </w:rPr>
        <w:t>其中的</w:t>
      </w:r>
      <w:r w:rsidRPr="00FB6185">
        <w:rPr>
          <w:rFonts w:hint="eastAsia"/>
        </w:rPr>
        <w:t>依赖</w:t>
      </w:r>
      <w:r w:rsidR="005915D1">
        <w:rPr>
          <w:rFonts w:hint="eastAsia"/>
        </w:rPr>
        <w:t>关系</w:t>
      </w:r>
      <w:r w:rsidRPr="00FB6185">
        <w:rPr>
          <w:rFonts w:hint="eastAsia"/>
        </w:rPr>
        <w:t>，</w:t>
      </w:r>
      <w:r w:rsidR="005915D1">
        <w:rPr>
          <w:rFonts w:hint="eastAsia"/>
        </w:rPr>
        <w:t>进而判断该循环片段能否进行并行优化，</w:t>
      </w:r>
      <w:r w:rsidRPr="00FB6185">
        <w:rPr>
          <w:rFonts w:hint="eastAsia"/>
        </w:rPr>
        <w:t>然后</w:t>
      </w:r>
      <w:r>
        <w:rPr>
          <w:rFonts w:hint="eastAsia"/>
        </w:rPr>
        <w:t>对</w:t>
      </w:r>
      <w:r w:rsidRPr="00FB6185">
        <w:rPr>
          <w:rFonts w:hint="eastAsia"/>
        </w:rPr>
        <w:t>可以并行化的循环</w:t>
      </w:r>
      <w:r>
        <w:rPr>
          <w:rFonts w:hint="eastAsia"/>
        </w:rPr>
        <w:t>片段</w:t>
      </w:r>
      <w:r w:rsidRPr="00FB6185">
        <w:rPr>
          <w:rFonts w:hint="eastAsia"/>
        </w:rPr>
        <w:t>自动</w:t>
      </w:r>
      <w:r w:rsidR="005915D1">
        <w:rPr>
          <w:rFonts w:hint="eastAsia"/>
        </w:rPr>
        <w:t>生成</w:t>
      </w:r>
      <w:r w:rsidRPr="00FB6185">
        <w:rPr>
          <w:rFonts w:hint="eastAsia"/>
        </w:rPr>
        <w:t>并行化</w:t>
      </w:r>
      <w:r w:rsidR="005915D1">
        <w:rPr>
          <w:rFonts w:hint="eastAsia"/>
        </w:rPr>
        <w:t>的机器代码</w:t>
      </w:r>
      <w:r w:rsidRPr="00FB6185">
        <w:rPr>
          <w:rFonts w:hint="eastAsia"/>
        </w:rPr>
        <w:t>。这一过程使开发人员摆脱了手动并行化的繁琐过程，更加科学、准确地发现了程序中</w:t>
      </w:r>
      <w:r>
        <w:rPr>
          <w:rFonts w:hint="eastAsia"/>
        </w:rPr>
        <w:t>可以并行的代码片段</w:t>
      </w:r>
      <w:r w:rsidRPr="00FB6185">
        <w:rPr>
          <w:rFonts w:hint="eastAsia"/>
        </w:rPr>
        <w:t>，但并行化后的程序</w:t>
      </w:r>
      <w:r w:rsidR="005915D1">
        <w:rPr>
          <w:rFonts w:hint="eastAsia"/>
        </w:rPr>
        <w:t>不具备可读性且</w:t>
      </w:r>
      <w:r w:rsidRPr="00FB6185">
        <w:rPr>
          <w:rFonts w:hint="eastAsia"/>
        </w:rPr>
        <w:t>性能</w:t>
      </w:r>
      <w:r w:rsidR="005915D1">
        <w:rPr>
          <w:rFonts w:hint="eastAsia"/>
        </w:rPr>
        <w:t>会</w:t>
      </w:r>
      <w:r w:rsidRPr="00FB6185">
        <w:rPr>
          <w:rFonts w:hint="eastAsia"/>
        </w:rPr>
        <w:t>因编译器的选择、硬件平台</w:t>
      </w:r>
      <w:r w:rsidR="005915D1">
        <w:rPr>
          <w:rFonts w:hint="eastAsia"/>
        </w:rPr>
        <w:t>的</w:t>
      </w:r>
      <w:r w:rsidRPr="00FB6185">
        <w:rPr>
          <w:rFonts w:hint="eastAsia"/>
        </w:rPr>
        <w:t>架构和程序本身</w:t>
      </w:r>
      <w:r w:rsidR="005915D1">
        <w:rPr>
          <w:rFonts w:hint="eastAsia"/>
        </w:rPr>
        <w:t>的</w:t>
      </w:r>
      <w:r w:rsidRPr="00FB6185">
        <w:rPr>
          <w:rFonts w:hint="eastAsia"/>
        </w:rPr>
        <w:t>特征而</w:t>
      </w:r>
      <w:r>
        <w:rPr>
          <w:rFonts w:hint="eastAsia"/>
        </w:rPr>
        <w:t>各有不同</w:t>
      </w:r>
      <w:r w:rsidR="00390957">
        <w:rPr>
          <w:rFonts w:hint="eastAsia"/>
        </w:rPr>
        <w:t>；</w:t>
      </w:r>
      <w:r w:rsidR="00390957">
        <w:rPr>
          <w:rFonts w:hint="eastAsia"/>
        </w:rPr>
        <w:t>(</w:t>
      </w:r>
      <w:r w:rsidRPr="00FB6185">
        <w:rPr>
          <w:rFonts w:hint="eastAsia"/>
        </w:rPr>
        <w:t>3</w:t>
      </w:r>
      <w:r w:rsidR="00390957">
        <w:t>)</w:t>
      </w:r>
      <w:r w:rsidRPr="00FB6185">
        <w:rPr>
          <w:rFonts w:hint="eastAsia"/>
        </w:rPr>
        <w:t>在代码重构阶段，使用</w:t>
      </w:r>
      <w:r w:rsidR="00390957">
        <w:rPr>
          <w:rFonts w:hint="eastAsia"/>
        </w:rPr>
        <w:t>程序并行性分析</w:t>
      </w:r>
      <w:r w:rsidRPr="00FB6185">
        <w:rPr>
          <w:rFonts w:hint="eastAsia"/>
        </w:rPr>
        <w:t>工具</w:t>
      </w:r>
      <w:r w:rsidR="00390957">
        <w:rPr>
          <w:rFonts w:hint="eastAsia"/>
        </w:rPr>
        <w:t>通过程序的静态分</w:t>
      </w:r>
      <w:r w:rsidR="00390957">
        <w:rPr>
          <w:rFonts w:hint="eastAsia"/>
        </w:rPr>
        <w:lastRenderedPageBreak/>
        <w:t>析或动态分析技术，</w:t>
      </w:r>
      <w:r w:rsidRPr="00FB6185">
        <w:rPr>
          <w:rFonts w:hint="eastAsia"/>
        </w:rPr>
        <w:t>自动</w:t>
      </w:r>
      <w:r w:rsidR="00390957">
        <w:rPr>
          <w:rFonts w:hint="eastAsia"/>
        </w:rPr>
        <w:t>识别</w:t>
      </w:r>
      <w:r w:rsidR="00E41DC1">
        <w:rPr>
          <w:rFonts w:hint="eastAsia"/>
        </w:rPr>
        <w:t>串行</w:t>
      </w:r>
      <w:r w:rsidRPr="00FB6185">
        <w:rPr>
          <w:rFonts w:hint="eastAsia"/>
        </w:rPr>
        <w:t>程序</w:t>
      </w:r>
      <w:r>
        <w:rPr>
          <w:rFonts w:hint="eastAsia"/>
        </w:rPr>
        <w:t>中可以并行的片段</w:t>
      </w:r>
      <w:r w:rsidR="00390957">
        <w:rPr>
          <w:rFonts w:hint="eastAsia"/>
        </w:rPr>
        <w:t>而不进行优化</w:t>
      </w:r>
      <w:r w:rsidRPr="00FB6185">
        <w:rPr>
          <w:rFonts w:hint="eastAsia"/>
        </w:rPr>
        <w:t>，</w:t>
      </w:r>
      <w:r w:rsidR="00390957">
        <w:rPr>
          <w:rFonts w:hint="eastAsia"/>
        </w:rPr>
        <w:t>仅</w:t>
      </w:r>
      <w:r w:rsidRPr="00FB6185">
        <w:rPr>
          <w:rFonts w:hint="eastAsia"/>
        </w:rPr>
        <w:t>对开发人员进行指导建议，结合人工的方式半自动的将串行代码转换为并行代码。</w:t>
      </w:r>
      <w:r w:rsidR="005D7B1D">
        <w:rPr>
          <w:rFonts w:hint="eastAsia"/>
        </w:rPr>
        <w:t>显然</w:t>
      </w:r>
      <w:proofErr w:type="gramStart"/>
      <w:r w:rsidR="005D7B1D">
        <w:rPr>
          <w:rFonts w:hint="eastAsia"/>
        </w:rPr>
        <w:t>在阶段</w:t>
      </w:r>
      <w:proofErr w:type="gramEnd"/>
      <w:r w:rsidR="005D7B1D">
        <w:rPr>
          <w:rFonts w:hint="eastAsia"/>
        </w:rPr>
        <w:t>(</w:t>
      </w:r>
      <w:r w:rsidR="005D7B1D">
        <w:t>3)</w:t>
      </w:r>
      <w:r w:rsidR="005D7B1D">
        <w:rPr>
          <w:rFonts w:hint="eastAsia"/>
        </w:rPr>
        <w:t>对程序进行并行化改造</w:t>
      </w:r>
      <w:r w:rsidRPr="00FB6185">
        <w:rPr>
          <w:rFonts w:hint="eastAsia"/>
        </w:rPr>
        <w:t>结合了</w:t>
      </w:r>
      <w:r w:rsidR="00390957">
        <w:rPr>
          <w:rFonts w:hint="eastAsia"/>
        </w:rPr>
        <w:t>(</w:t>
      </w:r>
      <w:r w:rsidRPr="00FB6185">
        <w:rPr>
          <w:rFonts w:hint="eastAsia"/>
        </w:rPr>
        <w:t>1</w:t>
      </w:r>
      <w:r w:rsidR="00390957">
        <w:rPr>
          <w:rFonts w:hint="eastAsia"/>
        </w:rPr>
        <w:t>)</w:t>
      </w:r>
      <w:r w:rsidRPr="00FB6185">
        <w:rPr>
          <w:rFonts w:hint="eastAsia"/>
        </w:rPr>
        <w:t>、</w:t>
      </w:r>
      <w:r w:rsidR="00390957">
        <w:rPr>
          <w:rFonts w:hint="eastAsia"/>
        </w:rPr>
        <w:t>(</w:t>
      </w:r>
      <w:r w:rsidRPr="00FB6185">
        <w:rPr>
          <w:rFonts w:hint="eastAsia"/>
        </w:rPr>
        <w:t>2</w:t>
      </w:r>
      <w:r w:rsidR="00390957">
        <w:rPr>
          <w:rFonts w:hint="eastAsia"/>
        </w:rPr>
        <w:t>)</w:t>
      </w:r>
      <w:r w:rsidRPr="00FB6185">
        <w:rPr>
          <w:rFonts w:hint="eastAsia"/>
        </w:rPr>
        <w:t>两</w:t>
      </w:r>
      <w:r w:rsidR="005D7B1D">
        <w:rPr>
          <w:rFonts w:hint="eastAsia"/>
        </w:rPr>
        <w:t>个阶段</w:t>
      </w:r>
      <w:r w:rsidRPr="00FB6185">
        <w:rPr>
          <w:rFonts w:hint="eastAsia"/>
        </w:rPr>
        <w:t>的优势，</w:t>
      </w:r>
      <w:r w:rsidR="00390957">
        <w:rPr>
          <w:rFonts w:hint="eastAsia"/>
        </w:rPr>
        <w:t>且在</w:t>
      </w:r>
      <w:r w:rsidRPr="00FB6185">
        <w:rPr>
          <w:rFonts w:hint="eastAsia"/>
        </w:rPr>
        <w:t>较大程度</w:t>
      </w:r>
      <w:r w:rsidR="00390957">
        <w:rPr>
          <w:rFonts w:hint="eastAsia"/>
        </w:rPr>
        <w:t>上</w:t>
      </w:r>
      <w:r w:rsidRPr="00FB6185">
        <w:rPr>
          <w:rFonts w:hint="eastAsia"/>
        </w:rPr>
        <w:t>避免了其短板</w:t>
      </w:r>
      <w:r w:rsidR="00390957">
        <w:rPr>
          <w:rFonts w:hint="eastAsia"/>
        </w:rPr>
        <w:t>，</w:t>
      </w:r>
      <w:r w:rsidRPr="00FB6185">
        <w:rPr>
          <w:rFonts w:hint="eastAsia"/>
        </w:rPr>
        <w:t>然而</w:t>
      </w:r>
      <w:r w:rsidR="005D7B1D">
        <w:rPr>
          <w:rFonts w:hint="eastAsia"/>
        </w:rPr>
        <w:t>该阶段</w:t>
      </w:r>
      <w:r w:rsidRPr="00FB6185">
        <w:rPr>
          <w:rFonts w:hint="eastAsia"/>
        </w:rPr>
        <w:t>在</w:t>
      </w:r>
      <w:r w:rsidR="00390957">
        <w:rPr>
          <w:rFonts w:hint="eastAsia"/>
        </w:rPr>
        <w:t>实际</w:t>
      </w:r>
      <w:r w:rsidR="005D7B1D">
        <w:rPr>
          <w:rFonts w:hint="eastAsia"/>
        </w:rPr>
        <w:t>操作</w:t>
      </w:r>
      <w:r w:rsidRPr="00FB6185">
        <w:rPr>
          <w:rFonts w:hint="eastAsia"/>
        </w:rPr>
        <w:t>中</w:t>
      </w:r>
      <w:r w:rsidR="00390957">
        <w:rPr>
          <w:rFonts w:hint="eastAsia"/>
        </w:rPr>
        <w:t>仍</w:t>
      </w:r>
      <w:r w:rsidRPr="00FB6185">
        <w:rPr>
          <w:rFonts w:hint="eastAsia"/>
        </w:rPr>
        <w:t>具备着很大的</w:t>
      </w:r>
      <w:r w:rsidR="005D7B1D">
        <w:rPr>
          <w:rFonts w:hint="eastAsia"/>
        </w:rPr>
        <w:t>困难</w:t>
      </w:r>
      <w:r w:rsidR="00390957">
        <w:rPr>
          <w:rFonts w:hint="eastAsia"/>
        </w:rPr>
        <w:t>。</w:t>
      </w:r>
      <w:r w:rsidRPr="00FB6185">
        <w:rPr>
          <w:rFonts w:hint="eastAsia"/>
        </w:rPr>
        <w:t>如</w:t>
      </w:r>
      <w:r w:rsidR="00390957">
        <w:rPr>
          <w:rFonts w:hint="eastAsia"/>
        </w:rPr>
        <w:t>有的程序并行性分析工具</w:t>
      </w:r>
      <w:r w:rsidRPr="00FB6185">
        <w:rPr>
          <w:rFonts w:hint="eastAsia"/>
        </w:rPr>
        <w:t>使用的分析算法对程序的</w:t>
      </w:r>
      <w:r w:rsidR="00390957">
        <w:rPr>
          <w:rFonts w:hint="eastAsia"/>
        </w:rPr>
        <w:t>部分</w:t>
      </w:r>
      <w:r w:rsidRPr="00FB6185">
        <w:rPr>
          <w:rFonts w:hint="eastAsia"/>
        </w:rPr>
        <w:t>特征，</w:t>
      </w:r>
      <w:r w:rsidR="00390957">
        <w:rPr>
          <w:rFonts w:hint="eastAsia"/>
        </w:rPr>
        <w:t>尤其</w:t>
      </w:r>
      <w:r w:rsidRPr="00FB6185">
        <w:rPr>
          <w:rFonts w:hint="eastAsia"/>
        </w:rPr>
        <w:t>是循环</w:t>
      </w:r>
      <w:r>
        <w:rPr>
          <w:rFonts w:hint="eastAsia"/>
        </w:rPr>
        <w:t>体</w:t>
      </w:r>
      <w:r w:rsidRPr="00FB6185">
        <w:rPr>
          <w:rFonts w:hint="eastAsia"/>
        </w:rPr>
        <w:t>中</w:t>
      </w:r>
      <w:r w:rsidR="00390957">
        <w:rPr>
          <w:rFonts w:hint="eastAsia"/>
        </w:rPr>
        <w:t>被迭代</w:t>
      </w:r>
      <w:r w:rsidRPr="00FB6185">
        <w:rPr>
          <w:rFonts w:hint="eastAsia"/>
        </w:rPr>
        <w:t>语句的数学表示存在限制</w:t>
      </w:r>
      <w:r w:rsidR="00390957">
        <w:rPr>
          <w:rFonts w:hint="eastAsia"/>
        </w:rPr>
        <w:t>；还有的</w:t>
      </w:r>
      <w:r>
        <w:rPr>
          <w:rFonts w:hint="eastAsia"/>
        </w:rPr>
        <w:t>则</w:t>
      </w:r>
      <w:r w:rsidRPr="00FB6185">
        <w:rPr>
          <w:rFonts w:hint="eastAsia"/>
        </w:rPr>
        <w:t>需要借助</w:t>
      </w:r>
      <w:r w:rsidR="00390957">
        <w:rPr>
          <w:rFonts w:hint="eastAsia"/>
        </w:rPr>
        <w:t>在</w:t>
      </w:r>
      <w:r w:rsidRPr="00FB6185">
        <w:rPr>
          <w:rFonts w:hint="eastAsia"/>
        </w:rPr>
        <w:t>程序执行过程中</w:t>
      </w:r>
      <w:r w:rsidR="00390957">
        <w:rPr>
          <w:rFonts w:hint="eastAsia"/>
        </w:rPr>
        <w:t>搜集到</w:t>
      </w:r>
      <w:r w:rsidRPr="00FB6185">
        <w:rPr>
          <w:rFonts w:hint="eastAsia"/>
        </w:rPr>
        <w:t>的数据进行分析</w:t>
      </w:r>
      <w:r w:rsidR="00390957">
        <w:rPr>
          <w:rFonts w:hint="eastAsia"/>
        </w:rPr>
        <w:t>。</w:t>
      </w:r>
      <w:r>
        <w:rPr>
          <w:rFonts w:hint="eastAsia"/>
        </w:rPr>
        <w:t>这些限制</w:t>
      </w:r>
      <w:r w:rsidRPr="00FB6185">
        <w:rPr>
          <w:rFonts w:hint="eastAsia"/>
        </w:rPr>
        <w:t>对于程序复杂、</w:t>
      </w:r>
      <w:r w:rsidR="00B84573">
        <w:rPr>
          <w:rFonts w:hint="eastAsia"/>
        </w:rPr>
        <w:t>计算量大、</w:t>
      </w:r>
      <w:r w:rsidRPr="00FB6185">
        <w:rPr>
          <w:rFonts w:hint="eastAsia"/>
        </w:rPr>
        <w:t>数据</w:t>
      </w:r>
      <w:r w:rsidR="00B84573">
        <w:rPr>
          <w:rFonts w:hint="eastAsia"/>
        </w:rPr>
        <w:t>密集并且</w:t>
      </w:r>
      <w:r w:rsidRPr="00FB6185">
        <w:rPr>
          <w:rFonts w:hint="eastAsia"/>
        </w:rPr>
        <w:t>执行时间长的应用程序并不友好。</w:t>
      </w:r>
    </w:p>
    <w:p w14:paraId="4CEB1D60" w14:textId="77777777" w:rsidR="00F80EC7" w:rsidRDefault="004614F2" w:rsidP="00F80EC7">
      <w:pPr>
        <w:pStyle w:val="WSL-4"/>
        <w:ind w:firstLine="518"/>
      </w:pPr>
      <w:r w:rsidRPr="00FB6185">
        <w:rPr>
          <w:rFonts w:hint="eastAsia"/>
        </w:rPr>
        <w:t>由此可见，虽然高性能计算技术现在已经发展起来，但是并行程序的开发仍</w:t>
      </w:r>
      <w:r>
        <w:rPr>
          <w:rFonts w:hint="eastAsia"/>
        </w:rPr>
        <w:t>然</w:t>
      </w:r>
      <w:r w:rsidRPr="00FB6185">
        <w:rPr>
          <w:rFonts w:hint="eastAsia"/>
        </w:rPr>
        <w:t>是一个很复杂的任务。首先，它很大程度上依赖于开发工具和硬件平台，从编程、调试到性能分析都需要付出大量的劳动。其次，它对开发人员的要求较高，需要具备丰富的计算机知识、对并行编程理论技术的深入理解和对计算机程序特征的准确把握等。</w:t>
      </w:r>
      <w:r w:rsidR="00F927B2">
        <w:rPr>
          <w:rFonts w:hint="eastAsia"/>
        </w:rPr>
        <w:t>但这并没有阻挡</w:t>
      </w:r>
      <w:bookmarkStart w:id="58" w:name="_Hlk36801328"/>
      <w:r w:rsidRPr="00FB6185">
        <w:rPr>
          <w:rFonts w:hint="eastAsia"/>
        </w:rPr>
        <w:t>高性能计算技术</w:t>
      </w:r>
      <w:r w:rsidR="00F927B2">
        <w:rPr>
          <w:rFonts w:hint="eastAsia"/>
        </w:rPr>
        <w:t>因其经济且高效的特点成</w:t>
      </w:r>
      <w:r w:rsidRPr="00FB6185">
        <w:rPr>
          <w:rFonts w:hint="eastAsia"/>
        </w:rPr>
        <w:t>为解决</w:t>
      </w:r>
      <w:r w:rsidR="00F927B2">
        <w:rPr>
          <w:rFonts w:hint="eastAsia"/>
        </w:rPr>
        <w:t>计算量大、</w:t>
      </w:r>
      <w:r w:rsidRPr="00FB6185">
        <w:rPr>
          <w:rFonts w:hint="eastAsia"/>
        </w:rPr>
        <w:t>数据密集型问题的</w:t>
      </w:r>
      <w:r w:rsidR="00F927B2">
        <w:rPr>
          <w:rFonts w:hint="eastAsia"/>
        </w:rPr>
        <w:t>主要途径</w:t>
      </w:r>
      <w:bookmarkEnd w:id="58"/>
      <w:r>
        <w:rPr>
          <w:rFonts w:hint="eastAsia"/>
        </w:rPr>
        <w:t>，</w:t>
      </w:r>
      <w:bookmarkStart w:id="59" w:name="_Hlk36801363"/>
      <w:r w:rsidRPr="00FB6185">
        <w:rPr>
          <w:rFonts w:hint="eastAsia"/>
        </w:rPr>
        <w:t>诸如医疗成像、气候模拟、药物发现、地质能源勘探等</w:t>
      </w:r>
      <w:r w:rsidR="0011776B">
        <w:rPr>
          <w:rFonts w:hint="eastAsia"/>
        </w:rPr>
        <w:t>生产和科研相关</w:t>
      </w:r>
      <w:r w:rsidRPr="00FB6185">
        <w:rPr>
          <w:rFonts w:hint="eastAsia"/>
        </w:rPr>
        <w:t>领域</w:t>
      </w:r>
      <w:bookmarkEnd w:id="59"/>
      <w:r w:rsidRPr="00FB6185">
        <w:rPr>
          <w:rFonts w:hint="eastAsia"/>
        </w:rPr>
        <w:t>的从业人员为了提高工作效率与质量，不断地尝试通过并行编程技术针对一些优秀的理论以及数据处理算法进行试验与改进，并且在实践</w:t>
      </w:r>
      <w:r w:rsidR="00914412">
        <w:rPr>
          <w:rFonts w:hint="eastAsia"/>
        </w:rPr>
        <w:t>过程</w:t>
      </w:r>
      <w:r w:rsidRPr="00FB6185">
        <w:rPr>
          <w:rFonts w:hint="eastAsia"/>
        </w:rPr>
        <w:t>中出现了在大型集群系统（如：超级计算机）中同时使用两种或多种并行编程模型</w:t>
      </w:r>
      <w:r>
        <w:rPr>
          <w:rFonts w:hint="eastAsia"/>
        </w:rPr>
        <w:t>和框架</w:t>
      </w:r>
      <w:r w:rsidRPr="00FB6185">
        <w:rPr>
          <w:rFonts w:hint="eastAsia"/>
        </w:rPr>
        <w:t>的趋势。</w:t>
      </w:r>
      <w:r w:rsidR="00972DE6">
        <w:rPr>
          <w:rFonts w:hint="eastAsia"/>
        </w:rPr>
        <w:t>然而</w:t>
      </w:r>
      <w:r w:rsidR="00972DE6" w:rsidRPr="00FB6185">
        <w:rPr>
          <w:rFonts w:hint="eastAsia"/>
        </w:rPr>
        <w:t>由于专业知识的限制</w:t>
      </w:r>
      <w:r w:rsidR="00972DE6">
        <w:rPr>
          <w:rFonts w:hint="eastAsia"/>
        </w:rPr>
        <w:t>、程序并行性分析工具的局限性以及多种并行编程</w:t>
      </w:r>
      <w:r w:rsidR="00B13EBA" w:rsidRPr="00FB6185">
        <w:rPr>
          <w:rFonts w:hint="eastAsia"/>
        </w:rPr>
        <w:t>模型</w:t>
      </w:r>
      <w:r w:rsidR="00B13EBA">
        <w:rPr>
          <w:rFonts w:hint="eastAsia"/>
        </w:rPr>
        <w:t>和框架</w:t>
      </w:r>
      <w:r w:rsidR="00972DE6">
        <w:rPr>
          <w:rFonts w:hint="eastAsia"/>
        </w:rPr>
        <w:t>在结合使用的同时缺少统一的标准编程接口，</w:t>
      </w:r>
      <w:r w:rsidR="00C76876">
        <w:rPr>
          <w:rFonts w:hint="eastAsia"/>
        </w:rPr>
        <w:t>使得</w:t>
      </w:r>
      <w:r w:rsidR="00972DE6">
        <w:rPr>
          <w:rFonts w:hint="eastAsia"/>
        </w:rPr>
        <w:t>上述相关领域的从业人员在串行程序的并行性识别和并行程序开发方面均存在着较大的困难。</w:t>
      </w:r>
      <w:r w:rsidR="00B13EBA">
        <w:rPr>
          <w:rFonts w:hint="eastAsia"/>
        </w:rPr>
        <w:t>这</w:t>
      </w:r>
      <w:r w:rsidRPr="00FB6185">
        <w:rPr>
          <w:rFonts w:hint="eastAsia"/>
        </w:rPr>
        <w:t>直接导致了行业经验、专业技能、数据处理需求与实际处理效率之间的不对称关系。因此，上述众多领域迫切的需要更加</w:t>
      </w:r>
      <w:r w:rsidR="00C76876">
        <w:rPr>
          <w:rFonts w:hint="eastAsia"/>
        </w:rPr>
        <w:t>通用</w:t>
      </w:r>
      <w:r w:rsidRPr="00FB6185">
        <w:rPr>
          <w:rFonts w:hint="eastAsia"/>
        </w:rPr>
        <w:t>快捷的</w:t>
      </w:r>
      <w:r w:rsidR="00C76876">
        <w:rPr>
          <w:rFonts w:hint="eastAsia"/>
        </w:rPr>
        <w:t>串行程序并行性识别工具和</w:t>
      </w:r>
      <w:r w:rsidRPr="00FB6185">
        <w:rPr>
          <w:rFonts w:hint="eastAsia"/>
        </w:rPr>
        <w:t>更加</w:t>
      </w:r>
      <w:r w:rsidR="00C76876">
        <w:rPr>
          <w:rFonts w:hint="eastAsia"/>
        </w:rPr>
        <w:t>统一</w:t>
      </w:r>
      <w:r w:rsidRPr="00FB6185">
        <w:rPr>
          <w:rFonts w:hint="eastAsia"/>
        </w:rPr>
        <w:t>易用的并行编程</w:t>
      </w:r>
      <w:r w:rsidR="00C76876">
        <w:rPr>
          <w:rFonts w:hint="eastAsia"/>
        </w:rPr>
        <w:t>标准接口</w:t>
      </w:r>
      <w:r w:rsidRPr="00FB6185">
        <w:rPr>
          <w:rFonts w:hint="eastAsia"/>
        </w:rPr>
        <w:t>，来</w:t>
      </w:r>
      <w:r w:rsidR="00C76876">
        <w:rPr>
          <w:rFonts w:hint="eastAsia"/>
        </w:rPr>
        <w:t>降低并行编程的技术门槛，</w:t>
      </w:r>
      <w:r w:rsidRPr="00FB6185">
        <w:rPr>
          <w:rFonts w:hint="eastAsia"/>
        </w:rPr>
        <w:t>提高数据处理</w:t>
      </w:r>
      <w:r w:rsidR="00C76876">
        <w:rPr>
          <w:rFonts w:hint="eastAsia"/>
        </w:rPr>
        <w:t>的</w:t>
      </w:r>
      <w:r w:rsidRPr="00FB6185">
        <w:rPr>
          <w:rFonts w:hint="eastAsia"/>
        </w:rPr>
        <w:t>效率，避免计算资源的浪费。</w:t>
      </w:r>
    </w:p>
    <w:p w14:paraId="52FB940E" w14:textId="5CD20738" w:rsidR="0011776B" w:rsidRDefault="003D4DA6" w:rsidP="00F80EC7">
      <w:pPr>
        <w:pStyle w:val="WSL-4"/>
        <w:ind w:firstLine="518"/>
      </w:pPr>
      <w:r>
        <w:rPr>
          <w:rFonts w:hint="eastAsia"/>
        </w:rPr>
        <w:t>不难发现，上述两大需求中，</w:t>
      </w:r>
      <w:r w:rsidR="004614F2" w:rsidRPr="00FB6185">
        <w:rPr>
          <w:rFonts w:hint="eastAsia"/>
        </w:rPr>
        <w:t>如何更好的</w:t>
      </w:r>
      <w:r>
        <w:rPr>
          <w:rFonts w:hint="eastAsia"/>
        </w:rPr>
        <w:t>识别串行</w:t>
      </w:r>
      <w:r w:rsidR="004614F2" w:rsidRPr="00FB6185">
        <w:rPr>
          <w:rFonts w:hint="eastAsia"/>
        </w:rPr>
        <w:t>程序</w:t>
      </w:r>
      <w:r>
        <w:rPr>
          <w:rFonts w:hint="eastAsia"/>
        </w:rPr>
        <w:t>的并行性，即从串行程序中识别出</w:t>
      </w:r>
      <w:r w:rsidR="004614F2" w:rsidRPr="00FB6185">
        <w:rPr>
          <w:rFonts w:hint="eastAsia"/>
        </w:rPr>
        <w:t>可</w:t>
      </w:r>
      <w:r w:rsidR="004614F2">
        <w:rPr>
          <w:rFonts w:hint="eastAsia"/>
        </w:rPr>
        <w:t>以</w:t>
      </w:r>
      <w:r w:rsidR="004614F2" w:rsidRPr="00FB6185">
        <w:rPr>
          <w:rFonts w:hint="eastAsia"/>
        </w:rPr>
        <w:t>并行</w:t>
      </w:r>
      <w:r w:rsidR="004614F2">
        <w:rPr>
          <w:rFonts w:hint="eastAsia"/>
        </w:rPr>
        <w:t>化的</w:t>
      </w:r>
      <w:r>
        <w:rPr>
          <w:rFonts w:hint="eastAsia"/>
        </w:rPr>
        <w:t>程序</w:t>
      </w:r>
      <w:r w:rsidR="004614F2">
        <w:rPr>
          <w:rFonts w:hint="eastAsia"/>
        </w:rPr>
        <w:t>片段</w:t>
      </w:r>
      <w:r w:rsidR="00DC008E">
        <w:rPr>
          <w:rFonts w:hint="eastAsia"/>
        </w:rPr>
        <w:t>，</w:t>
      </w:r>
      <w:r w:rsidR="004614F2" w:rsidRPr="00FB6185">
        <w:rPr>
          <w:rFonts w:hint="eastAsia"/>
        </w:rPr>
        <w:t>才是</w:t>
      </w:r>
      <w:r w:rsidR="00DC008E">
        <w:rPr>
          <w:rFonts w:hint="eastAsia"/>
        </w:rPr>
        <w:t>更好的进行并行程序开发</w:t>
      </w:r>
      <w:r w:rsidR="004614F2" w:rsidRPr="00FB6185">
        <w:rPr>
          <w:rFonts w:hint="eastAsia"/>
        </w:rPr>
        <w:t>的前提和基础，才是串行程序并行化的重中之重</w:t>
      </w:r>
      <w:r w:rsidRPr="00FB6185">
        <w:rPr>
          <w:rFonts w:hint="eastAsia"/>
        </w:rPr>
        <w:t>。</w:t>
      </w:r>
      <w:r w:rsidR="00DC008E">
        <w:rPr>
          <w:rFonts w:hint="eastAsia"/>
        </w:rPr>
        <w:t>关于串行程序的并行性识别，传统的做法是基于程序的静态分析技术或动态分析技术，收集程序的语义信息</w:t>
      </w:r>
      <w:r w:rsidR="0011776B">
        <w:rPr>
          <w:rFonts w:hint="eastAsia"/>
        </w:rPr>
        <w:t>、相关语句的数学表示以及程序的</w:t>
      </w:r>
      <w:r w:rsidR="00DC008E">
        <w:rPr>
          <w:rFonts w:hint="eastAsia"/>
        </w:rPr>
        <w:t>运行时特征，</w:t>
      </w:r>
      <w:r w:rsidR="0011776B">
        <w:rPr>
          <w:rFonts w:hint="eastAsia"/>
        </w:rPr>
        <w:t>采用线性整数规划或逻辑回归策略，重点关注和分析程序中循环片段的并行性。但传统手段由于相关数学理论限制或收集信息的时间问题，在处理结构复杂、计算量大、数据密集并且运行时间长的应用程序时表现并不理想，而上述特点正是</w:t>
      </w:r>
      <w:r w:rsidR="0011776B" w:rsidRPr="00FB6185">
        <w:rPr>
          <w:rFonts w:hint="eastAsia"/>
        </w:rPr>
        <w:t>生产</w:t>
      </w:r>
      <w:r w:rsidR="0011776B">
        <w:rPr>
          <w:rFonts w:hint="eastAsia"/>
        </w:rPr>
        <w:t>和科研领域实际应用程序的普遍特征。</w:t>
      </w:r>
      <w:r w:rsidR="007C0987">
        <w:rPr>
          <w:rFonts w:hint="eastAsia"/>
        </w:rPr>
        <w:t>如何最大程度的</w:t>
      </w:r>
      <w:r w:rsidR="00814B37">
        <w:rPr>
          <w:rFonts w:hint="eastAsia"/>
        </w:rPr>
        <w:t>打破</w:t>
      </w:r>
      <w:r w:rsidR="007C0987">
        <w:rPr>
          <w:rFonts w:hint="eastAsia"/>
        </w:rPr>
        <w:t>传统方法的局限性，提供快捷、准确并且简单易用的串行程序</w:t>
      </w:r>
      <w:r w:rsidR="00EF4F6D">
        <w:rPr>
          <w:rFonts w:hint="eastAsia"/>
        </w:rPr>
        <w:t>的</w:t>
      </w:r>
      <w:r w:rsidR="007C0987">
        <w:rPr>
          <w:rFonts w:hint="eastAsia"/>
        </w:rPr>
        <w:t>并行性识别方法，</w:t>
      </w:r>
      <w:r w:rsidR="00814B37">
        <w:rPr>
          <w:rFonts w:hint="eastAsia"/>
        </w:rPr>
        <w:t>是高性能计算领域的</w:t>
      </w:r>
      <w:r w:rsidR="00553E73">
        <w:rPr>
          <w:rFonts w:hint="eastAsia"/>
        </w:rPr>
        <w:t>一大</w:t>
      </w:r>
      <w:r w:rsidR="00814B37">
        <w:rPr>
          <w:rFonts w:hint="eastAsia"/>
        </w:rPr>
        <w:t>重点研究方向</w:t>
      </w:r>
      <w:r w:rsidR="007C0987">
        <w:rPr>
          <w:rFonts w:hint="eastAsia"/>
        </w:rPr>
        <w:t>。</w:t>
      </w:r>
    </w:p>
    <w:p w14:paraId="6B9245EB" w14:textId="786B4980" w:rsidR="004614F2" w:rsidRDefault="00D174F8" w:rsidP="0011776B">
      <w:pPr>
        <w:pStyle w:val="WSL-4"/>
        <w:ind w:firstLine="518"/>
      </w:pPr>
      <w:r>
        <w:rPr>
          <w:rFonts w:hint="eastAsia"/>
        </w:rPr>
        <w:t>近年来，</w:t>
      </w:r>
      <w:r w:rsidR="004614F2">
        <w:rPr>
          <w:rFonts w:hint="eastAsia"/>
        </w:rPr>
        <w:t>深度学习在自然语言处理（</w:t>
      </w:r>
      <w:r w:rsidR="004614F2">
        <w:rPr>
          <w:rFonts w:hint="eastAsia"/>
        </w:rPr>
        <w:t>NLP</w:t>
      </w:r>
      <w:r w:rsidR="004614F2">
        <w:rPr>
          <w:rFonts w:hint="eastAsia"/>
        </w:rPr>
        <w:t>）领域取得</w:t>
      </w:r>
      <w:r w:rsidR="0011776B">
        <w:rPr>
          <w:rFonts w:hint="eastAsia"/>
        </w:rPr>
        <w:t>的</w:t>
      </w:r>
      <w:r w:rsidR="004614F2">
        <w:rPr>
          <w:rFonts w:hint="eastAsia"/>
        </w:rPr>
        <w:t>巨大的成功</w:t>
      </w:r>
      <w:r w:rsidR="004614F2" w:rsidRPr="00391B46">
        <w:rPr>
          <w:rFonts w:hint="eastAsia"/>
          <w:vertAlign w:val="superscript"/>
        </w:rPr>
        <w:t>[6</w:t>
      </w:r>
      <w:r w:rsidR="004614F2" w:rsidRPr="00391B46">
        <w:rPr>
          <w:vertAlign w:val="superscript"/>
        </w:rPr>
        <w:t>]</w:t>
      </w:r>
      <w:r>
        <w:rPr>
          <w:rFonts w:hint="eastAsia"/>
        </w:rPr>
        <w:t>推动了</w:t>
      </w:r>
      <w:r>
        <w:rPr>
          <w:rFonts w:hint="eastAsia"/>
        </w:rPr>
        <w:lastRenderedPageBreak/>
        <w:t>NLP</w:t>
      </w:r>
      <w:r>
        <w:rPr>
          <w:rFonts w:hint="eastAsia"/>
        </w:rPr>
        <w:t>技术在程序源码分析领域的应用和推广。</w:t>
      </w:r>
      <w:r w:rsidR="004614F2">
        <w:rPr>
          <w:rFonts w:hint="eastAsia"/>
        </w:rPr>
        <w:t>众所周知，自然语言拥有词、短语、句子、段落、文章的层级结构</w:t>
      </w:r>
      <w:r>
        <w:rPr>
          <w:rFonts w:hint="eastAsia"/>
        </w:rPr>
        <w:t>；</w:t>
      </w:r>
      <w:r w:rsidR="004614F2">
        <w:rPr>
          <w:rFonts w:hint="eastAsia"/>
        </w:rPr>
        <w:t>类似的，程序源码拥有关键字、表达式、选择</w:t>
      </w:r>
      <w:r w:rsidR="004614F2">
        <w:rPr>
          <w:rFonts w:hint="eastAsia"/>
        </w:rPr>
        <w:t>/</w:t>
      </w:r>
      <w:r w:rsidR="004614F2">
        <w:rPr>
          <w:rFonts w:hint="eastAsia"/>
        </w:rPr>
        <w:t>分支</w:t>
      </w:r>
      <w:r w:rsidR="004614F2">
        <w:rPr>
          <w:rFonts w:hint="eastAsia"/>
        </w:rPr>
        <w:t>/</w:t>
      </w:r>
      <w:r w:rsidR="004614F2">
        <w:rPr>
          <w:rFonts w:hint="eastAsia"/>
        </w:rPr>
        <w:t>循环结构、函数、再到整个程序的层级结构</w:t>
      </w:r>
      <w:r w:rsidR="0011776B">
        <w:rPr>
          <w:rFonts w:hint="eastAsia"/>
        </w:rPr>
        <w:t>。因此，可以</w:t>
      </w:r>
      <w:r>
        <w:rPr>
          <w:rFonts w:hint="eastAsia"/>
        </w:rPr>
        <w:t>将程序源码认为是计算机世界的自然语言。</w:t>
      </w:r>
      <w:r w:rsidR="004614F2">
        <w:rPr>
          <w:rFonts w:hint="eastAsia"/>
        </w:rPr>
        <w:t>研究者们</w:t>
      </w:r>
      <w:r>
        <w:rPr>
          <w:rFonts w:hint="eastAsia"/>
        </w:rPr>
        <w:t>从代码的语义信息出发，</w:t>
      </w:r>
      <w:r w:rsidR="004614F2">
        <w:rPr>
          <w:rFonts w:hint="eastAsia"/>
        </w:rPr>
        <w:t>通过对代码的抽象语法树（</w:t>
      </w:r>
      <w:r w:rsidR="004614F2">
        <w:rPr>
          <w:rFonts w:hint="eastAsia"/>
        </w:rPr>
        <w:t>AST</w:t>
      </w:r>
      <w:r w:rsidR="004614F2">
        <w:rPr>
          <w:rFonts w:hint="eastAsia"/>
        </w:rPr>
        <w:t>）、中间表示（</w:t>
      </w:r>
      <w:r w:rsidR="004614F2">
        <w:rPr>
          <w:rFonts w:hint="eastAsia"/>
        </w:rPr>
        <w:t>IR</w:t>
      </w:r>
      <w:r w:rsidR="004614F2">
        <w:rPr>
          <w:rFonts w:hint="eastAsia"/>
        </w:rPr>
        <w:t>）、编译后的二进制文件、控制流程图（</w:t>
      </w:r>
      <w:r w:rsidR="004614F2">
        <w:rPr>
          <w:rFonts w:hint="eastAsia"/>
        </w:rPr>
        <w:t>CFG</w:t>
      </w:r>
      <w:r w:rsidR="004614F2">
        <w:rPr>
          <w:rFonts w:hint="eastAsia"/>
        </w:rPr>
        <w:t>）、数据流程图（</w:t>
      </w:r>
      <w:r w:rsidR="004614F2">
        <w:rPr>
          <w:rFonts w:hint="eastAsia"/>
        </w:rPr>
        <w:t>DFG</w:t>
      </w:r>
      <w:r w:rsidR="004614F2">
        <w:rPr>
          <w:rFonts w:hint="eastAsia"/>
        </w:rPr>
        <w:t>）等各种表示形式</w:t>
      </w:r>
      <w:r w:rsidR="00985591">
        <w:rPr>
          <w:rFonts w:hint="eastAsia"/>
        </w:rPr>
        <w:t>进行</w:t>
      </w:r>
      <w:r w:rsidR="004614F2">
        <w:rPr>
          <w:rFonts w:hint="eastAsia"/>
        </w:rPr>
        <w:t>词嵌入</w:t>
      </w:r>
      <w:r w:rsidR="00985591">
        <w:rPr>
          <w:rFonts w:hint="eastAsia"/>
        </w:rPr>
        <w:t>相关的研究</w:t>
      </w:r>
      <w:r w:rsidR="004614F2">
        <w:rPr>
          <w:rFonts w:hint="eastAsia"/>
        </w:rPr>
        <w:t>，</w:t>
      </w:r>
      <w:r w:rsidR="00985591">
        <w:rPr>
          <w:rFonts w:hint="eastAsia"/>
        </w:rPr>
        <w:t>提供了</w:t>
      </w:r>
      <w:r w:rsidR="004614F2">
        <w:rPr>
          <w:rFonts w:hint="eastAsia"/>
        </w:rPr>
        <w:t>将</w:t>
      </w:r>
      <w:r w:rsidR="00985591">
        <w:rPr>
          <w:rFonts w:hint="eastAsia"/>
        </w:rPr>
        <w:t>程序源码</w:t>
      </w:r>
      <w:r w:rsidR="004614F2">
        <w:rPr>
          <w:rFonts w:hint="eastAsia"/>
        </w:rPr>
        <w:t>转换为</w:t>
      </w:r>
      <w:r w:rsidR="00985591">
        <w:rPr>
          <w:rFonts w:hint="eastAsia"/>
        </w:rPr>
        <w:t>深度</w:t>
      </w:r>
      <w:r w:rsidR="004614F2">
        <w:rPr>
          <w:rFonts w:hint="eastAsia"/>
        </w:rPr>
        <w:t>学习</w:t>
      </w:r>
      <w:r w:rsidR="00985591">
        <w:rPr>
          <w:rFonts w:hint="eastAsia"/>
        </w:rPr>
        <w:t>所需</w:t>
      </w:r>
      <w:r w:rsidR="004614F2">
        <w:rPr>
          <w:rFonts w:hint="eastAsia"/>
        </w:rPr>
        <w:t>的数据组织形式——向量</w:t>
      </w:r>
      <w:r w:rsidR="00985591">
        <w:rPr>
          <w:rFonts w:hint="eastAsia"/>
        </w:rPr>
        <w:t>的不同方法</w:t>
      </w:r>
      <w:r w:rsidR="004614F2">
        <w:rPr>
          <w:rFonts w:hint="eastAsia"/>
        </w:rPr>
        <w:t>。并通过不同的</w:t>
      </w:r>
      <w:r w:rsidR="00985591">
        <w:rPr>
          <w:rFonts w:hint="eastAsia"/>
        </w:rPr>
        <w:t>深度</w:t>
      </w:r>
      <w:r w:rsidR="004614F2">
        <w:rPr>
          <w:rFonts w:hint="eastAsia"/>
        </w:rPr>
        <w:t>学习模型完成了诸如变量名</w:t>
      </w:r>
      <w:r w:rsidR="004614F2">
        <w:rPr>
          <w:rFonts w:hint="eastAsia"/>
        </w:rPr>
        <w:t>/</w:t>
      </w:r>
      <w:r w:rsidR="004614F2">
        <w:rPr>
          <w:rFonts w:hint="eastAsia"/>
        </w:rPr>
        <w:t>函数名预测、代码补全、恶意代码检测、内存溢出风险检测、算法程序分类等</w:t>
      </w:r>
      <w:r w:rsidR="00985591">
        <w:rPr>
          <w:rFonts w:hint="eastAsia"/>
        </w:rPr>
        <w:t>众多</w:t>
      </w:r>
      <w:r w:rsidR="004614F2">
        <w:rPr>
          <w:rFonts w:hint="eastAsia"/>
        </w:rPr>
        <w:t>源码分析任务且效果显著。可见，深度学习在程序源码分析领域同样具有巨大的潜力与活力</w:t>
      </w:r>
      <w:r w:rsidR="00985591">
        <w:rPr>
          <w:rFonts w:hint="eastAsia"/>
        </w:rPr>
        <w:t>。</w:t>
      </w:r>
      <w:r w:rsidR="00E14935">
        <w:rPr>
          <w:rFonts w:hint="eastAsia"/>
        </w:rPr>
        <w:t>对于识别串行程序的并行性而言，</w:t>
      </w:r>
      <w:r w:rsidR="004614F2">
        <w:rPr>
          <w:rFonts w:hint="eastAsia"/>
        </w:rPr>
        <w:t>深度学习的方法</w:t>
      </w:r>
      <w:r w:rsidR="00EF4F6D">
        <w:rPr>
          <w:rFonts w:hint="eastAsia"/>
        </w:rPr>
        <w:t>直接以程序源码为数据，无需深入分析程序的静态语义，无需收集程序的运行时特征</w:t>
      </w:r>
      <w:r w:rsidR="00F93EB5">
        <w:rPr>
          <w:rFonts w:hint="eastAsia"/>
        </w:rPr>
        <w:t>，在很大程度上打破了传统的程序并行性识别方法的局限性</w:t>
      </w:r>
      <w:r w:rsidR="00E14935">
        <w:rPr>
          <w:rFonts w:hint="eastAsia"/>
        </w:rPr>
        <w:t>。使用深度学习的方法</w:t>
      </w:r>
      <w:r w:rsidR="004614F2">
        <w:rPr>
          <w:rFonts w:hint="eastAsia"/>
        </w:rPr>
        <w:t>自动识别</w:t>
      </w:r>
      <w:r w:rsidR="00985591">
        <w:rPr>
          <w:rFonts w:hint="eastAsia"/>
        </w:rPr>
        <w:t>串行程序的并行性</w:t>
      </w:r>
      <w:r w:rsidR="00EF4F6D">
        <w:rPr>
          <w:rFonts w:hint="eastAsia"/>
        </w:rPr>
        <w:t>，</w:t>
      </w:r>
      <w:r w:rsidR="00553E73">
        <w:rPr>
          <w:rFonts w:hint="eastAsia"/>
        </w:rPr>
        <w:t>是一个全新的研究方向</w:t>
      </w:r>
      <w:r w:rsidR="004614F2">
        <w:rPr>
          <w:rFonts w:hint="eastAsia"/>
        </w:rPr>
        <w:t>。</w:t>
      </w:r>
    </w:p>
    <w:p w14:paraId="6591426D" w14:textId="46EFB49A" w:rsidR="004614F2" w:rsidRDefault="007E1D9C" w:rsidP="007E1D9C">
      <w:pPr>
        <w:pStyle w:val="WSL-2"/>
        <w:numPr>
          <w:ilvl w:val="0"/>
          <w:numId w:val="0"/>
        </w:numPr>
      </w:pPr>
      <w:bookmarkStart w:id="60" w:name="_Toc37081024"/>
      <w:r>
        <w:rPr>
          <w:rFonts w:hint="eastAsia"/>
        </w:rPr>
        <w:t>1.2</w:t>
      </w:r>
      <w:r w:rsidR="004614F2">
        <w:rPr>
          <w:rFonts w:hint="eastAsia"/>
        </w:rPr>
        <w:t>国内外研究现状</w:t>
      </w:r>
      <w:bookmarkEnd w:id="60"/>
    </w:p>
    <w:p w14:paraId="74F05095" w14:textId="255FDB76" w:rsidR="00F93EB5" w:rsidRDefault="00F93EB5" w:rsidP="00F93EB5">
      <w:pPr>
        <w:pStyle w:val="WSL-4"/>
        <w:ind w:firstLine="518"/>
      </w:pPr>
      <w:r>
        <w:rPr>
          <w:rFonts w:hint="eastAsia"/>
        </w:rPr>
        <w:t>如</w:t>
      </w:r>
      <w:r>
        <w:rPr>
          <w:rFonts w:hint="eastAsia"/>
        </w:rPr>
        <w:t>1.1</w:t>
      </w:r>
      <w:r>
        <w:rPr>
          <w:rFonts w:hint="eastAsia"/>
        </w:rPr>
        <w:t>节所述，串行程序的并行性识别，是并行程序开发中的首要环节</w:t>
      </w:r>
      <w:ins w:id="61" w:author="User" w:date="2020-04-13T09:28:00Z">
        <w:r w:rsidR="00245AAB">
          <w:rPr>
            <w:rFonts w:hint="eastAsia"/>
          </w:rPr>
          <w:t>，</w:t>
        </w:r>
      </w:ins>
      <w:r>
        <w:rPr>
          <w:rFonts w:hint="eastAsia"/>
        </w:rPr>
        <w:t>也是本文的重点研究内容，而使用深度学习的方法进行这一研究是</w:t>
      </w:r>
      <w:r w:rsidRPr="00245AAB">
        <w:rPr>
          <w:rFonts w:hint="eastAsia"/>
          <w:color w:val="FF0000"/>
          <w:rPrChange w:id="62" w:author="User" w:date="2020-04-13T09:29:00Z">
            <w:rPr>
              <w:rFonts w:hint="eastAsia"/>
            </w:rPr>
          </w:rPrChange>
        </w:rPr>
        <w:t>本文提出的</w:t>
      </w:r>
      <w:r>
        <w:rPr>
          <w:rFonts w:hint="eastAsia"/>
        </w:rPr>
        <w:t>新的研究方向。本节将分别从国内和国外两个方面列举并介绍近年来外关于串行程序并行性识别的相关研究和深度学习技术在程序源码分析领域的相关研究。</w:t>
      </w:r>
    </w:p>
    <w:p w14:paraId="10AE4BC2" w14:textId="77E737DF" w:rsidR="004614F2" w:rsidRPr="00E4792A" w:rsidRDefault="004614F2" w:rsidP="00E4792A">
      <w:pPr>
        <w:pStyle w:val="WSL-3"/>
      </w:pPr>
      <w:bookmarkStart w:id="63" w:name="_Toc37081025"/>
      <w:r w:rsidRPr="00E4792A">
        <w:rPr>
          <w:rFonts w:hint="eastAsia"/>
        </w:rPr>
        <w:t>1.2.1</w:t>
      </w:r>
      <w:r w:rsidRPr="00E4792A">
        <w:rPr>
          <w:rFonts w:hint="eastAsia"/>
        </w:rPr>
        <w:t>国内研究现状</w:t>
      </w:r>
      <w:bookmarkEnd w:id="63"/>
    </w:p>
    <w:p w14:paraId="099D0422" w14:textId="3617ECC5" w:rsidR="004614F2" w:rsidRPr="00534798" w:rsidRDefault="004614F2" w:rsidP="00534798">
      <w:pPr>
        <w:pStyle w:val="WSL-4"/>
        <w:ind w:firstLine="518"/>
        <w:rPr>
          <w:rFonts w:ascii="宋体" w:hAnsi="宋体" w:cs="宋体"/>
        </w:rPr>
      </w:pPr>
      <w:r w:rsidRPr="00534798">
        <w:rPr>
          <w:rFonts w:hint="eastAsia"/>
        </w:rPr>
        <w:t>在国内，程序的</w:t>
      </w:r>
      <w:r w:rsidRPr="00534798">
        <w:rPr>
          <w:rFonts w:ascii="宋体" w:hAnsi="宋体" w:cs="宋体" w:hint="eastAsia"/>
        </w:rPr>
        <w:t>并行性分析是一个老生常谈的问题，而使用深度学习进行源码分析是</w:t>
      </w:r>
      <w:r w:rsidRPr="00245AAB">
        <w:rPr>
          <w:rFonts w:ascii="宋体" w:hAnsi="宋体" w:cs="宋体" w:hint="eastAsia"/>
          <w:color w:val="FF0000"/>
          <w:rPrChange w:id="64" w:author="User" w:date="2020-04-13T09:30:00Z">
            <w:rPr>
              <w:rFonts w:ascii="宋体" w:hAnsi="宋体" w:cs="宋体" w:hint="eastAsia"/>
            </w:rPr>
          </w:rPrChange>
        </w:rPr>
        <w:t>近几年</w:t>
      </w:r>
      <w:r w:rsidRPr="00534798">
        <w:rPr>
          <w:rFonts w:ascii="宋体" w:hAnsi="宋体" w:cs="宋体" w:hint="eastAsia"/>
        </w:rPr>
        <w:t>才出现的新研究方向。2002年，</w:t>
      </w:r>
      <w:r w:rsidR="00C77A82">
        <w:fldChar w:fldCharType="begin"/>
      </w:r>
      <w:r w:rsidR="00C77A82">
        <w:instrText xml:space="preserve"> HYPERLINK "http://www.wanfangdata.com.cn/details/detail.do?_type=perio&amp;id=jsjyyyrj200204016" </w:instrText>
      </w:r>
      <w:r w:rsidR="00C77A82">
        <w:fldChar w:fldCharType="separate"/>
      </w:r>
      <w:proofErr w:type="gramStart"/>
      <w:r w:rsidRPr="00534798">
        <w:rPr>
          <w:rFonts w:ascii="宋体" w:hAnsi="宋体" w:cs="宋体" w:hint="eastAsia"/>
        </w:rPr>
        <w:t>乐晓波</w:t>
      </w:r>
      <w:proofErr w:type="gramEnd"/>
      <w:r w:rsidR="00C77A82">
        <w:rPr>
          <w:rFonts w:ascii="宋体" w:hAnsi="宋体" w:cs="宋体"/>
        </w:rPr>
        <w:fldChar w:fldCharType="end"/>
      </w:r>
      <w:r w:rsidRPr="00534798">
        <w:rPr>
          <w:rFonts w:ascii="宋体" w:hAnsi="宋体" w:cs="宋体" w:hint="eastAsia"/>
        </w:rPr>
        <w:t>、</w:t>
      </w:r>
      <w:hyperlink r:id="rId16" w:history="1">
        <w:proofErr w:type="gramStart"/>
        <w:r w:rsidRPr="00534798">
          <w:rPr>
            <w:rFonts w:ascii="宋体" w:hAnsi="宋体" w:cs="宋体" w:hint="eastAsia"/>
          </w:rPr>
          <w:t>汪琳</w:t>
        </w:r>
        <w:proofErr w:type="gramEnd"/>
      </w:hyperlink>
      <w:r w:rsidRPr="00534798">
        <w:rPr>
          <w:rFonts w:ascii="宋体" w:hAnsi="宋体" w:cs="宋体" w:hint="eastAsia"/>
        </w:rPr>
        <w:t>等人</w:t>
      </w:r>
      <w:r w:rsidR="00F93EB5" w:rsidRPr="00534798">
        <w:rPr>
          <w:rFonts w:ascii="宋体" w:hAnsi="宋体" w:cs="宋体" w:hint="eastAsia"/>
        </w:rPr>
        <w:t>将</w:t>
      </w:r>
      <w:r w:rsidRPr="00534798">
        <w:rPr>
          <w:rFonts w:ascii="宋体" w:hAnsi="宋体" w:cs="宋体" w:hint="eastAsia"/>
        </w:rPr>
        <w:t>Petri网</w:t>
      </w:r>
      <w:r w:rsidR="00F93EB5" w:rsidRPr="00534798">
        <w:rPr>
          <w:rFonts w:ascii="宋体" w:hAnsi="宋体" w:cs="宋体" w:hint="eastAsia"/>
        </w:rPr>
        <w:t>相关技术应用到</w:t>
      </w:r>
      <w:r w:rsidRPr="00534798">
        <w:rPr>
          <w:rFonts w:ascii="宋体" w:hAnsi="宋体" w:cs="宋体" w:hint="eastAsia"/>
        </w:rPr>
        <w:t>循环的并行性</w:t>
      </w:r>
      <w:r w:rsidR="00F93EB5" w:rsidRPr="00534798">
        <w:rPr>
          <w:rFonts w:ascii="宋体" w:hAnsi="宋体" w:cs="宋体" w:hint="eastAsia"/>
        </w:rPr>
        <w:t>分析中来。在</w:t>
      </w:r>
      <w:r w:rsidRPr="00534798">
        <w:rPr>
          <w:rFonts w:ascii="宋体" w:hAnsi="宋体" w:cs="宋体" w:hint="eastAsia"/>
        </w:rPr>
        <w:t>数据相关性</w:t>
      </w:r>
      <w:r w:rsidR="00F93EB5" w:rsidRPr="00534798">
        <w:rPr>
          <w:rFonts w:ascii="宋体" w:hAnsi="宋体" w:cs="宋体" w:hint="eastAsia"/>
        </w:rPr>
        <w:t>的</w:t>
      </w:r>
      <w:r w:rsidRPr="00534798">
        <w:rPr>
          <w:rFonts w:ascii="宋体" w:hAnsi="宋体" w:cs="宋体" w:hint="eastAsia"/>
        </w:rPr>
        <w:t>分析</w:t>
      </w:r>
      <w:r w:rsidR="00F93EB5" w:rsidRPr="00534798">
        <w:rPr>
          <w:rFonts w:ascii="宋体" w:hAnsi="宋体" w:cs="宋体" w:hint="eastAsia"/>
        </w:rPr>
        <w:t>过程中使用Petri</w:t>
      </w:r>
      <w:proofErr w:type="gramStart"/>
      <w:r w:rsidR="00F93EB5" w:rsidRPr="00534798">
        <w:rPr>
          <w:rFonts w:ascii="宋体" w:hAnsi="宋体" w:cs="宋体" w:hint="eastAsia"/>
        </w:rPr>
        <w:t>网</w:t>
      </w:r>
      <w:r w:rsidRPr="00534798">
        <w:rPr>
          <w:rFonts w:ascii="宋体" w:hAnsi="宋体" w:cs="宋体" w:hint="eastAsia"/>
        </w:rPr>
        <w:t>理论</w:t>
      </w:r>
      <w:proofErr w:type="gramEnd"/>
      <w:r w:rsidRPr="00534798">
        <w:rPr>
          <w:rFonts w:ascii="宋体" w:hAnsi="宋体" w:cs="宋体" w:hint="eastAsia"/>
        </w:rPr>
        <w:t>,从全局的观点</w:t>
      </w:r>
      <w:r w:rsidR="00F93EB5" w:rsidRPr="00534798">
        <w:rPr>
          <w:rFonts w:ascii="宋体" w:hAnsi="宋体" w:cs="宋体" w:hint="eastAsia"/>
        </w:rPr>
        <w:t>出发，</w:t>
      </w:r>
      <w:r w:rsidRPr="00534798">
        <w:rPr>
          <w:rFonts w:ascii="宋体" w:hAnsi="宋体" w:cs="宋体" w:hint="eastAsia"/>
        </w:rPr>
        <w:t>分析同一数据</w:t>
      </w:r>
      <w:r w:rsidR="00F93EB5" w:rsidRPr="00534798">
        <w:rPr>
          <w:rFonts w:ascii="宋体" w:hAnsi="宋体" w:cs="宋体" w:hint="eastAsia"/>
        </w:rPr>
        <w:t>与</w:t>
      </w:r>
      <w:r w:rsidRPr="00534798">
        <w:rPr>
          <w:rFonts w:ascii="宋体" w:hAnsi="宋体" w:cs="宋体" w:hint="eastAsia"/>
        </w:rPr>
        <w:t>所有语句的相关性,从而提出了将</w:t>
      </w:r>
      <w:r w:rsidR="00F93EB5" w:rsidRPr="00534798">
        <w:rPr>
          <w:rFonts w:ascii="宋体" w:hAnsi="宋体" w:cs="宋体" w:hint="eastAsia"/>
        </w:rPr>
        <w:t>串行</w:t>
      </w:r>
      <w:r w:rsidRPr="00534798">
        <w:rPr>
          <w:rFonts w:ascii="宋体" w:hAnsi="宋体" w:cs="宋体" w:hint="eastAsia"/>
        </w:rPr>
        <w:t>程序转换为并行程序的有效方法</w:t>
      </w:r>
      <w:r w:rsidRPr="00534798">
        <w:rPr>
          <w:rFonts w:hint="eastAsia"/>
          <w:vertAlign w:val="superscript"/>
        </w:rPr>
        <w:t>[7</w:t>
      </w:r>
      <w:r w:rsidRPr="00534798">
        <w:rPr>
          <w:vertAlign w:val="superscript"/>
        </w:rPr>
        <w:t>]</w:t>
      </w:r>
      <w:r w:rsidRPr="00534798">
        <w:rPr>
          <w:rFonts w:ascii="宋体" w:hAnsi="宋体" w:cs="宋体" w:hint="eastAsia"/>
        </w:rPr>
        <w:t>。2007年，蒋作、高毅结合相关并行技术与定义，提出了</w:t>
      </w:r>
      <w:r w:rsidR="00413ECB" w:rsidRPr="00534798">
        <w:rPr>
          <w:rFonts w:ascii="宋体" w:hAnsi="宋体" w:cs="宋体" w:hint="eastAsia"/>
        </w:rPr>
        <w:t>能够</w:t>
      </w:r>
      <w:r w:rsidRPr="00534798">
        <w:rPr>
          <w:rFonts w:ascii="宋体" w:hAnsi="宋体" w:cs="宋体" w:hint="eastAsia"/>
        </w:rPr>
        <w:t>把串行程序中可</w:t>
      </w:r>
      <w:r w:rsidR="00413ECB" w:rsidRPr="00534798">
        <w:rPr>
          <w:rFonts w:ascii="宋体" w:hAnsi="宋体" w:cs="宋体" w:hint="eastAsia"/>
        </w:rPr>
        <w:t>以</w:t>
      </w:r>
      <w:r w:rsidRPr="00534798">
        <w:rPr>
          <w:rFonts w:ascii="宋体" w:hAnsi="宋体" w:cs="宋体" w:hint="eastAsia"/>
        </w:rPr>
        <w:t>并行执行的</w:t>
      </w:r>
      <w:r w:rsidR="00413ECB" w:rsidRPr="00534798">
        <w:rPr>
          <w:rFonts w:ascii="宋体" w:hAnsi="宋体" w:cs="宋体" w:hint="eastAsia"/>
        </w:rPr>
        <w:t>片段</w:t>
      </w:r>
      <w:r w:rsidRPr="00534798">
        <w:rPr>
          <w:rFonts w:ascii="宋体" w:hAnsi="宋体" w:cs="宋体" w:hint="eastAsia"/>
        </w:rPr>
        <w:t>识别出来的PARALLELIZING算法</w:t>
      </w:r>
      <w:r w:rsidRPr="00534798">
        <w:rPr>
          <w:rFonts w:hint="eastAsia"/>
          <w:vertAlign w:val="superscript"/>
        </w:rPr>
        <w:t>[8</w:t>
      </w:r>
      <w:r w:rsidRPr="00534798">
        <w:rPr>
          <w:vertAlign w:val="superscript"/>
        </w:rPr>
        <w:t>]</w:t>
      </w:r>
      <w:r w:rsidRPr="00534798">
        <w:rPr>
          <w:rFonts w:ascii="宋体" w:hAnsi="宋体" w:cs="宋体" w:hint="eastAsia"/>
        </w:rPr>
        <w:t>。2009年，</w:t>
      </w:r>
      <w:r w:rsidR="00C77A82">
        <w:fldChar w:fldCharType="begin"/>
      </w:r>
      <w:r w:rsidR="00C77A82">
        <w:instrText xml:space="preserve"> HYPERLINK "http://www.wanfangdata.com.cn/details/detail.do?_type=perio&amp;id=xxwxjsjxt200902008" </w:instrText>
      </w:r>
      <w:r w:rsidR="00C77A82">
        <w:fldChar w:fldCharType="separate"/>
      </w:r>
      <w:r w:rsidRPr="00534798">
        <w:rPr>
          <w:rFonts w:ascii="宋体" w:hAnsi="宋体" w:cs="宋体" w:hint="eastAsia"/>
        </w:rPr>
        <w:t>梁博</w:t>
      </w:r>
      <w:r w:rsidR="00C77A82">
        <w:rPr>
          <w:rFonts w:ascii="宋体" w:hAnsi="宋体" w:cs="宋体"/>
        </w:rPr>
        <w:fldChar w:fldCharType="end"/>
      </w:r>
      <w:r w:rsidRPr="00534798">
        <w:rPr>
          <w:rFonts w:ascii="宋体" w:hAnsi="宋体" w:cs="宋体" w:hint="eastAsia"/>
        </w:rPr>
        <w:t>、</w:t>
      </w:r>
      <w:hyperlink r:id="rId17" w:history="1">
        <w:proofErr w:type="gramStart"/>
        <w:r w:rsidRPr="00534798">
          <w:rPr>
            <w:rFonts w:ascii="宋体" w:hAnsi="宋体" w:cs="宋体" w:hint="eastAsia"/>
          </w:rPr>
          <w:t>安虹</w:t>
        </w:r>
        <w:proofErr w:type="gramEnd"/>
      </w:hyperlink>
      <w:r w:rsidRPr="00534798">
        <w:rPr>
          <w:rFonts w:ascii="宋体" w:hAnsi="宋体" w:cs="宋体" w:hint="eastAsia"/>
        </w:rPr>
        <w:t>等提出了适</w:t>
      </w:r>
      <w:r w:rsidR="00413ECB" w:rsidRPr="00534798">
        <w:rPr>
          <w:rFonts w:ascii="宋体" w:hAnsi="宋体" w:cs="宋体" w:hint="eastAsia"/>
        </w:rPr>
        <w:t>合</w:t>
      </w:r>
      <w:r w:rsidRPr="00534798">
        <w:rPr>
          <w:rFonts w:ascii="宋体" w:hAnsi="宋体" w:cs="宋体" w:hint="eastAsia"/>
        </w:rPr>
        <w:t>并行执行的子程序结构的基本判定依据，通过运行由</w:t>
      </w:r>
      <w:proofErr w:type="spellStart"/>
      <w:r w:rsidRPr="00534798">
        <w:rPr>
          <w:rFonts w:ascii="宋体" w:hAnsi="宋体" w:cs="宋体" w:hint="eastAsia"/>
        </w:rPr>
        <w:t>Simplescalar</w:t>
      </w:r>
      <w:proofErr w:type="spellEnd"/>
      <w:ins w:id="65" w:author="User" w:date="2020-04-13T09:40:00Z">
        <w:r w:rsidR="00727DED">
          <w:rPr>
            <w:rFonts w:ascii="宋体" w:hAnsi="宋体" w:cs="宋体" w:hint="eastAsia"/>
          </w:rPr>
          <w:t>（</w:t>
        </w:r>
      </w:ins>
      <w:ins w:id="66" w:author="User" w:date="2020-04-13T09:39:00Z">
        <w:r w:rsidR="00727DED">
          <w:rPr>
            <w:rFonts w:ascii="宋体" w:hAnsi="宋体" w:cs="宋体" w:hint="eastAsia"/>
          </w:rPr>
          <w:t>模拟器</w:t>
        </w:r>
      </w:ins>
      <w:ins w:id="67" w:author="User" w:date="2020-04-13T09:40:00Z">
        <w:r w:rsidR="00727DED">
          <w:rPr>
            <w:rFonts w:ascii="宋体" w:hAnsi="宋体" w:cs="宋体" w:hint="eastAsia"/>
          </w:rPr>
          <w:t>）</w:t>
        </w:r>
      </w:ins>
      <w:r w:rsidRPr="00727DED">
        <w:rPr>
          <w:rFonts w:ascii="宋体" w:hAnsi="宋体" w:cs="宋体" w:hint="eastAsia"/>
          <w:color w:val="FF0000"/>
          <w:rPrChange w:id="68" w:author="User" w:date="2020-04-13T09:39:00Z">
            <w:rPr>
              <w:rFonts w:ascii="宋体" w:hAnsi="宋体" w:cs="宋体" w:hint="eastAsia"/>
            </w:rPr>
          </w:rPrChange>
        </w:rPr>
        <w:t>工具</w:t>
      </w:r>
      <w:proofErr w:type="gramStart"/>
      <w:r w:rsidRPr="00727DED">
        <w:rPr>
          <w:rFonts w:ascii="宋体" w:hAnsi="宋体" w:cs="宋体" w:hint="eastAsia"/>
          <w:color w:val="FF0000"/>
          <w:rPrChange w:id="69" w:author="User" w:date="2020-04-13T09:39:00Z">
            <w:rPr>
              <w:rFonts w:ascii="宋体" w:hAnsi="宋体" w:cs="宋体" w:hint="eastAsia"/>
            </w:rPr>
          </w:rPrChange>
        </w:rPr>
        <w:t>集</w:t>
      </w:r>
      <w:r w:rsidRPr="00534798">
        <w:rPr>
          <w:rFonts w:ascii="宋体" w:hAnsi="宋体" w:cs="宋体" w:hint="eastAsia"/>
        </w:rPr>
        <w:t>改造</w:t>
      </w:r>
      <w:proofErr w:type="gramEnd"/>
      <w:r w:rsidRPr="00534798">
        <w:rPr>
          <w:rFonts w:ascii="宋体" w:hAnsi="宋体" w:cs="宋体" w:hint="eastAsia"/>
        </w:rPr>
        <w:t>得到的动态剖析工具</w:t>
      </w:r>
      <w:proofErr w:type="spellStart"/>
      <w:r w:rsidRPr="00534798">
        <w:rPr>
          <w:rFonts w:ascii="宋体" w:hAnsi="宋体" w:cs="宋体" w:hint="eastAsia"/>
        </w:rPr>
        <w:t>ProRV</w:t>
      </w:r>
      <w:proofErr w:type="spellEnd"/>
      <w:r w:rsidRPr="00534798">
        <w:rPr>
          <w:rFonts w:ascii="宋体" w:hAnsi="宋体" w:cs="宋体" w:hint="eastAsia"/>
        </w:rPr>
        <w:t>、</w:t>
      </w:r>
      <w:proofErr w:type="spellStart"/>
      <w:r w:rsidRPr="00534798">
        <w:rPr>
          <w:rFonts w:ascii="宋体" w:hAnsi="宋体" w:cs="宋体" w:hint="eastAsia"/>
        </w:rPr>
        <w:t>ProFun</w:t>
      </w:r>
      <w:proofErr w:type="spellEnd"/>
      <w:r w:rsidRPr="00534798">
        <w:rPr>
          <w:rFonts w:ascii="宋体" w:hAnsi="宋体" w:cs="宋体" w:hint="eastAsia"/>
        </w:rPr>
        <w:t>和SPEC CPU2000基准测试程序，对子程序结构</w:t>
      </w:r>
      <w:proofErr w:type="gramStart"/>
      <w:r w:rsidRPr="00534798">
        <w:rPr>
          <w:rFonts w:ascii="宋体" w:hAnsi="宋体" w:cs="宋体" w:hint="eastAsia"/>
        </w:rPr>
        <w:t>线程化推测</w:t>
      </w:r>
      <w:proofErr w:type="gramEnd"/>
      <w:r w:rsidRPr="00534798">
        <w:rPr>
          <w:rFonts w:ascii="宋体" w:hAnsi="宋体" w:cs="宋体" w:hint="eastAsia"/>
        </w:rPr>
        <w:t>执行的适合性进行了详细分析,给出了</w:t>
      </w:r>
      <w:r w:rsidR="00413ECB" w:rsidRPr="00534798">
        <w:rPr>
          <w:rFonts w:ascii="宋体" w:hAnsi="宋体" w:cs="宋体" w:hint="eastAsia"/>
        </w:rPr>
        <w:t>详细</w:t>
      </w:r>
      <w:r w:rsidRPr="00534798">
        <w:rPr>
          <w:rFonts w:ascii="宋体" w:hAnsi="宋体" w:cs="宋体" w:hint="eastAsia"/>
        </w:rPr>
        <w:t>的实验分析方法和实验数据</w:t>
      </w:r>
      <w:r w:rsidRPr="00534798">
        <w:rPr>
          <w:rFonts w:hint="eastAsia"/>
          <w:vertAlign w:val="superscript"/>
        </w:rPr>
        <w:t>[9</w:t>
      </w:r>
      <w:r w:rsidRPr="00534798">
        <w:rPr>
          <w:vertAlign w:val="superscript"/>
        </w:rPr>
        <w:t>]</w:t>
      </w:r>
      <w:r w:rsidRPr="00534798">
        <w:rPr>
          <w:rFonts w:ascii="宋体" w:hAnsi="宋体" w:cs="宋体" w:hint="eastAsia"/>
        </w:rPr>
        <w:t>。2010年，</w:t>
      </w:r>
      <w:r w:rsidR="00C77A82">
        <w:fldChar w:fldCharType="begin"/>
      </w:r>
      <w:r w:rsidR="00C77A82">
        <w:instrText xml:space="preserve"> HYPERLINK "http://www.wanfangdata.com.cn/details/detail.do?_type=perio&amp;id=jldxzrkxxb201001018" </w:instrText>
      </w:r>
      <w:r w:rsidR="00C77A82">
        <w:fldChar w:fldCharType="separate"/>
      </w:r>
      <w:r w:rsidRPr="00534798">
        <w:rPr>
          <w:rFonts w:ascii="宋体" w:hAnsi="宋体" w:cs="宋体" w:hint="eastAsia"/>
        </w:rPr>
        <w:t>闫昭</w:t>
      </w:r>
      <w:r w:rsidR="00C77A82">
        <w:rPr>
          <w:rFonts w:ascii="宋体" w:hAnsi="宋体" w:cs="宋体"/>
        </w:rPr>
        <w:fldChar w:fldCharType="end"/>
      </w:r>
      <w:r w:rsidRPr="00534798">
        <w:rPr>
          <w:rFonts w:ascii="宋体" w:hAnsi="宋体" w:cs="宋体" w:hint="eastAsia"/>
        </w:rPr>
        <w:t>、</w:t>
      </w:r>
      <w:hyperlink r:id="rId18" w:history="1">
        <w:r w:rsidRPr="00534798">
          <w:rPr>
            <w:rFonts w:ascii="宋体" w:hAnsi="宋体" w:cs="宋体" w:hint="eastAsia"/>
          </w:rPr>
          <w:t>刘磊</w:t>
        </w:r>
      </w:hyperlink>
      <w:r w:rsidRPr="00534798">
        <w:rPr>
          <w:rFonts w:ascii="宋体" w:hAnsi="宋体" w:cs="宋体" w:hint="eastAsia"/>
        </w:rPr>
        <w:t>针对目前</w:t>
      </w:r>
      <w:r w:rsidR="00413ECB" w:rsidRPr="00534798">
        <w:rPr>
          <w:rFonts w:ascii="宋体" w:hAnsi="宋体" w:cs="宋体" w:hint="eastAsia"/>
        </w:rPr>
        <w:t>存在的</w:t>
      </w:r>
      <w:r w:rsidRPr="00534798">
        <w:rPr>
          <w:rFonts w:ascii="宋体" w:hAnsi="宋体" w:cs="宋体" w:hint="eastAsia"/>
        </w:rPr>
        <w:t>大量串行程序无法在高性能并行计算</w:t>
      </w:r>
      <w:r w:rsidR="00413ECB" w:rsidRPr="00534798">
        <w:rPr>
          <w:rFonts w:ascii="宋体" w:hAnsi="宋体" w:cs="宋体" w:hint="eastAsia"/>
        </w:rPr>
        <w:t>系统中</w:t>
      </w:r>
      <w:r w:rsidRPr="00534798">
        <w:rPr>
          <w:rFonts w:ascii="宋体" w:hAnsi="宋体" w:cs="宋体" w:hint="eastAsia"/>
        </w:rPr>
        <w:t>高效运行的问题, 提出</w:t>
      </w:r>
      <w:r w:rsidR="00413ECB" w:rsidRPr="00534798">
        <w:rPr>
          <w:rFonts w:ascii="宋体" w:hAnsi="宋体" w:cs="宋体" w:hint="eastAsia"/>
        </w:rPr>
        <w:t>了</w:t>
      </w:r>
      <w:r w:rsidRPr="00534798">
        <w:rPr>
          <w:rFonts w:ascii="宋体" w:hAnsi="宋体" w:cs="宋体" w:hint="eastAsia"/>
        </w:rPr>
        <w:t>一种基于数据依赖分析的程序自动并行化方法, 采用数据依赖分析技术对串行程序进行分析, 将串行程序中</w:t>
      </w:r>
      <w:r w:rsidR="00413ECB" w:rsidRPr="00534798">
        <w:rPr>
          <w:rFonts w:ascii="宋体" w:hAnsi="宋体" w:cs="宋体" w:hint="eastAsia"/>
        </w:rPr>
        <w:t>的</w:t>
      </w:r>
      <w:r w:rsidRPr="00534798">
        <w:rPr>
          <w:rFonts w:ascii="宋体" w:hAnsi="宋体" w:cs="宋体" w:hint="eastAsia"/>
        </w:rPr>
        <w:t>基本块分成彼此间具有依赖关系的基本块和彼此间无依赖关系的基本块</w:t>
      </w:r>
      <w:r w:rsidR="00413ECB" w:rsidRPr="00534798">
        <w:rPr>
          <w:rFonts w:ascii="宋体" w:hAnsi="宋体" w:cs="宋体" w:hint="eastAsia"/>
        </w:rPr>
        <w:t>两类。</w:t>
      </w:r>
      <w:del w:id="70" w:author="User" w:date="2020-04-13T09:46:00Z">
        <w:r w:rsidRPr="00534798" w:rsidDel="00AC504A">
          <w:rPr>
            <w:rFonts w:ascii="宋体" w:hAnsi="宋体" w:cs="宋体" w:hint="eastAsia"/>
          </w:rPr>
          <w:delText xml:space="preserve"> </w:delText>
        </w:r>
      </w:del>
      <w:r w:rsidRPr="00534798">
        <w:rPr>
          <w:rFonts w:ascii="宋体" w:hAnsi="宋体" w:cs="宋体" w:hint="eastAsia"/>
        </w:rPr>
        <w:t>通过对无依赖关系的基本块进行并行处理实现</w:t>
      </w:r>
      <w:r w:rsidRPr="00534798">
        <w:rPr>
          <w:rFonts w:ascii="宋体" w:hAnsi="宋体" w:cs="宋体" w:hint="eastAsia"/>
        </w:rPr>
        <w:lastRenderedPageBreak/>
        <w:t>串行程序的自动并行化, 从而解决了在对串行程序自动并行处理时开销增大的缺点, 并得到较好的并行优化结果</w:t>
      </w:r>
      <w:r w:rsidRPr="00534798">
        <w:rPr>
          <w:rFonts w:hint="eastAsia"/>
          <w:vertAlign w:val="superscript"/>
        </w:rPr>
        <w:t>[10]</w:t>
      </w:r>
      <w:r w:rsidRPr="00534798">
        <w:rPr>
          <w:rFonts w:ascii="宋体" w:hAnsi="宋体" w:cs="宋体" w:hint="eastAsia"/>
        </w:rPr>
        <w:t>。2011年，郭慎、李培峰等人提出了一种基于特征的程序可并行点发现方法，通过对程序的静态特征和动态特征进行提取分析和整理，利用</w:t>
      </w:r>
      <w:proofErr w:type="spellStart"/>
      <w:r w:rsidRPr="00534798">
        <w:rPr>
          <w:rFonts w:ascii="宋体" w:hAnsi="宋体" w:cs="宋体" w:hint="eastAsia"/>
        </w:rPr>
        <w:t>svm</w:t>
      </w:r>
      <w:proofErr w:type="spellEnd"/>
      <w:r w:rsidRPr="00534798">
        <w:rPr>
          <w:rFonts w:ascii="宋体" w:hAnsi="宋体" w:cs="宋体" w:hint="eastAsia"/>
        </w:rPr>
        <w:t>根据上述特征进行可并行点挖掘</w:t>
      </w:r>
      <w:r w:rsidRPr="00534798">
        <w:rPr>
          <w:rFonts w:hint="eastAsia"/>
          <w:vertAlign w:val="superscript"/>
        </w:rPr>
        <w:t>[11</w:t>
      </w:r>
      <w:r w:rsidRPr="00534798">
        <w:rPr>
          <w:vertAlign w:val="superscript"/>
        </w:rPr>
        <w:t>]</w:t>
      </w:r>
      <w:r w:rsidRPr="00534798">
        <w:rPr>
          <w:rFonts w:ascii="宋体" w:hAnsi="宋体" w:cs="宋体" w:hint="eastAsia"/>
        </w:rPr>
        <w:t>。2013年，</w:t>
      </w:r>
      <w:r w:rsidR="00C77A82">
        <w:fldChar w:fldCharType="begin"/>
      </w:r>
      <w:r w:rsidR="00C77A82">
        <w:instrText xml:space="preserve"> HYPERLINK "http://www.wanfangdata.com.cn/details/detail.do?_type=perio&amp;id=xddzjs201306003" </w:instrText>
      </w:r>
      <w:r w:rsidR="00C77A82">
        <w:fldChar w:fldCharType="separate"/>
      </w:r>
      <w:r w:rsidRPr="00534798">
        <w:rPr>
          <w:rFonts w:ascii="宋体" w:hAnsi="宋体" w:cs="宋体" w:hint="eastAsia"/>
        </w:rPr>
        <w:t>王磊</w:t>
      </w:r>
      <w:r w:rsidR="00C77A82">
        <w:rPr>
          <w:rFonts w:ascii="宋体" w:hAnsi="宋体" w:cs="宋体"/>
        </w:rPr>
        <w:fldChar w:fldCharType="end"/>
      </w:r>
      <w:r w:rsidRPr="00534798">
        <w:rPr>
          <w:rFonts w:ascii="宋体" w:hAnsi="宋体" w:cs="宋体" w:hint="eastAsia"/>
        </w:rPr>
        <w:t>、</w:t>
      </w:r>
      <w:hyperlink r:id="rId19" w:history="1">
        <w:proofErr w:type="gramStart"/>
        <w:r w:rsidRPr="00534798">
          <w:rPr>
            <w:rFonts w:ascii="宋体" w:hAnsi="宋体" w:cs="宋体" w:hint="eastAsia"/>
          </w:rPr>
          <w:t>曲卫平</w:t>
        </w:r>
        <w:proofErr w:type="gramEnd"/>
      </w:hyperlink>
      <w:r w:rsidRPr="00534798">
        <w:rPr>
          <w:rFonts w:ascii="宋体" w:hAnsi="宋体" w:cs="宋体" w:hint="eastAsia"/>
        </w:rPr>
        <w:t>、</w:t>
      </w:r>
      <w:hyperlink r:id="rId20" w:history="1">
        <w:proofErr w:type="gramStart"/>
        <w:r w:rsidRPr="00534798">
          <w:rPr>
            <w:rFonts w:ascii="宋体" w:hAnsi="宋体" w:cs="宋体" w:hint="eastAsia"/>
          </w:rPr>
          <w:t>李敬兆</w:t>
        </w:r>
        <w:proofErr w:type="gramEnd"/>
      </w:hyperlink>
      <w:r w:rsidRPr="00534798">
        <w:rPr>
          <w:rFonts w:ascii="宋体" w:hAnsi="宋体" w:cs="宋体" w:hint="eastAsia"/>
        </w:rPr>
        <w:t>研究了自动并行化中的前端分析技术,引入</w:t>
      </w:r>
      <w:r w:rsidR="00413ECB" w:rsidRPr="00534798">
        <w:rPr>
          <w:rFonts w:ascii="宋体" w:hAnsi="宋体" w:cs="宋体" w:hint="eastAsia"/>
        </w:rPr>
        <w:t>并改进</w:t>
      </w:r>
      <w:r w:rsidRPr="00534798">
        <w:rPr>
          <w:rFonts w:ascii="宋体" w:hAnsi="宋体" w:cs="宋体" w:hint="eastAsia"/>
        </w:rPr>
        <w:t>了人工智能搜索方法,实现了在评估函数</w:t>
      </w:r>
      <w:r w:rsidR="00413ECB" w:rsidRPr="00534798">
        <w:rPr>
          <w:rFonts w:ascii="宋体" w:hAnsi="宋体" w:cs="宋体" w:hint="eastAsia"/>
        </w:rPr>
        <w:t>的</w:t>
      </w:r>
      <w:r w:rsidRPr="00534798">
        <w:rPr>
          <w:rFonts w:ascii="宋体" w:hAnsi="宋体" w:cs="宋体" w:hint="eastAsia"/>
        </w:rPr>
        <w:t>支持下进行广度</w:t>
      </w:r>
      <w:r w:rsidR="00413ECB" w:rsidRPr="00534798">
        <w:rPr>
          <w:rFonts w:ascii="宋体" w:hAnsi="宋体" w:cs="宋体" w:hint="eastAsia"/>
        </w:rPr>
        <w:t>搜索</w:t>
      </w:r>
      <w:r w:rsidRPr="00534798">
        <w:rPr>
          <w:rFonts w:ascii="宋体" w:hAnsi="宋体" w:cs="宋体" w:hint="eastAsia"/>
        </w:rPr>
        <w:t>和深度搜索的方法</w:t>
      </w:r>
      <w:r w:rsidRPr="00534798">
        <w:rPr>
          <w:rFonts w:hint="eastAsia"/>
          <w:vertAlign w:val="superscript"/>
        </w:rPr>
        <w:t>[12</w:t>
      </w:r>
      <w:r w:rsidRPr="00534798">
        <w:rPr>
          <w:vertAlign w:val="superscript"/>
        </w:rPr>
        <w:t>]</w:t>
      </w:r>
      <w:r w:rsidRPr="00534798">
        <w:rPr>
          <w:rFonts w:ascii="宋体" w:hAnsi="宋体" w:cs="宋体" w:hint="eastAsia"/>
        </w:rPr>
        <w:t>。2017年，</w:t>
      </w:r>
      <w:r w:rsidR="00C77A82">
        <w:fldChar w:fldCharType="begin"/>
      </w:r>
      <w:r w:rsidR="00C77A82">
        <w:instrText xml:space="preserve"> HYPERLINK "http://www.wanfangdata.com.cn/details/detail.do?_type=perio&amp;id=jsjkx201711018" </w:instrText>
      </w:r>
      <w:r w:rsidR="00C77A82">
        <w:fldChar w:fldCharType="separate"/>
      </w:r>
      <w:r w:rsidRPr="00534798">
        <w:rPr>
          <w:rFonts w:ascii="宋体" w:hAnsi="宋体" w:cs="宋体" w:hint="eastAsia"/>
        </w:rPr>
        <w:t>王家龙</w:t>
      </w:r>
      <w:r w:rsidR="00C77A82">
        <w:rPr>
          <w:rFonts w:ascii="宋体" w:hAnsi="宋体" w:cs="宋体"/>
        </w:rPr>
        <w:fldChar w:fldCharType="end"/>
      </w:r>
      <w:r w:rsidRPr="00534798">
        <w:rPr>
          <w:rFonts w:ascii="宋体" w:hAnsi="宋体" w:cs="宋体" w:hint="eastAsia"/>
        </w:rPr>
        <w:t>、</w:t>
      </w:r>
      <w:hyperlink r:id="rId21" w:history="1">
        <w:r w:rsidRPr="00534798">
          <w:rPr>
            <w:rFonts w:ascii="宋体" w:hAnsi="宋体" w:cs="宋体" w:hint="eastAsia"/>
          </w:rPr>
          <w:t>刘艳红</w:t>
        </w:r>
      </w:hyperlink>
      <w:r w:rsidRPr="00534798">
        <w:rPr>
          <w:rFonts w:ascii="宋体" w:hAnsi="宋体" w:cs="宋体" w:hint="eastAsia"/>
        </w:rPr>
        <w:t>、</w:t>
      </w:r>
      <w:hyperlink r:id="rId22" w:history="1">
        <w:proofErr w:type="gramStart"/>
        <w:r w:rsidRPr="00534798">
          <w:rPr>
            <w:rFonts w:ascii="宋体" w:hAnsi="宋体" w:cs="宋体" w:hint="eastAsia"/>
          </w:rPr>
          <w:t>沈立</w:t>
        </w:r>
        <w:proofErr w:type="gramEnd"/>
      </w:hyperlink>
      <w:r w:rsidRPr="00534798">
        <w:rPr>
          <w:rFonts w:ascii="宋体" w:hAnsi="宋体" w:cs="宋体" w:hint="eastAsia"/>
        </w:rPr>
        <w:t>面向一个高效的软件TLS模型HEUSPEC,研究了代码自动生成工具C2H的设计与实现方法</w:t>
      </w:r>
      <w:r w:rsidR="00486F75" w:rsidRPr="00534798">
        <w:rPr>
          <w:rFonts w:ascii="宋体" w:hAnsi="宋体" w:cs="宋体" w:hint="eastAsia"/>
        </w:rPr>
        <w:t>。</w:t>
      </w:r>
      <w:r w:rsidRPr="00534798">
        <w:rPr>
          <w:rFonts w:ascii="宋体" w:hAnsi="宋体" w:cs="宋体" w:hint="eastAsia"/>
        </w:rPr>
        <w:t>该方法已在开源编译器Clang上实现</w:t>
      </w:r>
      <w:r w:rsidR="00486F75" w:rsidRPr="00534798">
        <w:rPr>
          <w:rFonts w:ascii="宋体" w:hAnsi="宋体" w:cs="宋体" w:hint="eastAsia"/>
        </w:rPr>
        <w:t>，基于该方法对</w:t>
      </w:r>
      <w:proofErr w:type="spellStart"/>
      <w:r w:rsidRPr="00534798">
        <w:rPr>
          <w:rFonts w:ascii="宋体" w:hAnsi="宋体" w:cs="宋体" w:hint="eastAsia"/>
        </w:rPr>
        <w:t>Rodinia</w:t>
      </w:r>
      <w:proofErr w:type="spellEnd"/>
      <w:del w:id="71" w:author="User" w:date="2020-04-13T10:05:00Z">
        <w:r w:rsidRPr="00534798" w:rsidDel="008642F3">
          <w:rPr>
            <w:rFonts w:ascii="宋体" w:hAnsi="宋体" w:cs="宋体" w:hint="eastAsia"/>
          </w:rPr>
          <w:delText>,</w:delText>
        </w:r>
      </w:del>
      <w:ins w:id="72" w:author="User" w:date="2020-04-13T10:05:00Z">
        <w:r w:rsidR="008642F3">
          <w:rPr>
            <w:rFonts w:ascii="宋体" w:hAnsi="宋体" w:cs="宋体" w:hint="eastAsia"/>
          </w:rPr>
          <w:t>、</w:t>
        </w:r>
      </w:ins>
      <w:proofErr w:type="spellStart"/>
      <w:r w:rsidRPr="00534798">
        <w:rPr>
          <w:rFonts w:ascii="宋体" w:hAnsi="宋体" w:cs="宋体" w:hint="eastAsia"/>
        </w:rPr>
        <w:t>OmpScr</w:t>
      </w:r>
      <w:proofErr w:type="spellEnd"/>
      <w:r w:rsidRPr="00534798">
        <w:rPr>
          <w:rFonts w:ascii="宋体" w:hAnsi="宋体" w:cs="宋体" w:hint="eastAsia"/>
        </w:rPr>
        <w:t>等基准程序的测试结果表明,C2H能够将带有简单标注语句的串行C代码转换为HEUSPEC并行代码,且其性能与手工编写的HEUSPEC并行代码的性能十分接近</w:t>
      </w:r>
      <w:r w:rsidRPr="00534798">
        <w:rPr>
          <w:rFonts w:hint="eastAsia"/>
          <w:vertAlign w:val="superscript"/>
        </w:rPr>
        <w:t>[13</w:t>
      </w:r>
      <w:r w:rsidRPr="00534798">
        <w:rPr>
          <w:vertAlign w:val="superscript"/>
        </w:rPr>
        <w:t>]</w:t>
      </w:r>
      <w:r w:rsidRPr="00534798">
        <w:rPr>
          <w:rFonts w:ascii="宋体" w:hAnsi="宋体" w:cs="宋体" w:hint="eastAsia"/>
        </w:rPr>
        <w:t>。2018年，王时雨、张胜兵等人基于LLVM编译架构，提出了一种针对图像处理类程序的可并行性分析方法，从程序中的数据依赖关系和</w:t>
      </w:r>
      <w:proofErr w:type="gramStart"/>
      <w:r w:rsidRPr="00534798">
        <w:rPr>
          <w:rFonts w:ascii="宋体" w:hAnsi="宋体" w:cs="宋体" w:hint="eastAsia"/>
        </w:rPr>
        <w:t>可</w:t>
      </w:r>
      <w:proofErr w:type="gramEnd"/>
      <w:r w:rsidRPr="00534798">
        <w:rPr>
          <w:rFonts w:ascii="宋体" w:hAnsi="宋体" w:cs="宋体" w:hint="eastAsia"/>
        </w:rPr>
        <w:t>并行特征两个方面对程序中的循环进行分析，实现了图像处理类程序的自动并行分类</w:t>
      </w:r>
      <w:r w:rsidRPr="00534798">
        <w:rPr>
          <w:rFonts w:hint="eastAsia"/>
          <w:vertAlign w:val="superscript"/>
        </w:rPr>
        <w:t>[14</w:t>
      </w:r>
      <w:r w:rsidRPr="00534798">
        <w:rPr>
          <w:vertAlign w:val="superscript"/>
        </w:rPr>
        <w:t>]</w:t>
      </w:r>
      <w:r w:rsidRPr="00534798">
        <w:rPr>
          <w:rFonts w:ascii="宋体" w:hAnsi="宋体" w:cs="宋体" w:hint="eastAsia"/>
        </w:rPr>
        <w:t>。2019年，谭丁武、张坤芳等人提出了一种程序的中间表示——ESAST图，并基于该图提出GGANN图神经网络模型，对给定的源码程序进行了高精度的算法分类</w:t>
      </w:r>
      <w:r w:rsidRPr="00534798">
        <w:rPr>
          <w:rFonts w:hint="eastAsia"/>
          <w:vertAlign w:val="superscript"/>
        </w:rPr>
        <w:t>[15</w:t>
      </w:r>
      <w:r w:rsidRPr="00534798">
        <w:rPr>
          <w:vertAlign w:val="superscript"/>
        </w:rPr>
        <w:t>]</w:t>
      </w:r>
      <w:r w:rsidRPr="00534798">
        <w:rPr>
          <w:rFonts w:ascii="宋体" w:hAnsi="宋体" w:cs="宋体" w:hint="eastAsia"/>
        </w:rPr>
        <w:t>。</w:t>
      </w:r>
    </w:p>
    <w:p w14:paraId="67B437BC" w14:textId="24833106" w:rsidR="004614F2" w:rsidRDefault="004614F2" w:rsidP="00E4792A">
      <w:pPr>
        <w:pStyle w:val="WSL-3"/>
      </w:pPr>
      <w:bookmarkStart w:id="73" w:name="_Toc37081026"/>
      <w:r>
        <w:rPr>
          <w:rFonts w:hint="eastAsia"/>
        </w:rPr>
        <w:t>1.2.2</w:t>
      </w:r>
      <w:r>
        <w:rPr>
          <w:rFonts w:hint="eastAsia"/>
        </w:rPr>
        <w:t>国外研究现状</w:t>
      </w:r>
      <w:bookmarkEnd w:id="73"/>
    </w:p>
    <w:p w14:paraId="07CB07A9" w14:textId="3F1B8451" w:rsidR="004614F2" w:rsidRPr="005A413F" w:rsidRDefault="004614F2" w:rsidP="00B605D6">
      <w:pPr>
        <w:pStyle w:val="WSL-4"/>
        <w:ind w:firstLine="518"/>
      </w:pPr>
      <w:r>
        <w:rPr>
          <w:rFonts w:hint="eastAsia"/>
        </w:rPr>
        <w:t>国外对于程序的并行性分析更趋向于编译优化、提出软件架构和源到源转换</w:t>
      </w:r>
      <w:ins w:id="74" w:author="User" w:date="2020-04-13T10:07:00Z">
        <w:r w:rsidR="001F7C87">
          <w:rPr>
            <w:rFonts w:hint="eastAsia"/>
          </w:rPr>
          <w:t>等方法</w:t>
        </w:r>
      </w:ins>
      <w:r>
        <w:rPr>
          <w:rFonts w:hint="eastAsia"/>
        </w:rPr>
        <w:t>。</w:t>
      </w:r>
      <w:r>
        <w:rPr>
          <w:rFonts w:hint="eastAsia"/>
        </w:rPr>
        <w:t>2008</w:t>
      </w:r>
      <w:r>
        <w:rPr>
          <w:rFonts w:hint="eastAsia"/>
        </w:rPr>
        <w:t>年，</w:t>
      </w:r>
      <w:r w:rsidRPr="00080AFF">
        <w:t>Uday</w:t>
      </w:r>
      <w:r>
        <w:t xml:space="preserve"> </w:t>
      </w:r>
      <w:proofErr w:type="spellStart"/>
      <w:r w:rsidRPr="00080AFF">
        <w:t>Bondhugula</w:t>
      </w:r>
      <w:proofErr w:type="spellEnd"/>
      <w:r w:rsidRPr="00080AFF">
        <w:rPr>
          <w:rFonts w:hint="eastAsia"/>
        </w:rPr>
        <w:t>、</w:t>
      </w:r>
      <w:r w:rsidR="00C77A82">
        <w:fldChar w:fldCharType="begin"/>
      </w:r>
      <w:r w:rsidR="00C77A82">
        <w:instrText xml:space="preserve"> HYPERLINK "https://www.base-search.net/Search/Results?lookfor=aut:%27J.+Ramanujam%27&amp;refid=dcreczh" </w:instrText>
      </w:r>
      <w:r w:rsidR="00C77A82">
        <w:fldChar w:fldCharType="separate"/>
      </w:r>
      <w:r w:rsidRPr="00080AFF">
        <w:t>J. Ramanujam</w:t>
      </w:r>
      <w:r w:rsidR="00C77A82">
        <w:fldChar w:fldCharType="end"/>
      </w:r>
      <w:r>
        <w:rPr>
          <w:rFonts w:hint="eastAsia"/>
        </w:rPr>
        <w:t>提出了一种基于</w:t>
      </w:r>
      <w:r>
        <w:rPr>
          <w:rFonts w:hint="eastAsia"/>
        </w:rPr>
        <w:t>Poly</w:t>
      </w:r>
      <w:r>
        <w:t>hedral</w:t>
      </w:r>
      <w:r>
        <w:rPr>
          <w:rFonts w:hint="eastAsia"/>
        </w:rPr>
        <w:t>多面体模型的整数线性优化算法，并由该算法驱动实现程序源到源转换框架</w:t>
      </w:r>
      <w:r>
        <w:rPr>
          <w:rFonts w:hint="eastAsia"/>
        </w:rPr>
        <w:t>Pluto</w:t>
      </w:r>
      <w:r>
        <w:rPr>
          <w:rFonts w:hint="eastAsia"/>
        </w:rPr>
        <w:t>，该框架可以发现串行程序中的并行性和局部可优化部分，并提供向</w:t>
      </w:r>
      <w:r>
        <w:rPr>
          <w:rFonts w:hint="eastAsia"/>
        </w:rPr>
        <w:t>C/C++</w:t>
      </w:r>
      <w:r>
        <w:rPr>
          <w:rFonts w:hint="eastAsia"/>
        </w:rPr>
        <w:t>源码中加入</w:t>
      </w:r>
      <w:r>
        <w:rPr>
          <w:rFonts w:hint="eastAsia"/>
        </w:rPr>
        <w:t>OpenMP</w:t>
      </w:r>
      <w:r>
        <w:rPr>
          <w:rFonts w:hint="eastAsia"/>
        </w:rPr>
        <w:t>标记的功能</w:t>
      </w:r>
      <w:r w:rsidRPr="00534798">
        <w:rPr>
          <w:rFonts w:hint="eastAsia"/>
          <w:vertAlign w:val="superscript"/>
        </w:rPr>
        <w:t>[16</w:t>
      </w:r>
      <w:r w:rsidRPr="00534798">
        <w:rPr>
          <w:vertAlign w:val="superscript"/>
        </w:rPr>
        <w:t>]</w:t>
      </w:r>
      <w:r>
        <w:rPr>
          <w:rFonts w:hint="eastAsia"/>
        </w:rPr>
        <w:t>。</w:t>
      </w:r>
      <w:r w:rsidR="00534798">
        <w:rPr>
          <w:rFonts w:hint="eastAsia"/>
        </w:rPr>
        <w:t>这是对</w:t>
      </w:r>
      <w:r w:rsidR="00534798">
        <w:rPr>
          <w:rFonts w:hint="eastAsia"/>
        </w:rPr>
        <w:t>Poly</w:t>
      </w:r>
      <w:r w:rsidR="00534798">
        <w:t>hedral</w:t>
      </w:r>
      <w:r w:rsidR="00534798">
        <w:rPr>
          <w:rFonts w:hint="eastAsia"/>
        </w:rPr>
        <w:t>模型的一次优秀实践，与其他相关研究</w:t>
      </w:r>
      <w:r w:rsidR="00534798" w:rsidRPr="001F7C87">
        <w:rPr>
          <w:color w:val="FF0000"/>
          <w:vertAlign w:val="superscript"/>
          <w:rPrChange w:id="75" w:author="User" w:date="2020-04-13T10:09:00Z">
            <w:rPr>
              <w:vertAlign w:val="superscript"/>
            </w:rPr>
          </w:rPrChange>
        </w:rPr>
        <w:t>[17~26]</w:t>
      </w:r>
      <w:ins w:id="76" w:author="User" w:date="2020-04-13T10:09:00Z">
        <w:r w:rsidR="001F7C87">
          <w:rPr>
            <w:rFonts w:hint="eastAsia"/>
          </w:rPr>
          <w:t>（不能一次</w:t>
        </w:r>
      </w:ins>
      <w:ins w:id="77" w:author="User" w:date="2020-04-13T10:10:00Z">
        <w:r w:rsidR="001F7C87">
          <w:rPr>
            <w:rFonts w:hint="eastAsia"/>
          </w:rPr>
          <w:t>引用这么多，最多</w:t>
        </w:r>
        <w:r w:rsidR="001F7C87">
          <w:rPr>
            <w:rFonts w:hint="eastAsia"/>
          </w:rPr>
          <w:t>5</w:t>
        </w:r>
        <w:r w:rsidR="001F7C87">
          <w:rPr>
            <w:rFonts w:hint="eastAsia"/>
          </w:rPr>
          <w:t>篇）</w:t>
        </w:r>
      </w:ins>
      <w:r w:rsidR="00534798">
        <w:rPr>
          <w:rFonts w:hint="eastAsia"/>
        </w:rPr>
        <w:t>一起证明了</w:t>
      </w:r>
      <w:r w:rsidR="00534798">
        <w:rPr>
          <w:rFonts w:hint="eastAsia"/>
        </w:rPr>
        <w:t>Poly</w:t>
      </w:r>
      <w:r w:rsidR="00534798">
        <w:t>hedral</w:t>
      </w:r>
      <w:r w:rsidR="00534798">
        <w:rPr>
          <w:rFonts w:hint="eastAsia"/>
        </w:rPr>
        <w:t>模型</w:t>
      </w:r>
      <w:r>
        <w:rPr>
          <w:rFonts w:hint="eastAsia"/>
        </w:rPr>
        <w:t>对于程序优化的实用性。</w:t>
      </w:r>
      <w:r>
        <w:rPr>
          <w:rFonts w:hint="eastAsia"/>
        </w:rPr>
        <w:t>2012</w:t>
      </w:r>
      <w:r>
        <w:rPr>
          <w:rFonts w:hint="eastAsia"/>
        </w:rPr>
        <w:t>年，</w:t>
      </w:r>
      <w:r>
        <w:rPr>
          <w:rFonts w:hint="eastAsia"/>
        </w:rPr>
        <w:t>Javier</w:t>
      </w:r>
      <w:r>
        <w:t xml:space="preserve"> </w:t>
      </w:r>
      <w:r>
        <w:rPr>
          <w:rFonts w:hint="eastAsia"/>
        </w:rPr>
        <w:t>Diaz</w:t>
      </w:r>
      <w:r>
        <w:rPr>
          <w:rFonts w:hint="eastAsia"/>
        </w:rPr>
        <w:t>等人</w:t>
      </w:r>
      <w:ins w:id="78" w:author="User" w:date="2020-04-13T10:12:00Z">
        <w:r w:rsidR="001F7C87" w:rsidRPr="001F7C87">
          <w:rPr>
            <w:rFonts w:hint="eastAsia"/>
          </w:rPr>
          <w:t>调查和分析</w:t>
        </w:r>
        <w:r w:rsidR="001F7C87">
          <w:rPr>
            <w:rFonts w:hint="eastAsia"/>
          </w:rPr>
          <w:t>了</w:t>
        </w:r>
      </w:ins>
      <w:del w:id="79" w:author="User" w:date="2020-04-13T10:12:00Z">
        <w:r w:rsidDel="001F7C87">
          <w:rPr>
            <w:rFonts w:hint="eastAsia"/>
          </w:rPr>
          <w:delText>对</w:delText>
        </w:r>
      </w:del>
      <w:r>
        <w:rPr>
          <w:rFonts w:hint="eastAsia"/>
        </w:rPr>
        <w:t>当时常见的并行编程模型和工具对高性能计算领域的适用性</w:t>
      </w:r>
      <w:del w:id="80" w:author="User" w:date="2020-04-13T10:13:00Z">
        <w:r w:rsidDel="001F7C87">
          <w:rPr>
            <w:rFonts w:hint="eastAsia"/>
          </w:rPr>
          <w:delText>进行了</w:delText>
        </w:r>
      </w:del>
      <w:del w:id="81" w:author="User" w:date="2020-04-13T10:12:00Z">
        <w:r w:rsidDel="001F7C87">
          <w:rPr>
            <w:rFonts w:hint="eastAsia"/>
          </w:rPr>
          <w:delText>调查和分析</w:delText>
        </w:r>
      </w:del>
      <w:r>
        <w:rPr>
          <w:rFonts w:hint="eastAsia"/>
        </w:rPr>
        <w:t>，发现混合并行编程可以更好</w:t>
      </w:r>
      <w:ins w:id="82" w:author="User" w:date="2020-04-13T10:13:00Z">
        <w:r w:rsidR="001F7C87">
          <w:rPr>
            <w:rFonts w:hint="eastAsia"/>
          </w:rPr>
          <w:t>地</w:t>
        </w:r>
      </w:ins>
      <w:del w:id="83" w:author="User" w:date="2020-04-13T10:13:00Z">
        <w:r w:rsidDel="001F7C87">
          <w:rPr>
            <w:rFonts w:hint="eastAsia"/>
          </w:rPr>
          <w:delText>的</w:delText>
        </w:r>
      </w:del>
      <w:r>
        <w:rPr>
          <w:rFonts w:hint="eastAsia"/>
        </w:rPr>
        <w:t>利用计算机集群功能，而异构编程也由于多核</w:t>
      </w:r>
      <w:r>
        <w:rPr>
          <w:rFonts w:hint="eastAsia"/>
        </w:rPr>
        <w:t>CPU+GPU</w:t>
      </w:r>
      <w:r>
        <w:rPr>
          <w:rFonts w:hint="eastAsia"/>
        </w:rPr>
        <w:t>架构的流行而越来越普遍</w:t>
      </w:r>
      <w:r w:rsidRPr="00534798">
        <w:rPr>
          <w:rFonts w:hint="eastAsia"/>
          <w:vertAlign w:val="superscript"/>
        </w:rPr>
        <w:t>[</w:t>
      </w:r>
      <w:r w:rsidRPr="00534798">
        <w:rPr>
          <w:vertAlign w:val="superscript"/>
        </w:rPr>
        <w:t>2</w:t>
      </w:r>
      <w:r w:rsidRPr="00534798">
        <w:rPr>
          <w:rFonts w:hint="eastAsia"/>
          <w:vertAlign w:val="superscript"/>
        </w:rPr>
        <w:t>7</w:t>
      </w:r>
      <w:r w:rsidRPr="00534798">
        <w:rPr>
          <w:vertAlign w:val="superscript"/>
        </w:rPr>
        <w:t>]</w:t>
      </w:r>
      <w:r>
        <w:rPr>
          <w:rFonts w:hint="eastAsia"/>
        </w:rPr>
        <w:t>。</w:t>
      </w:r>
      <w:r>
        <w:rPr>
          <w:rFonts w:hint="eastAsia"/>
        </w:rPr>
        <w:t>2013</w:t>
      </w:r>
      <w:r>
        <w:rPr>
          <w:rFonts w:hint="eastAsia"/>
        </w:rPr>
        <w:t>年，</w:t>
      </w:r>
      <w:r>
        <w:rPr>
          <w:rFonts w:hint="eastAsia"/>
        </w:rPr>
        <w:t>Daniel</w:t>
      </w:r>
      <w:r>
        <w:t xml:space="preserve"> </w:t>
      </w:r>
      <w:r>
        <w:rPr>
          <w:rFonts w:hint="eastAsia"/>
        </w:rPr>
        <w:t>Fried</w:t>
      </w:r>
      <w:r>
        <w:rPr>
          <w:rFonts w:hint="eastAsia"/>
        </w:rPr>
        <w:t>等人研究了一种自动分类方法，利用监督学习算法对</w:t>
      </w:r>
      <w:r>
        <w:rPr>
          <w:rFonts w:hint="eastAsia"/>
        </w:rPr>
        <w:t>NAS</w:t>
      </w:r>
      <w:r>
        <w:rPr>
          <w:rFonts w:hint="eastAsia"/>
        </w:rPr>
        <w:t>并行基准测试集（</w:t>
      </w:r>
      <w:r>
        <w:rPr>
          <w:rFonts w:hint="eastAsia"/>
        </w:rPr>
        <w:t>NPB</w:t>
      </w:r>
      <w:r>
        <w:rPr>
          <w:rFonts w:hint="eastAsia"/>
        </w:rPr>
        <w:t>）进行学习和分类，较为全面的比较了支持向量机、决策树等在程序并行性分类问题上的性能表现</w:t>
      </w:r>
      <w:r w:rsidRPr="00534798">
        <w:rPr>
          <w:rFonts w:hint="eastAsia"/>
          <w:vertAlign w:val="superscript"/>
        </w:rPr>
        <w:t>[</w:t>
      </w:r>
      <w:r w:rsidRPr="00534798">
        <w:rPr>
          <w:vertAlign w:val="superscript"/>
        </w:rPr>
        <w:t>28]</w:t>
      </w:r>
      <w:r>
        <w:rPr>
          <w:rFonts w:hint="eastAsia"/>
        </w:rPr>
        <w:t>。</w:t>
      </w:r>
      <w:r>
        <w:rPr>
          <w:rFonts w:hint="eastAsia"/>
        </w:rPr>
        <w:t>2016</w:t>
      </w:r>
      <w:r>
        <w:rPr>
          <w:rFonts w:hint="eastAsia"/>
        </w:rPr>
        <w:t>年，</w:t>
      </w:r>
      <w:r>
        <w:rPr>
          <w:rFonts w:hint="eastAsia"/>
        </w:rPr>
        <w:t>Zhen</w:t>
      </w:r>
      <w:r>
        <w:t xml:space="preserve"> </w:t>
      </w:r>
      <w:r>
        <w:rPr>
          <w:rFonts w:hint="eastAsia"/>
        </w:rPr>
        <w:t>Li</w:t>
      </w:r>
      <w:r>
        <w:rPr>
          <w:rFonts w:hint="eastAsia"/>
        </w:rPr>
        <w:t>等提出了一个基于动态程序分析的通用并行性框架</w:t>
      </w:r>
      <w:proofErr w:type="spellStart"/>
      <w:r>
        <w:rPr>
          <w:rFonts w:hint="eastAsia"/>
        </w:rPr>
        <w:t>DiscoPoP</w:t>
      </w:r>
      <w:proofErr w:type="spellEnd"/>
      <w:r>
        <w:rPr>
          <w:rFonts w:hint="eastAsia"/>
        </w:rPr>
        <w:t>，框架以计算单元（</w:t>
      </w:r>
      <w:r>
        <w:rPr>
          <w:rFonts w:hint="eastAsia"/>
        </w:rPr>
        <w:t>CU</w:t>
      </w:r>
      <w:r>
        <w:rPr>
          <w:rFonts w:hint="eastAsia"/>
        </w:rPr>
        <w:t>）为基础概念，将程序表示为</w:t>
      </w:r>
      <w:r>
        <w:rPr>
          <w:rFonts w:hint="eastAsia"/>
        </w:rPr>
        <w:t>CU</w:t>
      </w:r>
      <w:r>
        <w:rPr>
          <w:rFonts w:hint="eastAsia"/>
        </w:rPr>
        <w:t>图，提供了与编程语言无关的高</w:t>
      </w:r>
      <w:r w:rsidRPr="005A413F">
        <w:rPr>
          <w:rFonts w:hint="eastAsia"/>
        </w:rPr>
        <w:t>效的数据依赖分析工具</w:t>
      </w:r>
      <w:r w:rsidRPr="00534798">
        <w:rPr>
          <w:rFonts w:hint="eastAsia"/>
          <w:vertAlign w:val="superscript"/>
        </w:rPr>
        <w:t>[</w:t>
      </w:r>
      <w:r w:rsidRPr="00534798">
        <w:rPr>
          <w:vertAlign w:val="superscript"/>
        </w:rPr>
        <w:t>29]</w:t>
      </w:r>
      <w:r w:rsidRPr="005A413F">
        <w:rPr>
          <w:rFonts w:hint="eastAsia"/>
        </w:rPr>
        <w:t>。</w:t>
      </w:r>
      <w:r w:rsidRPr="005A413F">
        <w:t xml:space="preserve">David del Rio </w:t>
      </w:r>
      <w:proofErr w:type="spellStart"/>
      <w:r w:rsidRPr="005A413F">
        <w:t>Astorga</w:t>
      </w:r>
      <w:proofErr w:type="spellEnd"/>
      <w:r w:rsidRPr="005A413F">
        <w:rPr>
          <w:rFonts w:hint="eastAsia"/>
        </w:rPr>
        <w:t>等人提出了一种有助于发现和自动标注程序源码文件中</w:t>
      </w:r>
      <w:proofErr w:type="spellStart"/>
      <w:r w:rsidRPr="005A413F">
        <w:rPr>
          <w:rFonts w:hint="eastAsia"/>
        </w:rPr>
        <w:t>Pi</w:t>
      </w:r>
      <w:r w:rsidRPr="005A413F">
        <w:t>pline</w:t>
      </w:r>
      <w:proofErr w:type="spellEnd"/>
      <w:r w:rsidRPr="005A413F">
        <w:rPr>
          <w:rFonts w:hint="eastAsia"/>
        </w:rPr>
        <w:t>并行模式片段的图形分析工具</w:t>
      </w:r>
      <w:r w:rsidRPr="005A413F">
        <w:rPr>
          <w:rFonts w:hint="eastAsia"/>
        </w:rPr>
        <w:t>PPAT</w:t>
      </w:r>
      <w:r w:rsidRPr="005A413F">
        <w:rPr>
          <w:rFonts w:hint="eastAsia"/>
        </w:rPr>
        <w:t>，极大的促进了串行代码到并行代码的转换效率</w:t>
      </w:r>
      <w:r w:rsidRPr="00534798">
        <w:rPr>
          <w:rFonts w:hint="eastAsia"/>
          <w:vertAlign w:val="superscript"/>
        </w:rPr>
        <w:t>[</w:t>
      </w:r>
      <w:r w:rsidRPr="00534798">
        <w:rPr>
          <w:vertAlign w:val="superscript"/>
        </w:rPr>
        <w:t>30]</w:t>
      </w:r>
      <w:r w:rsidRPr="005A413F">
        <w:rPr>
          <w:rFonts w:hint="eastAsia"/>
        </w:rPr>
        <w:t>。同年，该团队对</w:t>
      </w:r>
      <w:r w:rsidRPr="005A413F">
        <w:rPr>
          <w:rFonts w:hint="eastAsia"/>
        </w:rPr>
        <w:t>PPAT</w:t>
      </w:r>
      <w:r w:rsidRPr="005A413F">
        <w:rPr>
          <w:rFonts w:hint="eastAsia"/>
        </w:rPr>
        <w:t>进行扩展和改善，添加了</w:t>
      </w:r>
      <w:r w:rsidRPr="005A413F">
        <w:rPr>
          <w:rFonts w:hint="eastAsia"/>
        </w:rPr>
        <w:lastRenderedPageBreak/>
        <w:t>对</w:t>
      </w:r>
      <w:r w:rsidRPr="005A413F">
        <w:rPr>
          <w:rFonts w:hint="eastAsia"/>
        </w:rPr>
        <w:t>Map</w:t>
      </w:r>
      <w:r w:rsidRPr="005A413F">
        <w:rPr>
          <w:rFonts w:hint="eastAsia"/>
        </w:rPr>
        <w:t>、</w:t>
      </w:r>
      <w:r w:rsidRPr="005A413F">
        <w:rPr>
          <w:rFonts w:hint="eastAsia"/>
        </w:rPr>
        <w:t>Farm</w:t>
      </w:r>
      <w:r w:rsidRPr="005A413F">
        <w:rPr>
          <w:rFonts w:hint="eastAsia"/>
        </w:rPr>
        <w:t>并行模式的支持，简化了源到源转换的流程</w:t>
      </w:r>
      <w:r w:rsidRPr="00534798">
        <w:rPr>
          <w:rFonts w:hint="eastAsia"/>
          <w:vertAlign w:val="superscript"/>
        </w:rPr>
        <w:t>[</w:t>
      </w:r>
      <w:r w:rsidRPr="00534798">
        <w:rPr>
          <w:vertAlign w:val="superscript"/>
        </w:rPr>
        <w:t>31]</w:t>
      </w:r>
      <w:r w:rsidRPr="005A413F">
        <w:rPr>
          <w:rFonts w:hint="eastAsia"/>
        </w:rPr>
        <w:t>。</w:t>
      </w:r>
      <w:r w:rsidRPr="005A413F">
        <w:rPr>
          <w:rFonts w:hint="eastAsia"/>
        </w:rPr>
        <w:t>201</w:t>
      </w:r>
      <w:r w:rsidRPr="005A413F">
        <w:t>8</w:t>
      </w:r>
      <w:r w:rsidRPr="005A413F">
        <w:rPr>
          <w:rFonts w:hint="eastAsia"/>
        </w:rPr>
        <w:t>年，</w:t>
      </w:r>
      <w:proofErr w:type="spellStart"/>
      <w:r w:rsidRPr="005A413F">
        <w:t>Haibo</w:t>
      </w:r>
      <w:proofErr w:type="spellEnd"/>
      <w:r w:rsidRPr="005A413F">
        <w:t xml:space="preserve"> Zhao</w:t>
      </w:r>
      <w:r w:rsidRPr="005A413F">
        <w:rPr>
          <w:rFonts w:hint="eastAsia"/>
        </w:rPr>
        <w:t>、</w:t>
      </w:r>
      <w:r w:rsidRPr="005A413F">
        <w:t>Fei Zheng</w:t>
      </w:r>
      <w:r w:rsidRPr="005A413F">
        <w:rPr>
          <w:rFonts w:hint="eastAsia"/>
        </w:rPr>
        <w:t>等人提出了一种可以识别二进制文件中的可并行部分并自动将其并行化的方法，扩展了现有编译器的编译优化技术，为进一步提高程序性能做出贡献</w:t>
      </w:r>
      <w:r w:rsidRPr="00534798">
        <w:rPr>
          <w:rFonts w:hint="eastAsia"/>
          <w:vertAlign w:val="superscript"/>
        </w:rPr>
        <w:t>[</w:t>
      </w:r>
      <w:r w:rsidRPr="00534798">
        <w:rPr>
          <w:vertAlign w:val="superscript"/>
        </w:rPr>
        <w:t>32]</w:t>
      </w:r>
      <w:r w:rsidRPr="005A413F">
        <w:rPr>
          <w:rFonts w:hint="eastAsia"/>
        </w:rPr>
        <w:t>。</w:t>
      </w:r>
    </w:p>
    <w:p w14:paraId="12F18223" w14:textId="77777777" w:rsidR="004614F2" w:rsidRDefault="004614F2" w:rsidP="00B605D6">
      <w:pPr>
        <w:pStyle w:val="WSL-4"/>
        <w:ind w:firstLine="518"/>
      </w:pPr>
      <w:r w:rsidRPr="005A413F">
        <w:rPr>
          <w:rFonts w:hint="eastAsia"/>
        </w:rPr>
        <w:t>对于使用</w:t>
      </w:r>
      <w:r>
        <w:rPr>
          <w:rFonts w:hint="eastAsia"/>
        </w:rPr>
        <w:t>深度</w:t>
      </w:r>
      <w:r w:rsidRPr="005A413F">
        <w:rPr>
          <w:rFonts w:hint="eastAsia"/>
        </w:rPr>
        <w:t>学习</w:t>
      </w:r>
      <w:r>
        <w:rPr>
          <w:rFonts w:hint="eastAsia"/>
        </w:rPr>
        <w:t>方法</w:t>
      </w:r>
      <w:r w:rsidRPr="005A413F">
        <w:rPr>
          <w:rFonts w:hint="eastAsia"/>
        </w:rPr>
        <w:t>进行源码分析</w:t>
      </w:r>
      <w:r>
        <w:rPr>
          <w:rFonts w:hint="eastAsia"/>
        </w:rPr>
        <w:t>，国外</w:t>
      </w:r>
      <w:r w:rsidRPr="005A413F">
        <w:rPr>
          <w:rFonts w:hint="eastAsia"/>
        </w:rPr>
        <w:t>的研究</w:t>
      </w:r>
      <w:r>
        <w:rPr>
          <w:rFonts w:hint="eastAsia"/>
        </w:rPr>
        <w:t>同样</w:t>
      </w:r>
      <w:r w:rsidRPr="005A413F">
        <w:rPr>
          <w:rFonts w:hint="eastAsia"/>
        </w:rPr>
        <w:t>活跃</w:t>
      </w:r>
      <w:r>
        <w:rPr>
          <w:rFonts w:hint="eastAsia"/>
        </w:rPr>
        <w:t>。</w:t>
      </w:r>
      <w:r>
        <w:rPr>
          <w:rFonts w:hint="eastAsia"/>
        </w:rPr>
        <w:t>2015</w:t>
      </w:r>
      <w:r>
        <w:rPr>
          <w:rFonts w:hint="eastAsia"/>
        </w:rPr>
        <w:t>年，</w:t>
      </w:r>
      <w:r w:rsidRPr="005A413F">
        <w:t xml:space="preserve">Lili </w:t>
      </w:r>
      <w:proofErr w:type="spellStart"/>
      <w:r w:rsidRPr="005A413F">
        <w:t>Mou</w:t>
      </w:r>
      <w:proofErr w:type="spellEnd"/>
      <w:r w:rsidRPr="005A413F">
        <w:t>,</w:t>
      </w:r>
      <w:r>
        <w:rPr>
          <w:rFonts w:hint="eastAsia"/>
        </w:rPr>
        <w:t>、</w:t>
      </w:r>
      <w:r w:rsidRPr="005A413F">
        <w:t>Ge Li</w:t>
      </w:r>
      <w:r>
        <w:rPr>
          <w:rFonts w:hint="eastAsia"/>
        </w:rPr>
        <w:t>等人提出了一种基于程序抽象语法树结构的卷积神经网络</w:t>
      </w:r>
      <w:r>
        <w:rPr>
          <w:rFonts w:hint="eastAsia"/>
        </w:rPr>
        <w:t>TBCNN</w:t>
      </w:r>
      <w:r>
        <w:rPr>
          <w:rFonts w:hint="eastAsia"/>
        </w:rPr>
        <w:t>，并通过实验验证了相较于其他</w:t>
      </w:r>
      <w:r>
        <w:rPr>
          <w:rFonts w:hint="eastAsia"/>
        </w:rPr>
        <w:t>NLP</w:t>
      </w:r>
      <w:r>
        <w:rPr>
          <w:rFonts w:hint="eastAsia"/>
        </w:rPr>
        <w:t>神经网络模型，</w:t>
      </w:r>
      <w:r>
        <w:rPr>
          <w:rFonts w:hint="eastAsia"/>
        </w:rPr>
        <w:t>TBCNN</w:t>
      </w:r>
      <w:r>
        <w:rPr>
          <w:rFonts w:hint="eastAsia"/>
        </w:rPr>
        <w:t>在程序分类问题上更加有效</w:t>
      </w:r>
      <w:r w:rsidRPr="00534798">
        <w:rPr>
          <w:rFonts w:hint="eastAsia"/>
          <w:vertAlign w:val="superscript"/>
        </w:rPr>
        <w:t>[</w:t>
      </w:r>
      <w:r w:rsidRPr="00534798">
        <w:rPr>
          <w:vertAlign w:val="superscript"/>
        </w:rPr>
        <w:t>33]</w:t>
      </w:r>
      <w:r>
        <w:rPr>
          <w:rFonts w:hint="eastAsia"/>
        </w:rPr>
        <w:t>。</w:t>
      </w:r>
      <w:r>
        <w:rPr>
          <w:rFonts w:hint="eastAsia"/>
        </w:rPr>
        <w:t>2017</w:t>
      </w:r>
      <w:r>
        <w:rPr>
          <w:rFonts w:hint="eastAsia"/>
        </w:rPr>
        <w:t>年，</w:t>
      </w:r>
      <w:r w:rsidRPr="001327A2">
        <w:t xml:space="preserve">Vincent J. </w:t>
      </w:r>
      <w:proofErr w:type="spellStart"/>
      <w:r w:rsidRPr="001327A2">
        <w:t>Hellendoorn</w:t>
      </w:r>
      <w:proofErr w:type="spellEnd"/>
      <w:r w:rsidRPr="009510F5">
        <w:t xml:space="preserve"> Min-je </w:t>
      </w:r>
      <w:r>
        <w:rPr>
          <w:rFonts w:hint="eastAsia"/>
        </w:rPr>
        <w:t>等人对深度神经网络模型是否是源代码建模的最佳选择进行了深入探讨</w:t>
      </w:r>
      <w:r w:rsidRPr="00534798">
        <w:rPr>
          <w:rFonts w:hint="eastAsia"/>
          <w:vertAlign w:val="superscript"/>
        </w:rPr>
        <w:t>[</w:t>
      </w:r>
      <w:r w:rsidRPr="00534798">
        <w:rPr>
          <w:vertAlign w:val="superscript"/>
        </w:rPr>
        <w:t>34]</w:t>
      </w:r>
      <w:r>
        <w:rPr>
          <w:rFonts w:hint="eastAsia"/>
        </w:rPr>
        <w:t>。同年，</w:t>
      </w:r>
      <w:r w:rsidRPr="009510F5">
        <w:t>Choi</w:t>
      </w:r>
      <w:r>
        <w:rPr>
          <w:rFonts w:hint="eastAsia"/>
        </w:rPr>
        <w:t>、</w:t>
      </w:r>
      <w:proofErr w:type="spellStart"/>
      <w:r w:rsidRPr="009510F5">
        <w:t>Sehun</w:t>
      </w:r>
      <w:proofErr w:type="spellEnd"/>
      <w:r w:rsidRPr="009510F5">
        <w:t xml:space="preserve"> </w:t>
      </w:r>
      <w:proofErr w:type="spellStart"/>
      <w:r w:rsidRPr="009510F5">
        <w:t>Jeong</w:t>
      </w:r>
      <w:proofErr w:type="spellEnd"/>
      <w:r>
        <w:rPr>
          <w:rFonts w:hint="eastAsia"/>
        </w:rPr>
        <w:t>等人提出了一种以数据驱动的、完全端到端的检测代码缓冲区溢出的方法，该团队使用程序模板自动生成大量带有标注的数据集，通过记忆网络模型对数据集进行学习与分类，实验证明，该模型在检测程序缓冲区溢出的问题上表现优异</w:t>
      </w:r>
      <w:r w:rsidRPr="00534798">
        <w:rPr>
          <w:rFonts w:hint="eastAsia"/>
          <w:vertAlign w:val="superscript"/>
        </w:rPr>
        <w:t>[</w:t>
      </w:r>
      <w:r w:rsidRPr="00534798">
        <w:rPr>
          <w:vertAlign w:val="superscript"/>
        </w:rPr>
        <w:t>35]</w:t>
      </w:r>
      <w:r>
        <w:rPr>
          <w:rFonts w:hint="eastAsia"/>
        </w:rPr>
        <w:t>。</w:t>
      </w:r>
      <w:r>
        <w:rPr>
          <w:rFonts w:hint="eastAsia"/>
        </w:rPr>
        <w:t>2018</w:t>
      </w:r>
      <w:r>
        <w:rPr>
          <w:rFonts w:hint="eastAsia"/>
        </w:rPr>
        <w:t>年，</w:t>
      </w:r>
      <w:r w:rsidRPr="00254026">
        <w:t xml:space="preserve">Carson D. </w:t>
      </w:r>
      <w:proofErr w:type="spellStart"/>
      <w:r w:rsidRPr="00254026">
        <w:t>Sestili</w:t>
      </w:r>
      <w:proofErr w:type="spellEnd"/>
      <w:r w:rsidRPr="00254026">
        <w:rPr>
          <w:rFonts w:hint="eastAsia"/>
        </w:rPr>
        <w:t>等人在文献</w:t>
      </w:r>
      <w:r w:rsidRPr="00254026">
        <w:t>[</w:t>
      </w:r>
      <w:r>
        <w:t>35</w:t>
      </w:r>
      <w:r w:rsidRPr="00254026">
        <w:t>]</w:t>
      </w:r>
      <w:r w:rsidRPr="00254026">
        <w:rPr>
          <w:rFonts w:hint="eastAsia"/>
        </w:rPr>
        <w:t>的基础上，利用记忆网络模型，针对缓冲区溢出问题</w:t>
      </w:r>
      <w:r>
        <w:rPr>
          <w:rFonts w:hint="eastAsia"/>
        </w:rPr>
        <w:t>检测与现有静态分析工具进行对比，并致力于为未来可能解决的问题如为深度学习提供更合适的数据等</w:t>
      </w:r>
      <w:r w:rsidRPr="00534798">
        <w:rPr>
          <w:rFonts w:hint="eastAsia"/>
          <w:vertAlign w:val="superscript"/>
        </w:rPr>
        <w:t>[</w:t>
      </w:r>
      <w:r w:rsidRPr="00534798">
        <w:rPr>
          <w:vertAlign w:val="superscript"/>
        </w:rPr>
        <w:t>36]</w:t>
      </w:r>
      <w:r>
        <w:rPr>
          <w:rFonts w:hint="eastAsia"/>
        </w:rPr>
        <w:t>。</w:t>
      </w:r>
      <w:r w:rsidRPr="00254026">
        <w:t>U</w:t>
      </w:r>
      <w:r>
        <w:rPr>
          <w:rFonts w:hint="eastAsia"/>
        </w:rPr>
        <w:t>ri</w:t>
      </w:r>
      <w:r>
        <w:t xml:space="preserve"> </w:t>
      </w:r>
      <w:r w:rsidRPr="00254026">
        <w:t>A</w:t>
      </w:r>
      <w:r>
        <w:rPr>
          <w:rFonts w:hint="eastAsia"/>
        </w:rPr>
        <w:t>lon</w:t>
      </w:r>
      <w:r>
        <w:rPr>
          <w:rFonts w:hint="eastAsia"/>
        </w:rPr>
        <w:t>等人提出使用抽象语法树中的路径表示程序，而不是将其作为一个简单的序列，通过训练神经网络实现了对程序中变量名称的预测</w:t>
      </w:r>
      <w:r w:rsidRPr="00534798">
        <w:rPr>
          <w:rFonts w:hint="eastAsia"/>
          <w:vertAlign w:val="superscript"/>
        </w:rPr>
        <w:t>[</w:t>
      </w:r>
      <w:r w:rsidRPr="00534798">
        <w:rPr>
          <w:vertAlign w:val="superscript"/>
        </w:rPr>
        <w:t>3</w:t>
      </w:r>
      <w:r w:rsidRPr="00534798">
        <w:rPr>
          <w:rFonts w:hint="eastAsia"/>
          <w:vertAlign w:val="superscript"/>
        </w:rPr>
        <w:t>7</w:t>
      </w:r>
      <w:r w:rsidRPr="00534798">
        <w:rPr>
          <w:vertAlign w:val="superscript"/>
        </w:rPr>
        <w:t>]</w:t>
      </w:r>
      <w:r>
        <w:rPr>
          <w:rFonts w:hint="eastAsia"/>
        </w:rPr>
        <w:t>。同年，</w:t>
      </w:r>
      <w:r w:rsidRPr="00254026">
        <w:t>ALON</w:t>
      </w:r>
      <w:r>
        <w:rPr>
          <w:rFonts w:hint="eastAsia"/>
        </w:rPr>
        <w:t>和他的团队提出了基于抽象语法树对源代码进行嵌入表示的</w:t>
      </w:r>
      <w:r>
        <w:rPr>
          <w:rFonts w:hint="eastAsia"/>
        </w:rPr>
        <w:t>code2</w:t>
      </w:r>
      <w:r>
        <w:t>vec</w:t>
      </w:r>
      <w:r>
        <w:rPr>
          <w:rFonts w:hint="eastAsia"/>
        </w:rPr>
        <w:t>模型，用于将代码片段表示为连续分布的向量，能够更加准确的学习代码语义</w:t>
      </w:r>
      <w:r w:rsidRPr="00534798">
        <w:rPr>
          <w:rFonts w:hint="eastAsia"/>
          <w:vertAlign w:val="superscript"/>
        </w:rPr>
        <w:t>[</w:t>
      </w:r>
      <w:r w:rsidRPr="00534798">
        <w:rPr>
          <w:vertAlign w:val="superscript"/>
        </w:rPr>
        <w:t>38]</w:t>
      </w:r>
      <w:r>
        <w:rPr>
          <w:rFonts w:hint="eastAsia"/>
        </w:rPr>
        <w:t>。此外，</w:t>
      </w:r>
      <w:proofErr w:type="spellStart"/>
      <w:r w:rsidRPr="00CC34A0">
        <w:t>Miltiadis</w:t>
      </w:r>
      <w:proofErr w:type="spellEnd"/>
      <w:r w:rsidRPr="00CC34A0">
        <w:t xml:space="preserve"> </w:t>
      </w:r>
      <w:proofErr w:type="spellStart"/>
      <w:r w:rsidRPr="00CC34A0">
        <w:t>Allamanis</w:t>
      </w:r>
      <w:proofErr w:type="spellEnd"/>
      <w:r>
        <w:rPr>
          <w:rFonts w:hint="eastAsia"/>
        </w:rPr>
        <w:t>等人在</w:t>
      </w:r>
      <w:r>
        <w:rPr>
          <w:rFonts w:hint="eastAsia"/>
        </w:rPr>
        <w:t>2018</w:t>
      </w:r>
      <w:r>
        <w:rPr>
          <w:rFonts w:hint="eastAsia"/>
        </w:rPr>
        <w:t>年建议使用图来表示代码的语义结构，并提出使用基于图的深度学习方法对程序结构进行推理</w:t>
      </w:r>
      <w:r w:rsidRPr="00534798">
        <w:rPr>
          <w:rFonts w:hint="eastAsia"/>
          <w:vertAlign w:val="superscript"/>
        </w:rPr>
        <w:t>[</w:t>
      </w:r>
      <w:r w:rsidRPr="00534798">
        <w:rPr>
          <w:vertAlign w:val="superscript"/>
        </w:rPr>
        <w:t>39]</w:t>
      </w:r>
      <w:r>
        <w:rPr>
          <w:rFonts w:hint="eastAsia"/>
        </w:rPr>
        <w:t>。</w:t>
      </w:r>
      <w:r w:rsidRPr="00CC34A0">
        <w:t>Tal Ben-Nun</w:t>
      </w:r>
      <w:r>
        <w:rPr>
          <w:rFonts w:hint="eastAsia"/>
        </w:rPr>
        <w:t>等人在他们的论文中，提出了基于中间表示的可学习代码语义表示</w:t>
      </w:r>
      <w:r>
        <w:rPr>
          <w:rFonts w:hint="eastAsia"/>
        </w:rPr>
        <w:t>NCC</w:t>
      </w:r>
      <w:r>
        <w:rPr>
          <w:rFonts w:hint="eastAsia"/>
        </w:rPr>
        <w:t>，将程序编译为</w:t>
      </w:r>
      <w:r>
        <w:rPr>
          <w:rFonts w:hint="eastAsia"/>
        </w:rPr>
        <w:t>LLVM</w:t>
      </w:r>
      <w:r>
        <w:t xml:space="preserve"> </w:t>
      </w:r>
      <w:r>
        <w:rPr>
          <w:rFonts w:hint="eastAsia"/>
        </w:rPr>
        <w:t>IR</w:t>
      </w:r>
      <w:r>
        <w:rPr>
          <w:rFonts w:hint="eastAsia"/>
        </w:rPr>
        <w:t>然后再通过建立程序上下文流图（</w:t>
      </w:r>
      <w:r>
        <w:rPr>
          <w:rFonts w:hint="eastAsia"/>
        </w:rPr>
        <w:t>XFG</w:t>
      </w:r>
      <w:r>
        <w:rPr>
          <w:rFonts w:hint="eastAsia"/>
        </w:rPr>
        <w:t>），使用图嵌入的方法对代码进行嵌入表示。相较于直接处理代码或使用抽象语法树对代码进行嵌入的方法，</w:t>
      </w:r>
      <w:r>
        <w:rPr>
          <w:rFonts w:hint="eastAsia"/>
        </w:rPr>
        <w:t>NCC</w:t>
      </w:r>
      <w:r>
        <w:rPr>
          <w:rFonts w:hint="eastAsia"/>
        </w:rPr>
        <w:t>在算法分类等问题上具有更加表现</w:t>
      </w:r>
      <w:r w:rsidRPr="00534798">
        <w:rPr>
          <w:rFonts w:hint="eastAsia"/>
          <w:vertAlign w:val="superscript"/>
        </w:rPr>
        <w:t>[</w:t>
      </w:r>
      <w:r w:rsidRPr="00534798">
        <w:rPr>
          <w:vertAlign w:val="superscript"/>
        </w:rPr>
        <w:t>40]</w:t>
      </w:r>
      <w:r>
        <w:rPr>
          <w:rFonts w:hint="eastAsia"/>
        </w:rPr>
        <w:t>。</w:t>
      </w:r>
      <w:r>
        <w:rPr>
          <w:rFonts w:hint="eastAsia"/>
        </w:rPr>
        <w:t>2019</w:t>
      </w:r>
      <w:r>
        <w:rPr>
          <w:rFonts w:hint="eastAsia"/>
        </w:rPr>
        <w:t>年，</w:t>
      </w:r>
      <w:proofErr w:type="spellStart"/>
      <w:r w:rsidRPr="00EE3A00">
        <w:t>Zimin</w:t>
      </w:r>
      <w:proofErr w:type="spellEnd"/>
      <w:r w:rsidRPr="00EE3A00">
        <w:t xml:space="preserve"> Chen</w:t>
      </w:r>
      <w:r>
        <w:rPr>
          <w:rFonts w:hint="eastAsia"/>
        </w:rPr>
        <w:t>等人对现有的源代码嵌入方法进行了讨论，总结了数据驱动的</w:t>
      </w:r>
      <w:r>
        <w:rPr>
          <w:rFonts w:hint="eastAsia"/>
        </w:rPr>
        <w:t>NLP</w:t>
      </w:r>
      <w:r>
        <w:rPr>
          <w:rFonts w:hint="eastAsia"/>
        </w:rPr>
        <w:t>技术在源码分析领域中的应用现状</w:t>
      </w:r>
      <w:r w:rsidRPr="00534798">
        <w:rPr>
          <w:rFonts w:hint="eastAsia"/>
          <w:vertAlign w:val="superscript"/>
        </w:rPr>
        <w:t>[</w:t>
      </w:r>
      <w:r w:rsidRPr="00534798">
        <w:rPr>
          <w:vertAlign w:val="superscript"/>
        </w:rPr>
        <w:t>41]</w:t>
      </w:r>
      <w:r>
        <w:rPr>
          <w:rFonts w:hint="eastAsia"/>
        </w:rPr>
        <w:t>。</w:t>
      </w:r>
    </w:p>
    <w:p w14:paraId="561A44D7" w14:textId="050F150F" w:rsidR="004614F2" w:rsidRDefault="008340E3" w:rsidP="008340E3">
      <w:pPr>
        <w:pStyle w:val="WSL-2"/>
        <w:numPr>
          <w:ilvl w:val="0"/>
          <w:numId w:val="0"/>
        </w:numPr>
      </w:pPr>
      <w:bookmarkStart w:id="84" w:name="_Toc37081027"/>
      <w:r>
        <w:rPr>
          <w:rFonts w:hint="eastAsia"/>
        </w:rPr>
        <w:t>1.</w:t>
      </w:r>
      <w:r w:rsidR="007E1D9C">
        <w:rPr>
          <w:rFonts w:hint="eastAsia"/>
        </w:rPr>
        <w:t>3</w:t>
      </w:r>
      <w:r w:rsidR="004614F2">
        <w:rPr>
          <w:rFonts w:hint="eastAsia"/>
        </w:rPr>
        <w:t>本文的主要工作</w:t>
      </w:r>
      <w:bookmarkEnd w:id="84"/>
    </w:p>
    <w:p w14:paraId="48CFDAED" w14:textId="021CD6A0" w:rsidR="004614F2" w:rsidRDefault="004614F2" w:rsidP="00B605D6">
      <w:pPr>
        <w:pStyle w:val="WSL-4"/>
        <w:ind w:firstLine="518"/>
      </w:pPr>
      <w:r>
        <w:t>本文</w:t>
      </w:r>
      <w:r w:rsidRPr="004A4C94">
        <w:rPr>
          <w:rFonts w:hint="eastAsia"/>
          <w:color w:val="FF0000"/>
          <w:rPrChange w:id="85" w:author="User" w:date="2020-04-13T10:19:00Z">
            <w:rPr>
              <w:rFonts w:hint="eastAsia"/>
            </w:rPr>
          </w:rPrChange>
        </w:rPr>
        <w:t>提出了</w:t>
      </w:r>
      <w:r>
        <w:t>一种基于</w:t>
      </w:r>
      <w:r>
        <w:rPr>
          <w:rFonts w:hint="eastAsia"/>
        </w:rPr>
        <w:t>深度学习的串行程序并行化方法</w:t>
      </w:r>
      <w:r>
        <w:t>，</w:t>
      </w:r>
      <w:r w:rsidR="00DC4E52">
        <w:rPr>
          <w:rFonts w:hint="eastAsia"/>
        </w:rPr>
        <w:t>从串行程序的并行性识别、并行程序开发、并行程序调试三个方面提供了完整的串行程序并行化方案</w:t>
      </w:r>
      <w:r>
        <w:t>。主要工作包括以下</w:t>
      </w:r>
      <w:r>
        <w:rPr>
          <w:rFonts w:hint="eastAsia"/>
        </w:rPr>
        <w:t>4</w:t>
      </w:r>
      <w:r>
        <w:t>个部分：</w:t>
      </w:r>
    </w:p>
    <w:p w14:paraId="690E825F" w14:textId="7ABF0E6E" w:rsidR="004614F2" w:rsidRDefault="004614F2" w:rsidP="00B605D6">
      <w:pPr>
        <w:pStyle w:val="WSL-4"/>
        <w:ind w:firstLineChars="0" w:firstLine="0"/>
      </w:pPr>
      <w:r>
        <w:rPr>
          <w:rFonts w:hint="eastAsia"/>
        </w:rPr>
        <w:t>(</w:t>
      </w:r>
      <w:r>
        <w:t>1)</w:t>
      </w:r>
      <w:r>
        <w:rPr>
          <w:rFonts w:hint="eastAsia"/>
        </w:rPr>
        <w:t>提出并构造了</w:t>
      </w:r>
      <w:r w:rsidR="00DC4E52">
        <w:rPr>
          <w:rFonts w:hint="eastAsia"/>
        </w:rPr>
        <w:t>G</w:t>
      </w:r>
      <w:r w:rsidR="00DC4E52">
        <w:t>FCPD</w:t>
      </w:r>
      <w:r w:rsidR="00DC4E52">
        <w:rPr>
          <w:rFonts w:hint="eastAsia"/>
        </w:rPr>
        <w:t>(Graph</w:t>
      </w:r>
      <w:r w:rsidR="00DC4E52">
        <w:t>s For C</w:t>
      </w:r>
      <w:r w:rsidR="00DC4E52">
        <w:rPr>
          <w:rFonts w:hint="eastAsia"/>
        </w:rPr>
        <w:t>ode</w:t>
      </w:r>
      <w:r w:rsidR="00DC4E52">
        <w:t xml:space="preserve"> </w:t>
      </w:r>
      <w:r w:rsidR="00DC4E52">
        <w:rPr>
          <w:rFonts w:hint="eastAsia"/>
        </w:rPr>
        <w:t>Parallelism</w:t>
      </w:r>
      <w:r w:rsidR="00DC4E52">
        <w:t xml:space="preserve"> Discovery</w:t>
      </w:r>
      <w:ins w:id="86" w:author="User" w:date="2020-04-13T10:21:00Z">
        <w:r w:rsidR="004A4C94">
          <w:rPr>
            <w:rFonts w:hint="eastAsia"/>
          </w:rPr>
          <w:t>也给出中文</w:t>
        </w:r>
      </w:ins>
      <w:r w:rsidR="00DC4E52">
        <w:rPr>
          <w:rFonts w:hint="eastAsia"/>
        </w:rPr>
        <w:t>)</w:t>
      </w:r>
      <w:r>
        <w:rPr>
          <w:rFonts w:hint="eastAsia"/>
        </w:rPr>
        <w:t>数据集，该数据集不仅覆盖了</w:t>
      </w:r>
      <w:r>
        <w:rPr>
          <w:rFonts w:hint="eastAsia"/>
        </w:rPr>
        <w:t>Livermore</w:t>
      </w:r>
      <w:r>
        <w:rPr>
          <w:rFonts w:hint="eastAsia"/>
        </w:rPr>
        <w:t>、</w:t>
      </w:r>
      <w:r>
        <w:rPr>
          <w:rFonts w:hint="eastAsia"/>
        </w:rPr>
        <w:t>NPB</w:t>
      </w:r>
      <w:r>
        <w:rPr>
          <w:rFonts w:hint="eastAsia"/>
        </w:rPr>
        <w:t>等常见的并行程序基准测试集，同时包含了常用数学程序库以及图的相关算法、树的相关算法等复杂算法的不同实现。是一个</w:t>
      </w:r>
      <w:r w:rsidRPr="004D0B27">
        <w:rPr>
          <w:rFonts w:hint="eastAsia"/>
          <w:color w:val="FF0000"/>
          <w:rPrChange w:id="87" w:author="User" w:date="2020-04-13T10:27:00Z">
            <w:rPr>
              <w:rFonts w:hint="eastAsia"/>
            </w:rPr>
          </w:rPrChange>
        </w:rPr>
        <w:t>全新的、</w:t>
      </w:r>
      <w:r>
        <w:rPr>
          <w:rFonts w:hint="eastAsia"/>
        </w:rPr>
        <w:t>基于程序上下文流图（</w:t>
      </w:r>
      <w:r>
        <w:rPr>
          <w:rFonts w:hint="eastAsia"/>
        </w:rPr>
        <w:t>XFG</w:t>
      </w:r>
      <w:r>
        <w:rPr>
          <w:rFonts w:hint="eastAsia"/>
        </w:rPr>
        <w:t>）的</w:t>
      </w:r>
      <w:r w:rsidR="004E450D">
        <w:rPr>
          <w:rFonts w:hint="eastAsia"/>
        </w:rPr>
        <w:t>通用数据集，是</w:t>
      </w:r>
      <w:r w:rsidR="004E450D" w:rsidRPr="004D0B27">
        <w:rPr>
          <w:rFonts w:hint="eastAsia"/>
          <w:color w:val="FF0000"/>
          <w:rPrChange w:id="88" w:author="User" w:date="2020-04-13T10:27:00Z">
            <w:rPr>
              <w:rFonts w:hint="eastAsia"/>
            </w:rPr>
          </w:rPrChange>
        </w:rPr>
        <w:t>首个</w:t>
      </w:r>
      <w:r w:rsidR="00DC4E52">
        <w:rPr>
          <w:rFonts w:hint="eastAsia"/>
        </w:rPr>
        <w:t>适</w:t>
      </w:r>
      <w:r>
        <w:rPr>
          <w:rFonts w:hint="eastAsia"/>
        </w:rPr>
        <w:t>用于</w:t>
      </w:r>
      <w:r w:rsidR="00DC4E52">
        <w:rPr>
          <w:rFonts w:hint="eastAsia"/>
        </w:rPr>
        <w:t>串行</w:t>
      </w:r>
      <w:r w:rsidR="00DC4E52">
        <w:rPr>
          <w:rFonts w:hint="eastAsia"/>
        </w:rPr>
        <w:lastRenderedPageBreak/>
        <w:t>程序并行性识别</w:t>
      </w:r>
      <w:r>
        <w:rPr>
          <w:rFonts w:hint="eastAsia"/>
        </w:rPr>
        <w:t>任务的</w:t>
      </w:r>
      <w:r w:rsidR="00DC4E52">
        <w:rPr>
          <w:rFonts w:hint="eastAsia"/>
        </w:rPr>
        <w:t>深度学习</w:t>
      </w:r>
      <w:proofErr w:type="gramStart"/>
      <w:r w:rsidR="00DC4E52">
        <w:rPr>
          <w:rFonts w:hint="eastAsia"/>
        </w:rPr>
        <w:t>图</w:t>
      </w:r>
      <w:r>
        <w:rPr>
          <w:rFonts w:hint="eastAsia"/>
        </w:rPr>
        <w:t>数据</w:t>
      </w:r>
      <w:proofErr w:type="gramEnd"/>
      <w:r>
        <w:rPr>
          <w:rFonts w:hint="eastAsia"/>
        </w:rPr>
        <w:t>集。</w:t>
      </w:r>
      <w:ins w:id="89" w:author="User" w:date="2020-04-13T10:27:00Z">
        <w:r w:rsidR="004D0B27">
          <w:rPr>
            <w:rFonts w:hint="eastAsia"/>
          </w:rPr>
          <w:t>（方法新或范围广？）</w:t>
        </w:r>
      </w:ins>
    </w:p>
    <w:p w14:paraId="6CAC7344" w14:textId="5A34DFE0" w:rsidR="004614F2" w:rsidRDefault="004614F2" w:rsidP="00B605D6">
      <w:pPr>
        <w:pStyle w:val="WSL-4"/>
        <w:ind w:firstLineChars="0" w:firstLine="0"/>
      </w:pPr>
      <w:r>
        <w:rPr>
          <w:rFonts w:hint="eastAsia"/>
        </w:rPr>
        <w:t>(</w:t>
      </w:r>
      <w:r>
        <w:t>2)</w:t>
      </w:r>
      <w:r>
        <w:rPr>
          <w:rFonts w:hint="eastAsia"/>
        </w:rPr>
        <w:t>使用深度图卷积神经网络模型架构（</w:t>
      </w:r>
      <w:r>
        <w:rPr>
          <w:rFonts w:hint="eastAsia"/>
        </w:rPr>
        <w:t>DGCNN</w:t>
      </w:r>
      <w:r>
        <w:rPr>
          <w:rFonts w:hint="eastAsia"/>
        </w:rPr>
        <w:t>）进行串行程序</w:t>
      </w:r>
      <w:r w:rsidR="0021141A">
        <w:rPr>
          <w:rFonts w:hint="eastAsia"/>
        </w:rPr>
        <w:t>的并行性</w:t>
      </w:r>
      <w:r>
        <w:rPr>
          <w:rFonts w:hint="eastAsia"/>
        </w:rPr>
        <w:t>挖掘，并将实验结果同传统的静态分析方法、结合动态特征的机器学习方法以及在算法分类问题上表现良好的深度学习模型进行对比，从而验证了</w:t>
      </w:r>
      <w:proofErr w:type="spellStart"/>
      <w:r>
        <w:rPr>
          <w:rFonts w:hint="eastAsia"/>
        </w:rPr>
        <w:t>DGCNN</w:t>
      </w:r>
      <w:proofErr w:type="spellEnd"/>
      <w:r>
        <w:rPr>
          <w:rFonts w:hint="eastAsia"/>
        </w:rPr>
        <w:t>在</w:t>
      </w:r>
      <w:r w:rsidR="0021141A">
        <w:rPr>
          <w:rFonts w:hint="eastAsia"/>
        </w:rPr>
        <w:t>串行</w:t>
      </w:r>
      <w:r>
        <w:rPr>
          <w:rFonts w:hint="eastAsia"/>
        </w:rPr>
        <w:t>程序</w:t>
      </w:r>
      <w:r w:rsidR="0021141A">
        <w:rPr>
          <w:rFonts w:hint="eastAsia"/>
        </w:rPr>
        <w:t>的并行性识别</w:t>
      </w:r>
      <w:r>
        <w:rPr>
          <w:rFonts w:hint="eastAsia"/>
        </w:rPr>
        <w:t>任务中的可行性与有效性。据目前所阅文献情况，这是</w:t>
      </w:r>
      <w:r w:rsidRPr="004E43F0">
        <w:rPr>
          <w:rFonts w:hint="eastAsia"/>
          <w:color w:val="FF0000"/>
          <w:rPrChange w:id="90" w:author="User" w:date="2020-04-13T10:39:00Z">
            <w:rPr>
              <w:rFonts w:hint="eastAsia"/>
            </w:rPr>
          </w:rPrChange>
        </w:rPr>
        <w:t>首次</w:t>
      </w:r>
      <w:r>
        <w:rPr>
          <w:rFonts w:hint="eastAsia"/>
        </w:rPr>
        <w:t>将深度学习的方法用于串行程序的</w:t>
      </w:r>
      <w:r w:rsidR="0021141A">
        <w:rPr>
          <w:rFonts w:hint="eastAsia"/>
        </w:rPr>
        <w:t>并行性识别</w:t>
      </w:r>
      <w:r>
        <w:rPr>
          <w:rFonts w:hint="eastAsia"/>
        </w:rPr>
        <w:t>任务。</w:t>
      </w:r>
    </w:p>
    <w:p w14:paraId="2ECEE21A" w14:textId="44024CBF" w:rsidR="004614F2" w:rsidRDefault="004614F2" w:rsidP="00B605D6">
      <w:pPr>
        <w:pStyle w:val="WSL-4"/>
        <w:ind w:firstLineChars="0" w:firstLine="0"/>
      </w:pPr>
      <w:r>
        <w:rPr>
          <w:rFonts w:hint="eastAsia"/>
        </w:rPr>
        <w:t>(</w:t>
      </w:r>
      <w:r>
        <w:t>3)</w:t>
      </w:r>
      <w:r>
        <w:rPr>
          <w:rFonts w:hint="eastAsia"/>
        </w:rPr>
        <w:t>基于</w:t>
      </w:r>
      <w:r>
        <w:rPr>
          <w:rFonts w:hint="eastAsia"/>
        </w:rPr>
        <w:t>XML</w:t>
      </w:r>
      <w:r>
        <w:rPr>
          <w:rFonts w:hint="eastAsia"/>
        </w:rPr>
        <w:t>技术实现了并行编程标记语言</w:t>
      </w:r>
      <w:r w:rsidR="0021141A">
        <w:rPr>
          <w:rFonts w:hint="eastAsia"/>
        </w:rPr>
        <w:t>PML</w:t>
      </w:r>
      <w:r>
        <w:rPr>
          <w:rFonts w:hint="eastAsia"/>
        </w:rPr>
        <w:t>，对</w:t>
      </w:r>
      <w:r>
        <w:rPr>
          <w:rFonts w:hint="eastAsia"/>
        </w:rPr>
        <w:t>MPI</w:t>
      </w:r>
      <w:r>
        <w:rPr>
          <w:rFonts w:hint="eastAsia"/>
        </w:rPr>
        <w:t>、</w:t>
      </w:r>
      <w:r>
        <w:rPr>
          <w:rFonts w:hint="eastAsia"/>
        </w:rPr>
        <w:t>OpenMP</w:t>
      </w:r>
      <w:r>
        <w:rPr>
          <w:rFonts w:hint="eastAsia"/>
        </w:rPr>
        <w:t>等现有编程模型进行设计与封装，提供统一的</w:t>
      </w:r>
      <w:r w:rsidR="0021141A">
        <w:rPr>
          <w:rFonts w:hint="eastAsia"/>
        </w:rPr>
        <w:t>标准化</w:t>
      </w:r>
      <w:r>
        <w:rPr>
          <w:rFonts w:hint="eastAsia"/>
        </w:rPr>
        <w:t>编程接口，简化</w:t>
      </w:r>
      <w:ins w:id="91" w:author="User" w:date="2020-04-13T10:41:00Z">
        <w:r w:rsidR="004E43F0">
          <w:rPr>
            <w:rFonts w:hint="eastAsia"/>
          </w:rPr>
          <w:t>了</w:t>
        </w:r>
      </w:ins>
      <w:r>
        <w:rPr>
          <w:rFonts w:hint="eastAsia"/>
        </w:rPr>
        <w:t>并行编程方式，降低</w:t>
      </w:r>
      <w:ins w:id="92" w:author="User" w:date="2020-04-13T10:41:00Z">
        <w:r w:rsidR="004E43F0">
          <w:rPr>
            <w:rFonts w:hint="eastAsia"/>
          </w:rPr>
          <w:t>了</w:t>
        </w:r>
      </w:ins>
      <w:r>
        <w:rPr>
          <w:rFonts w:hint="eastAsia"/>
        </w:rPr>
        <w:t>并行编程门槛。</w:t>
      </w:r>
    </w:p>
    <w:p w14:paraId="51C4D696" w14:textId="2AD910CE" w:rsidR="004614F2" w:rsidRDefault="004614F2" w:rsidP="00B605D6">
      <w:pPr>
        <w:pStyle w:val="WSL-4"/>
        <w:ind w:firstLineChars="0" w:firstLine="0"/>
      </w:pPr>
      <w:r>
        <w:rPr>
          <w:rFonts w:hint="eastAsia"/>
        </w:rPr>
        <w:t>(</w:t>
      </w:r>
      <w:r>
        <w:t>4)</w:t>
      </w:r>
      <w:r>
        <w:rPr>
          <w:rFonts w:hint="eastAsia"/>
        </w:rPr>
        <w:t>实现了并行编程辅助平台，集成了</w:t>
      </w:r>
      <w:r w:rsidR="0021141A">
        <w:rPr>
          <w:rFonts w:hint="eastAsia"/>
        </w:rPr>
        <w:t>串行程序的并行性识别、</w:t>
      </w:r>
      <w:r w:rsidR="0063445A">
        <w:rPr>
          <w:rFonts w:hint="eastAsia"/>
        </w:rPr>
        <w:t>PML</w:t>
      </w:r>
      <w:r w:rsidR="0063445A">
        <w:rPr>
          <w:rFonts w:hint="eastAsia"/>
        </w:rPr>
        <w:t>语言的程序开发</w:t>
      </w:r>
      <w:r w:rsidR="0021141A">
        <w:rPr>
          <w:rFonts w:hint="eastAsia"/>
        </w:rPr>
        <w:t>、并行程序</w:t>
      </w:r>
      <w:r w:rsidR="0063445A">
        <w:rPr>
          <w:rFonts w:hint="eastAsia"/>
        </w:rPr>
        <w:t>的远程</w:t>
      </w:r>
      <w:r w:rsidR="0021141A">
        <w:rPr>
          <w:rFonts w:hint="eastAsia"/>
        </w:rPr>
        <w:t>调试等功能，提供友好的用户交互环境与完整的并行程序开发</w:t>
      </w:r>
      <w:r w:rsidR="002F69C6">
        <w:rPr>
          <w:rFonts w:hint="eastAsia"/>
        </w:rPr>
        <w:t>流程</w:t>
      </w:r>
      <w:r w:rsidR="0021141A">
        <w:rPr>
          <w:rFonts w:hint="eastAsia"/>
        </w:rPr>
        <w:t>。</w:t>
      </w:r>
    </w:p>
    <w:p w14:paraId="07691BDA" w14:textId="1D17AF48" w:rsidR="004614F2" w:rsidRDefault="008340E3" w:rsidP="008340E3">
      <w:pPr>
        <w:pStyle w:val="WSL-2"/>
        <w:numPr>
          <w:ilvl w:val="0"/>
          <w:numId w:val="0"/>
        </w:numPr>
      </w:pPr>
      <w:bookmarkStart w:id="93" w:name="_Toc37081028"/>
      <w:r>
        <w:rPr>
          <w:rFonts w:hint="eastAsia"/>
        </w:rPr>
        <w:t>1.</w:t>
      </w:r>
      <w:r w:rsidR="007E1D9C">
        <w:rPr>
          <w:rFonts w:hint="eastAsia"/>
        </w:rPr>
        <w:t>4</w:t>
      </w:r>
      <w:r w:rsidR="004614F2">
        <w:rPr>
          <w:rFonts w:hint="eastAsia"/>
        </w:rPr>
        <w:t>本文的组织结构</w:t>
      </w:r>
      <w:bookmarkEnd w:id="93"/>
    </w:p>
    <w:p w14:paraId="665E2820" w14:textId="7B61F912" w:rsidR="004614F2" w:rsidRDefault="004614F2" w:rsidP="00FF3356">
      <w:pPr>
        <w:pStyle w:val="WSL-4"/>
        <w:ind w:firstLine="518"/>
      </w:pPr>
      <w:r>
        <w:rPr>
          <w:rFonts w:hint="eastAsia"/>
        </w:rPr>
        <w:t>第一章为绪论。主要介绍课题选择的背景和意义，分析了</w:t>
      </w:r>
      <w:ins w:id="94" w:author="User" w:date="2020-04-13T10:42:00Z">
        <w:r w:rsidR="004E43F0">
          <w:rPr>
            <w:rFonts w:hint="eastAsia"/>
          </w:rPr>
          <w:t>近</w:t>
        </w:r>
      </w:ins>
      <w:del w:id="95" w:author="User" w:date="2020-04-13T10:42:00Z">
        <w:r w:rsidDel="004E43F0">
          <w:rPr>
            <w:rFonts w:hint="eastAsia"/>
          </w:rPr>
          <w:delText>进十</w:delText>
        </w:r>
      </w:del>
      <w:r>
        <w:rPr>
          <w:rFonts w:hint="eastAsia"/>
        </w:rPr>
        <w:t>年来国内外对于串行程序并行化方面的研究与</w:t>
      </w:r>
      <w:r w:rsidR="00CC40BF">
        <w:rPr>
          <w:rFonts w:hint="eastAsia"/>
        </w:rPr>
        <w:t>深度</w:t>
      </w:r>
      <w:r>
        <w:rPr>
          <w:rFonts w:hint="eastAsia"/>
        </w:rPr>
        <w:t>学习方法在源码分析领域的应用现状。说明了</w:t>
      </w:r>
      <w:r w:rsidR="00CC40BF">
        <w:rPr>
          <w:rFonts w:hint="eastAsia"/>
        </w:rPr>
        <w:t>识别</w:t>
      </w:r>
      <w:r>
        <w:rPr>
          <w:rFonts w:hint="eastAsia"/>
        </w:rPr>
        <w:t>串行程序的</w:t>
      </w:r>
      <w:r w:rsidR="00CC40BF">
        <w:rPr>
          <w:rFonts w:hint="eastAsia"/>
        </w:rPr>
        <w:t>并行性</w:t>
      </w:r>
      <w:r>
        <w:rPr>
          <w:rFonts w:hint="eastAsia"/>
        </w:rPr>
        <w:t>是串行程序并行化中的首要任务，使用</w:t>
      </w:r>
      <w:r w:rsidR="00CC40BF">
        <w:rPr>
          <w:rFonts w:hint="eastAsia"/>
        </w:rPr>
        <w:t>深度</w:t>
      </w:r>
      <w:r>
        <w:rPr>
          <w:rFonts w:hint="eastAsia"/>
        </w:rPr>
        <w:t>学习的方法进行这一研究切实可行且意义重大。</w:t>
      </w:r>
      <w:r>
        <w:t>最后对论文的主要工作以及内容做简要介绍。</w:t>
      </w:r>
    </w:p>
    <w:p w14:paraId="45363ABA" w14:textId="6CABAB50" w:rsidR="004614F2" w:rsidRDefault="004614F2" w:rsidP="00FF3356">
      <w:pPr>
        <w:pStyle w:val="WSL-4"/>
        <w:ind w:firstLine="518"/>
      </w:pPr>
      <w:r>
        <w:rPr>
          <w:rFonts w:hint="eastAsia"/>
        </w:rPr>
        <w:t>第二章对本文的研究内容和研究过程中涉及到的理论与方法进行</w:t>
      </w:r>
      <w:del w:id="96" w:author="User" w:date="2020-04-13T10:43:00Z">
        <w:r w:rsidDel="004E43F0">
          <w:rPr>
            <w:rFonts w:hint="eastAsia"/>
          </w:rPr>
          <w:delText>详细</w:delText>
        </w:r>
      </w:del>
      <w:ins w:id="97" w:author="User" w:date="2020-04-13T10:43:00Z">
        <w:r w:rsidR="004E43F0">
          <w:rPr>
            <w:rFonts w:hint="eastAsia"/>
          </w:rPr>
          <w:t>简要</w:t>
        </w:r>
      </w:ins>
      <w:r>
        <w:rPr>
          <w:rFonts w:hint="eastAsia"/>
        </w:rPr>
        <w:t>介绍，包括程序的可并行性分析、</w:t>
      </w:r>
      <w:r>
        <w:rPr>
          <w:rFonts w:hint="eastAsia"/>
        </w:rPr>
        <w:t>LLVM</w:t>
      </w:r>
      <w:r>
        <w:rPr>
          <w:rFonts w:hint="eastAsia"/>
        </w:rPr>
        <w:t>编译</w:t>
      </w:r>
      <w:r w:rsidR="00CC40BF">
        <w:rPr>
          <w:rFonts w:hint="eastAsia"/>
        </w:rPr>
        <w:t>器</w:t>
      </w:r>
      <w:r>
        <w:rPr>
          <w:rFonts w:hint="eastAsia"/>
        </w:rPr>
        <w:t>框架、程序的上下文流图（</w:t>
      </w:r>
      <w:r>
        <w:rPr>
          <w:rFonts w:hint="eastAsia"/>
        </w:rPr>
        <w:t>XFG</w:t>
      </w:r>
      <w:r>
        <w:rPr>
          <w:rFonts w:hint="eastAsia"/>
        </w:rPr>
        <w:t>）、</w:t>
      </w:r>
      <w:r>
        <w:rPr>
          <w:rFonts w:hint="eastAsia"/>
        </w:rPr>
        <w:t>Polyhedral</w:t>
      </w:r>
      <w:r>
        <w:rPr>
          <w:rFonts w:hint="eastAsia"/>
        </w:rPr>
        <w:t>模型、</w:t>
      </w:r>
      <w:proofErr w:type="spellStart"/>
      <w:r>
        <w:rPr>
          <w:rFonts w:hint="eastAsia"/>
        </w:rPr>
        <w:t>pluto</w:t>
      </w:r>
      <w:proofErr w:type="spellEnd"/>
      <w:r>
        <w:rPr>
          <w:rFonts w:hint="eastAsia"/>
        </w:rPr>
        <w:t>编译器和图神经网络。</w:t>
      </w:r>
    </w:p>
    <w:p w14:paraId="4C77C903" w14:textId="2E3DFDCC" w:rsidR="004614F2" w:rsidRDefault="004614F2" w:rsidP="00FF3356">
      <w:pPr>
        <w:pStyle w:val="WSL-4"/>
        <w:ind w:firstLine="518"/>
      </w:pPr>
      <w:r>
        <w:rPr>
          <w:rFonts w:hint="eastAsia"/>
        </w:rPr>
        <w:t>第三章主要介绍数据集</w:t>
      </w:r>
      <w:r>
        <w:rPr>
          <w:rFonts w:hint="eastAsia"/>
        </w:rPr>
        <w:t>G</w:t>
      </w:r>
      <w:r>
        <w:t>FCPD</w:t>
      </w:r>
      <w:r>
        <w:rPr>
          <w:rFonts w:hint="eastAsia"/>
        </w:rPr>
        <w:t>(Graph</w:t>
      </w:r>
      <w:r>
        <w:t>s For C</w:t>
      </w:r>
      <w:r>
        <w:rPr>
          <w:rFonts w:hint="eastAsia"/>
        </w:rPr>
        <w:t>ode</w:t>
      </w:r>
      <w:r>
        <w:t xml:space="preserve"> </w:t>
      </w:r>
      <w:r>
        <w:rPr>
          <w:rFonts w:hint="eastAsia"/>
        </w:rPr>
        <w:t>Parallelism</w:t>
      </w:r>
      <w:r>
        <w:t xml:space="preserve"> Discovery</w:t>
      </w:r>
      <w:r>
        <w:rPr>
          <w:rFonts w:hint="eastAsia"/>
        </w:rPr>
        <w:t>)</w:t>
      </w:r>
      <w:r>
        <w:rPr>
          <w:rFonts w:hint="eastAsia"/>
        </w:rPr>
        <w:t>的构造过程，对数据集的代码成分分布、</w:t>
      </w:r>
      <w:r w:rsidR="0049137C">
        <w:rPr>
          <w:rFonts w:hint="eastAsia"/>
        </w:rPr>
        <w:t>构造流程</w:t>
      </w:r>
      <w:r>
        <w:rPr>
          <w:rFonts w:hint="eastAsia"/>
        </w:rPr>
        <w:t>及</w:t>
      </w:r>
      <w:r w:rsidR="00CC40BF">
        <w:rPr>
          <w:rFonts w:hint="eastAsia"/>
        </w:rPr>
        <w:t>数据集规模的合理性进行了详细的介绍</w:t>
      </w:r>
      <w:r>
        <w:rPr>
          <w:rFonts w:hint="eastAsia"/>
        </w:rPr>
        <w:t>。</w:t>
      </w:r>
    </w:p>
    <w:p w14:paraId="2A6750F5" w14:textId="17D5D16D" w:rsidR="004614F2" w:rsidRDefault="004614F2" w:rsidP="00FF3356">
      <w:pPr>
        <w:pStyle w:val="WSL-4"/>
        <w:ind w:firstLine="518"/>
      </w:pPr>
      <w:r>
        <w:rPr>
          <w:rFonts w:hint="eastAsia"/>
        </w:rPr>
        <w:t>第四章是本文的重点研究内容，</w:t>
      </w:r>
      <w:del w:id="98" w:author="User" w:date="2020-04-13T10:48:00Z">
        <w:r w:rsidR="0049137C" w:rsidDel="008C5E76">
          <w:rPr>
            <w:rFonts w:hint="eastAsia"/>
          </w:rPr>
          <w:delText>简要地</w:delText>
        </w:r>
      </w:del>
      <w:r w:rsidR="0049137C">
        <w:rPr>
          <w:rFonts w:hint="eastAsia"/>
        </w:rPr>
        <w:t>分析了使用深度学习方法进行串行程序的并行性识别的可行性；</w:t>
      </w:r>
      <w:ins w:id="99" w:author="User" w:date="2020-04-13T10:49:00Z">
        <w:r w:rsidR="008C5E76" w:rsidRPr="008C5E76">
          <w:rPr>
            <w:rFonts w:hint="eastAsia"/>
          </w:rPr>
          <w:t>提出了一种……</w:t>
        </w:r>
      </w:ins>
      <w:ins w:id="100" w:author="User" w:date="2020-04-13T10:51:00Z">
        <w:r w:rsidR="008C5E76">
          <w:rPr>
            <w:rFonts w:hint="eastAsia"/>
          </w:rPr>
          <w:t>方法，建立了</w:t>
        </w:r>
        <w:r w:rsidR="008C5E76">
          <w:t>……</w:t>
        </w:r>
      </w:ins>
      <w:ins w:id="101" w:author="User" w:date="2020-04-13T10:49:00Z">
        <w:r w:rsidR="008C5E76" w:rsidRPr="008C5E76">
          <w:rPr>
            <w:rFonts w:hint="eastAsia"/>
          </w:rPr>
          <w:t>模型，</w:t>
        </w:r>
      </w:ins>
      <w:r w:rsidR="0049137C" w:rsidRPr="008C5E76">
        <w:rPr>
          <w:rFonts w:hint="eastAsia"/>
          <w:color w:val="FF0000"/>
          <w:rPrChange w:id="102" w:author="User" w:date="2020-04-13T10:49:00Z">
            <w:rPr>
              <w:rFonts w:hint="eastAsia"/>
            </w:rPr>
          </w:rPrChange>
        </w:rPr>
        <w:t>详细</w:t>
      </w:r>
      <w:r w:rsidRPr="008C5E76">
        <w:rPr>
          <w:rFonts w:hint="eastAsia"/>
          <w:color w:val="FF0000"/>
          <w:rPrChange w:id="103" w:author="User" w:date="2020-04-13T10:49:00Z">
            <w:rPr>
              <w:rFonts w:hint="eastAsia"/>
            </w:rPr>
          </w:rPrChange>
        </w:rPr>
        <w:t>介绍了识别串行程序的</w:t>
      </w:r>
      <w:r w:rsidR="0049137C" w:rsidRPr="008C5E76">
        <w:rPr>
          <w:rFonts w:hint="eastAsia"/>
          <w:color w:val="FF0000"/>
          <w:rPrChange w:id="104" w:author="User" w:date="2020-04-13T10:49:00Z">
            <w:rPr>
              <w:rFonts w:hint="eastAsia"/>
            </w:rPr>
          </w:rPrChange>
        </w:rPr>
        <w:t>并行性</w:t>
      </w:r>
      <w:r w:rsidRPr="008C5E76">
        <w:rPr>
          <w:rFonts w:hint="eastAsia"/>
          <w:color w:val="FF0000"/>
          <w:rPrChange w:id="105" w:author="User" w:date="2020-04-13T10:49:00Z">
            <w:rPr>
              <w:rFonts w:hint="eastAsia"/>
            </w:rPr>
          </w:rPrChange>
        </w:rPr>
        <w:t>的</w:t>
      </w:r>
      <w:r w:rsidR="0049137C" w:rsidRPr="008C5E76">
        <w:rPr>
          <w:rFonts w:hint="eastAsia"/>
          <w:color w:val="FF0000"/>
          <w:rPrChange w:id="106" w:author="User" w:date="2020-04-13T10:49:00Z">
            <w:rPr>
              <w:rFonts w:hint="eastAsia"/>
            </w:rPr>
          </w:rPrChange>
        </w:rPr>
        <w:t>深度学习模型架构及其改进方法</w:t>
      </w:r>
      <w:r w:rsidR="0049137C">
        <w:rPr>
          <w:rFonts w:hint="eastAsia"/>
        </w:rPr>
        <w:t>；列举了</w:t>
      </w:r>
      <w:r>
        <w:rPr>
          <w:rFonts w:hint="eastAsia"/>
        </w:rPr>
        <w:t>对比实验</w:t>
      </w:r>
      <w:r w:rsidR="0049137C">
        <w:rPr>
          <w:rFonts w:hint="eastAsia"/>
        </w:rPr>
        <w:t>的实验结果</w:t>
      </w:r>
      <w:r>
        <w:rPr>
          <w:rFonts w:hint="eastAsia"/>
        </w:rPr>
        <w:t>，分析</w:t>
      </w:r>
      <w:r w:rsidR="0049137C">
        <w:rPr>
          <w:rFonts w:hint="eastAsia"/>
        </w:rPr>
        <w:t>了</w:t>
      </w:r>
      <w:r>
        <w:rPr>
          <w:rFonts w:hint="eastAsia"/>
        </w:rPr>
        <w:t>本文</w:t>
      </w:r>
      <w:r w:rsidR="0049137C">
        <w:rPr>
          <w:rFonts w:hint="eastAsia"/>
        </w:rPr>
        <w:t>提出的识别</w:t>
      </w:r>
      <w:r>
        <w:rPr>
          <w:rFonts w:hint="eastAsia"/>
        </w:rPr>
        <w:t>方法相较于其他方法的优劣性。</w:t>
      </w:r>
    </w:p>
    <w:p w14:paraId="58998AD0" w14:textId="14529D98" w:rsidR="004614F2" w:rsidRDefault="004614F2" w:rsidP="00FF3356">
      <w:pPr>
        <w:pStyle w:val="WSL-4"/>
        <w:ind w:firstLine="518"/>
      </w:pPr>
      <w:r>
        <w:rPr>
          <w:rFonts w:hint="eastAsia"/>
        </w:rPr>
        <w:t>第五章</w:t>
      </w:r>
      <w:r w:rsidR="0005686A">
        <w:rPr>
          <w:rFonts w:hint="eastAsia"/>
        </w:rPr>
        <w:t>介绍了如何将上述串行程序的并行性识别</w:t>
      </w:r>
      <w:r w:rsidR="0005686A" w:rsidRPr="008C5E76">
        <w:rPr>
          <w:rFonts w:hint="eastAsia"/>
          <w:color w:val="FF0000"/>
          <w:rPrChange w:id="107" w:author="User" w:date="2020-04-13T10:52:00Z">
            <w:rPr>
              <w:rFonts w:hint="eastAsia"/>
            </w:rPr>
          </w:rPrChange>
        </w:rPr>
        <w:t>研究成果</w:t>
      </w:r>
      <w:r w:rsidR="0005686A">
        <w:rPr>
          <w:rFonts w:hint="eastAsia"/>
        </w:rPr>
        <w:t>，转化为完整的程序并行化方法。</w:t>
      </w:r>
      <w:del w:id="108" w:author="User" w:date="2020-04-13T10:52:00Z">
        <w:r w:rsidR="0005686A" w:rsidDel="008C5E76">
          <w:rPr>
            <w:rFonts w:hint="eastAsia"/>
          </w:rPr>
          <w:delText>其中</w:delText>
        </w:r>
      </w:del>
      <w:r w:rsidR="0005686A">
        <w:rPr>
          <w:rFonts w:hint="eastAsia"/>
        </w:rPr>
        <w:t>主要</w:t>
      </w:r>
      <w:del w:id="109" w:author="User" w:date="2020-04-13T10:52:00Z">
        <w:r w:rsidR="0005686A" w:rsidDel="008C5E76">
          <w:rPr>
            <w:rFonts w:hint="eastAsia"/>
          </w:rPr>
          <w:delText>介绍了</w:delText>
        </w:r>
      </w:del>
      <w:ins w:id="110" w:author="User" w:date="2020-04-13T10:52:00Z">
        <w:r w:rsidR="008C5E76">
          <w:rPr>
            <w:rFonts w:hint="eastAsia"/>
          </w:rPr>
          <w:t>包含</w:t>
        </w:r>
      </w:ins>
      <w:r w:rsidR="0005686A">
        <w:rPr>
          <w:rFonts w:hint="eastAsia"/>
        </w:rPr>
        <w:t>两部分的内容，首先介绍了基于</w:t>
      </w:r>
      <w:r w:rsidR="0005686A">
        <w:rPr>
          <w:rFonts w:hint="eastAsia"/>
        </w:rPr>
        <w:t>XML</w:t>
      </w:r>
      <w:r w:rsidR="0005686A">
        <w:rPr>
          <w:rFonts w:hint="eastAsia"/>
        </w:rPr>
        <w:t>的并行标记语言</w:t>
      </w:r>
      <w:r w:rsidR="0005686A">
        <w:rPr>
          <w:rFonts w:hint="eastAsia"/>
        </w:rPr>
        <w:t>PML</w:t>
      </w:r>
      <w:r w:rsidR="0005686A">
        <w:rPr>
          <w:rFonts w:hint="eastAsia"/>
        </w:rPr>
        <w:t>，</w:t>
      </w:r>
      <w:r>
        <w:rPr>
          <w:rFonts w:hint="eastAsia"/>
        </w:rPr>
        <w:t>说明</w:t>
      </w:r>
      <w:r w:rsidR="0005686A">
        <w:rPr>
          <w:rFonts w:hint="eastAsia"/>
        </w:rPr>
        <w:t>了其</w:t>
      </w:r>
      <w:r>
        <w:rPr>
          <w:rFonts w:hint="eastAsia"/>
        </w:rPr>
        <w:t>设计思路</w:t>
      </w:r>
      <w:r w:rsidR="0005686A">
        <w:rPr>
          <w:rFonts w:hint="eastAsia"/>
        </w:rPr>
        <w:t>与实现细节；</w:t>
      </w:r>
      <w:r>
        <w:rPr>
          <w:rFonts w:hint="eastAsia"/>
        </w:rPr>
        <w:t>然后介绍</w:t>
      </w:r>
      <w:r w:rsidR="0005686A">
        <w:rPr>
          <w:rFonts w:hint="eastAsia"/>
        </w:rPr>
        <w:t>了</w:t>
      </w:r>
      <w:r>
        <w:rPr>
          <w:rFonts w:hint="eastAsia"/>
        </w:rPr>
        <w:t>并行编程</w:t>
      </w:r>
      <w:r w:rsidR="0005686A">
        <w:rPr>
          <w:rFonts w:hint="eastAsia"/>
        </w:rPr>
        <w:t>辅助</w:t>
      </w:r>
      <w:r>
        <w:rPr>
          <w:rFonts w:hint="eastAsia"/>
        </w:rPr>
        <w:t>平台</w:t>
      </w:r>
      <w:r w:rsidR="0005686A">
        <w:rPr>
          <w:rFonts w:hint="eastAsia"/>
        </w:rPr>
        <w:t>，列举并展示了其基础功能的实现技术与实现效果，叙述了</w:t>
      </w:r>
      <w:r>
        <w:rPr>
          <w:rFonts w:hint="eastAsia"/>
        </w:rPr>
        <w:t>如何将</w:t>
      </w:r>
      <w:r w:rsidR="00397840">
        <w:rPr>
          <w:rFonts w:hint="eastAsia"/>
        </w:rPr>
        <w:t>串行程序的</w:t>
      </w:r>
      <w:r w:rsidR="0005686A">
        <w:rPr>
          <w:rFonts w:hint="eastAsia"/>
        </w:rPr>
        <w:t>并行性识别</w:t>
      </w:r>
      <w:r>
        <w:rPr>
          <w:rFonts w:hint="eastAsia"/>
        </w:rPr>
        <w:t>特性集成</w:t>
      </w:r>
      <w:r w:rsidR="0005686A">
        <w:rPr>
          <w:rFonts w:hint="eastAsia"/>
        </w:rPr>
        <w:t>到</w:t>
      </w:r>
      <w:r>
        <w:rPr>
          <w:rFonts w:hint="eastAsia"/>
        </w:rPr>
        <w:t>平台中</w:t>
      </w:r>
      <w:r w:rsidR="0005686A">
        <w:rPr>
          <w:rFonts w:hint="eastAsia"/>
        </w:rPr>
        <w:t>，形成完整的并行程序开发流程</w:t>
      </w:r>
      <w:r>
        <w:rPr>
          <w:rFonts w:hint="eastAsia"/>
        </w:rPr>
        <w:t>。</w:t>
      </w:r>
    </w:p>
    <w:p w14:paraId="156F362A" w14:textId="5253B5A6" w:rsidR="0085732D" w:rsidRDefault="004614F2" w:rsidP="00FF3356">
      <w:pPr>
        <w:pStyle w:val="WSL-4"/>
        <w:ind w:firstLine="518"/>
      </w:pPr>
      <w:r>
        <w:rPr>
          <w:rFonts w:hint="eastAsia"/>
        </w:rPr>
        <w:t>结论中对论文的研究工作进行了总结，分析了本文所作研究的成果和局限性，</w:t>
      </w:r>
      <w:r>
        <w:rPr>
          <w:rFonts w:hint="eastAsia"/>
        </w:rPr>
        <w:lastRenderedPageBreak/>
        <w:t>为下一步的研究工作指明了方向。</w:t>
      </w:r>
    </w:p>
    <w:p w14:paraId="706C8495" w14:textId="77777777" w:rsidR="0085732D" w:rsidRDefault="0085732D">
      <w:pPr>
        <w:widowControl/>
        <w:jc w:val="left"/>
        <w:rPr>
          <w:sz w:val="24"/>
        </w:rPr>
      </w:pPr>
      <w:r>
        <w:br w:type="page"/>
      </w:r>
    </w:p>
    <w:p w14:paraId="6FC0308E" w14:textId="54F591CE" w:rsidR="004614F2" w:rsidRDefault="004614F2" w:rsidP="003D7511">
      <w:pPr>
        <w:pStyle w:val="WSL-1"/>
      </w:pPr>
      <w:bookmarkStart w:id="111" w:name="_Toc37081029"/>
      <w:r>
        <w:lastRenderedPageBreak/>
        <w:t>第</w:t>
      </w:r>
      <w:r>
        <w:rPr>
          <w:rFonts w:hint="eastAsia"/>
        </w:rPr>
        <w:t>2</w:t>
      </w:r>
      <w:r>
        <w:t>章</w:t>
      </w:r>
      <w:r>
        <w:t xml:space="preserve"> </w:t>
      </w:r>
      <w:r>
        <w:rPr>
          <w:rFonts w:hint="eastAsia"/>
        </w:rPr>
        <w:t>相关理论与方法</w:t>
      </w:r>
      <w:bookmarkEnd w:id="111"/>
    </w:p>
    <w:p w14:paraId="3B13A68E" w14:textId="40520F34" w:rsidR="004614F2" w:rsidRDefault="004614F2" w:rsidP="003D7511">
      <w:pPr>
        <w:pStyle w:val="WSL-2"/>
        <w:numPr>
          <w:ilvl w:val="0"/>
          <w:numId w:val="0"/>
        </w:numPr>
      </w:pPr>
      <w:bookmarkStart w:id="112" w:name="_Toc37081030"/>
      <w:r>
        <w:rPr>
          <w:rFonts w:hint="eastAsia"/>
        </w:rPr>
        <w:t>2.1</w:t>
      </w:r>
      <w:r>
        <w:rPr>
          <w:rFonts w:hint="eastAsia"/>
        </w:rPr>
        <w:t>程序的并行性分析</w:t>
      </w:r>
      <w:bookmarkEnd w:id="112"/>
    </w:p>
    <w:p w14:paraId="7BE96FDF" w14:textId="77777777" w:rsidR="004614F2" w:rsidRDefault="004614F2" w:rsidP="00F75E92">
      <w:pPr>
        <w:pStyle w:val="WSL-4"/>
        <w:ind w:firstLine="518"/>
      </w:pPr>
      <w:r w:rsidRPr="00DB4167">
        <w:rPr>
          <w:rFonts w:hint="eastAsia"/>
        </w:rPr>
        <w:t>并行编程在实际工程应用中占有着举足轻重的位置。尤其在地震数据处理、物理模型计算等科学计算领域具备着巨大的应用潜力。</w:t>
      </w:r>
      <w:r>
        <w:rPr>
          <w:rFonts w:hint="eastAsia"/>
        </w:rPr>
        <w:t>对于计算机</w:t>
      </w:r>
      <w:r w:rsidRPr="00EA2680">
        <w:t>程序</w:t>
      </w:r>
      <w:r>
        <w:rPr>
          <w:rFonts w:hint="eastAsia"/>
        </w:rPr>
        <w:t>而言，</w:t>
      </w:r>
      <w:r w:rsidRPr="00EA2680">
        <w:t>并行性</w:t>
      </w:r>
      <w:r>
        <w:rPr>
          <w:rFonts w:hint="eastAsia"/>
        </w:rPr>
        <w:t>可以</w:t>
      </w:r>
      <w:r w:rsidRPr="00EA2680">
        <w:t>分为控制并行性和数据并行性。</w:t>
      </w:r>
      <w:r>
        <w:rPr>
          <w:rFonts w:hint="eastAsia"/>
        </w:rPr>
        <w:t>前者是将程序划分为多个可独立执行的部分，每个部分对相同的一份数据同时执行不同的操作；而后者则是将数据划分为多个部分，使用多个相同的程序同时处理不同的数据。若想要将串行程序改写为并行程序，</w:t>
      </w:r>
      <w:r w:rsidRPr="00DB4167">
        <w:rPr>
          <w:rFonts w:hint="eastAsia"/>
        </w:rPr>
        <w:t>使得计算机可以同时正确的处理多个任务或快速高效的处理庞大数据</w:t>
      </w:r>
      <w:r>
        <w:rPr>
          <w:rFonts w:hint="eastAsia"/>
        </w:rPr>
        <w:t>，从而提高程序执行的效率，以达到节约时间成本和充分利用计算资源的目的，首要任务则是关注程序中的依赖关系，进行串行程序的并行性分析。</w:t>
      </w:r>
    </w:p>
    <w:p w14:paraId="4575B97E" w14:textId="43E20663" w:rsidR="004614F2" w:rsidRPr="00A23003" w:rsidRDefault="004614F2" w:rsidP="003D7511">
      <w:pPr>
        <w:pStyle w:val="WSL-3"/>
      </w:pPr>
      <w:bookmarkStart w:id="113" w:name="_Toc37081031"/>
      <w:r>
        <w:rPr>
          <w:rFonts w:hint="eastAsia"/>
        </w:rPr>
        <w:t>2.1.1</w:t>
      </w:r>
      <w:r>
        <w:rPr>
          <w:rFonts w:hint="eastAsia"/>
        </w:rPr>
        <w:t>数据依赖与控制依赖</w:t>
      </w:r>
      <w:bookmarkEnd w:id="113"/>
    </w:p>
    <w:p w14:paraId="5059FDCD" w14:textId="77777777" w:rsidR="004614F2" w:rsidRDefault="004614F2" w:rsidP="00F75E92">
      <w:pPr>
        <w:pStyle w:val="WSL-4"/>
        <w:ind w:firstLine="518"/>
      </w:pPr>
      <w:r>
        <w:rPr>
          <w:rFonts w:hint="eastAsia"/>
        </w:rPr>
        <w:t>程序是否具备并行性往往取决于程序中所存在的依赖关系，而依赖关系又可以分为数据依赖关系和控制依赖关系。本小节将介绍它们并讨论它们在程序并行性分析中所扮演的角色。</w:t>
      </w:r>
    </w:p>
    <w:p w14:paraId="276A71F3" w14:textId="6C68B871" w:rsidR="004614F2" w:rsidRDefault="004614F2" w:rsidP="00F75E92">
      <w:pPr>
        <w:pStyle w:val="WSL-4"/>
        <w:ind w:firstLine="518"/>
      </w:pPr>
      <w:r>
        <w:rPr>
          <w:rFonts w:hint="eastAsia"/>
        </w:rPr>
        <w:t>一般来讲，如果一个循环中不存在控制语句，且循环体中的语句无论如何变换执行顺序，循环的执行结果都不会改变，</w:t>
      </w:r>
      <w:del w:id="114" w:author="User" w:date="2020-04-13T10:59:00Z">
        <w:r w:rsidDel="002309B0">
          <w:rPr>
            <w:rFonts w:hint="eastAsia"/>
          </w:rPr>
          <w:delText>那么我们</w:delText>
        </w:r>
      </w:del>
      <w:ins w:id="115" w:author="User" w:date="2020-04-13T10:59:00Z">
        <w:r w:rsidR="002309B0">
          <w:rPr>
            <w:rFonts w:hint="eastAsia"/>
          </w:rPr>
          <w:t>则</w:t>
        </w:r>
      </w:ins>
      <w:r>
        <w:rPr>
          <w:rFonts w:hint="eastAsia"/>
        </w:rPr>
        <w:t>认为这个循环是可以并行化的。因此，关于循环内的数据依赖关系分析，往往主要针对流相关、</w:t>
      </w:r>
      <w:proofErr w:type="gramStart"/>
      <w:r>
        <w:rPr>
          <w:rFonts w:hint="eastAsia"/>
        </w:rPr>
        <w:t>反相关</w:t>
      </w:r>
      <w:proofErr w:type="gramEnd"/>
      <w:r>
        <w:rPr>
          <w:rFonts w:hint="eastAsia"/>
        </w:rPr>
        <w:t>和输出相关三种数据依赖关系</w:t>
      </w:r>
      <w:del w:id="116" w:author="User" w:date="2020-04-13T11:00:00Z">
        <w:r w:rsidDel="002309B0">
          <w:rPr>
            <w:rFonts w:hint="eastAsia"/>
          </w:rPr>
          <w:delText>（</w:delText>
        </w:r>
      </w:del>
      <w:ins w:id="117" w:author="User" w:date="2020-04-13T10:59:00Z">
        <w:r w:rsidR="002309B0">
          <w:rPr>
            <w:rFonts w:hint="eastAsia"/>
          </w:rPr>
          <w:t>，</w:t>
        </w:r>
      </w:ins>
      <w:r>
        <w:rPr>
          <w:rFonts w:hint="eastAsia"/>
        </w:rPr>
        <w:t>如图</w:t>
      </w:r>
      <w:r>
        <w:rPr>
          <w:rFonts w:hint="eastAsia"/>
        </w:rPr>
        <w:t>2.1</w:t>
      </w:r>
      <w:r>
        <w:rPr>
          <w:rFonts w:hint="eastAsia"/>
        </w:rPr>
        <w:t>所示</w:t>
      </w:r>
      <w:del w:id="118" w:author="User" w:date="2020-04-13T11:00:00Z">
        <w:r w:rsidDel="002309B0">
          <w:rPr>
            <w:rFonts w:hint="eastAsia"/>
          </w:rPr>
          <w:delText>）</w:delText>
        </w:r>
      </w:del>
      <w:r>
        <w:rPr>
          <w:rFonts w:hint="eastAsia"/>
        </w:rPr>
        <w:t>。图</w:t>
      </w:r>
      <w:r>
        <w:rPr>
          <w:rFonts w:hint="eastAsia"/>
        </w:rPr>
        <w:t>2.1</w:t>
      </w:r>
      <w:r w:rsidR="00C04B14">
        <w:rPr>
          <w:rFonts w:hint="eastAsia"/>
        </w:rPr>
        <w:t>(</w:t>
      </w:r>
      <w:r>
        <w:rPr>
          <w:rFonts w:hint="eastAsia"/>
        </w:rPr>
        <w:t>a</w:t>
      </w:r>
      <w:r w:rsidR="00C04B14">
        <w:rPr>
          <w:rFonts w:hint="eastAsia"/>
        </w:rPr>
        <w:t>)</w:t>
      </w:r>
      <w:r>
        <w:rPr>
          <w:rFonts w:hint="eastAsia"/>
        </w:rPr>
        <w:t>中，语句</w:t>
      </w:r>
      <w:r>
        <w:rPr>
          <w:rFonts w:hint="eastAsia"/>
        </w:rPr>
        <w:t>S1</w:t>
      </w:r>
      <w:r>
        <w:rPr>
          <w:rFonts w:hint="eastAsia"/>
        </w:rPr>
        <w:t>对元素</w:t>
      </w:r>
      <w:r>
        <w:rPr>
          <w:rFonts w:hint="eastAsia"/>
        </w:rPr>
        <w:t>A[</w:t>
      </w:r>
      <w:proofErr w:type="spellStart"/>
      <w:r>
        <w:t>i</w:t>
      </w:r>
      <w:proofErr w:type="spellEnd"/>
      <w:r>
        <w:t>]</w:t>
      </w:r>
      <w:r>
        <w:rPr>
          <w:rFonts w:hint="eastAsia"/>
        </w:rPr>
        <w:t>先进行写操作，语句</w:t>
      </w:r>
      <w:r>
        <w:rPr>
          <w:rFonts w:hint="eastAsia"/>
        </w:rPr>
        <w:t>S2</w:t>
      </w:r>
      <w:r>
        <w:rPr>
          <w:rFonts w:hint="eastAsia"/>
        </w:rPr>
        <w:t>对元素</w:t>
      </w:r>
      <w:r>
        <w:rPr>
          <w:rFonts w:hint="eastAsia"/>
        </w:rPr>
        <w:t>A[</w:t>
      </w:r>
      <w:proofErr w:type="spellStart"/>
      <w:r>
        <w:t>i</w:t>
      </w:r>
      <w:proofErr w:type="spellEnd"/>
      <w:r>
        <w:t>]</w:t>
      </w:r>
      <w:r>
        <w:rPr>
          <w:rFonts w:hint="eastAsia"/>
        </w:rPr>
        <w:t>后执行读操作。语句</w:t>
      </w:r>
      <w:r>
        <w:rPr>
          <w:rFonts w:hint="eastAsia"/>
        </w:rPr>
        <w:t>S2</w:t>
      </w:r>
      <w:r>
        <w:rPr>
          <w:rFonts w:hint="eastAsia"/>
        </w:rPr>
        <w:t>中</w:t>
      </w:r>
      <w:r>
        <w:rPr>
          <w:rFonts w:hint="eastAsia"/>
        </w:rPr>
        <w:t>A[</w:t>
      </w:r>
      <w:proofErr w:type="spellStart"/>
      <w:r>
        <w:t>i</w:t>
      </w:r>
      <w:proofErr w:type="spellEnd"/>
      <w:r>
        <w:t>]</w:t>
      </w:r>
      <w:r>
        <w:rPr>
          <w:rFonts w:hint="eastAsia"/>
        </w:rPr>
        <w:t>的值，依赖于语句</w:t>
      </w:r>
      <w:r>
        <w:rPr>
          <w:rFonts w:hint="eastAsia"/>
        </w:rPr>
        <w:t>S</w:t>
      </w:r>
      <w:r>
        <w:t>1</w:t>
      </w:r>
      <w:r>
        <w:rPr>
          <w:rFonts w:hint="eastAsia"/>
        </w:rPr>
        <w:t>中对</w:t>
      </w:r>
      <w:r>
        <w:rPr>
          <w:rFonts w:hint="eastAsia"/>
        </w:rPr>
        <w:t>A[</w:t>
      </w:r>
      <w:proofErr w:type="spellStart"/>
      <w:r>
        <w:t>i</w:t>
      </w:r>
      <w:proofErr w:type="spellEnd"/>
      <w:r>
        <w:t>]</w:t>
      </w:r>
      <w:r>
        <w:rPr>
          <w:rFonts w:hint="eastAsia"/>
        </w:rPr>
        <w:t>的操作结果，必须保证语句</w:t>
      </w:r>
      <w:r>
        <w:rPr>
          <w:rFonts w:hint="eastAsia"/>
        </w:rPr>
        <w:t>S1</w:t>
      </w:r>
      <w:r>
        <w:rPr>
          <w:rFonts w:hint="eastAsia"/>
        </w:rPr>
        <w:t>先于</w:t>
      </w:r>
      <w:r>
        <w:rPr>
          <w:rFonts w:hint="eastAsia"/>
        </w:rPr>
        <w:t>S2</w:t>
      </w:r>
      <w:r>
        <w:rPr>
          <w:rFonts w:hint="eastAsia"/>
        </w:rPr>
        <w:t>执行，才能保证程序执行结果的正确性，此时我们</w:t>
      </w:r>
      <w:del w:id="119" w:author="User" w:date="2020-04-13T11:01:00Z">
        <w:r w:rsidDel="002309B0">
          <w:rPr>
            <w:rFonts w:hint="eastAsia"/>
          </w:rPr>
          <w:delText>正</w:delText>
        </w:r>
      </w:del>
      <w:ins w:id="120" w:author="User" w:date="2020-04-13T11:02:00Z">
        <w:r w:rsidR="002309B0">
          <w:rPr>
            <w:rFonts w:hint="eastAsia"/>
          </w:rPr>
          <w:t>称</w:t>
        </w:r>
      </w:ins>
      <w:r>
        <w:rPr>
          <w:rFonts w:hint="eastAsia"/>
        </w:rPr>
        <w:t>语句</w:t>
      </w:r>
      <w:r>
        <w:rPr>
          <w:rFonts w:hint="eastAsia"/>
        </w:rPr>
        <w:t>S</w:t>
      </w:r>
      <w:r>
        <w:t>1</w:t>
      </w:r>
      <w:r>
        <w:rPr>
          <w:rFonts w:hint="eastAsia"/>
        </w:rPr>
        <w:t>和语句</w:t>
      </w:r>
      <w:r>
        <w:rPr>
          <w:rFonts w:hint="eastAsia"/>
        </w:rPr>
        <w:t>S2</w:t>
      </w:r>
      <w:r>
        <w:rPr>
          <w:rFonts w:hint="eastAsia"/>
        </w:rPr>
        <w:t>存在数据流相关；图</w:t>
      </w:r>
      <w:r>
        <w:rPr>
          <w:rFonts w:hint="eastAsia"/>
        </w:rPr>
        <w:t>2.1</w:t>
      </w:r>
      <w:r w:rsidR="00C04B14">
        <w:t>(</w:t>
      </w:r>
      <w:r>
        <w:rPr>
          <w:rFonts w:hint="eastAsia"/>
        </w:rPr>
        <w:t>b</w:t>
      </w:r>
      <w:r w:rsidR="00C04B14">
        <w:t>)</w:t>
      </w:r>
      <w:r>
        <w:rPr>
          <w:rFonts w:hint="eastAsia"/>
        </w:rPr>
        <w:t>中，语句</w:t>
      </w:r>
      <w:r>
        <w:rPr>
          <w:rFonts w:hint="eastAsia"/>
        </w:rPr>
        <w:t>S1</w:t>
      </w:r>
      <w:r>
        <w:rPr>
          <w:rFonts w:hint="eastAsia"/>
        </w:rPr>
        <w:t>对元素</w:t>
      </w:r>
      <w:r>
        <w:rPr>
          <w:rFonts w:hint="eastAsia"/>
        </w:rPr>
        <w:t>C</w:t>
      </w:r>
      <w:r>
        <w:t>[</w:t>
      </w:r>
      <w:proofErr w:type="spellStart"/>
      <w:r>
        <w:t>i</w:t>
      </w:r>
      <w:proofErr w:type="spellEnd"/>
      <w:r>
        <w:t>]</w:t>
      </w:r>
      <w:r>
        <w:rPr>
          <w:rFonts w:hint="eastAsia"/>
        </w:rPr>
        <w:t>先执行读操作，语句</w:t>
      </w:r>
      <w:r>
        <w:rPr>
          <w:rFonts w:hint="eastAsia"/>
        </w:rPr>
        <w:t>S2</w:t>
      </w:r>
      <w:r>
        <w:rPr>
          <w:rFonts w:hint="eastAsia"/>
        </w:rPr>
        <w:t>对元素</w:t>
      </w:r>
      <w:r>
        <w:rPr>
          <w:rFonts w:hint="eastAsia"/>
        </w:rPr>
        <w:t>C[</w:t>
      </w:r>
      <w:proofErr w:type="spellStart"/>
      <w:r>
        <w:t>i</w:t>
      </w:r>
      <w:proofErr w:type="spellEnd"/>
      <w:r>
        <w:t>]</w:t>
      </w:r>
      <w:r>
        <w:rPr>
          <w:rFonts w:hint="eastAsia"/>
        </w:rPr>
        <w:t>后进行写操作，必须保证语句</w:t>
      </w:r>
      <w:r>
        <w:rPr>
          <w:rFonts w:hint="eastAsia"/>
        </w:rPr>
        <w:t>S1</w:t>
      </w:r>
      <w:r>
        <w:rPr>
          <w:rFonts w:hint="eastAsia"/>
        </w:rPr>
        <w:t>先于语句</w:t>
      </w:r>
      <w:r>
        <w:rPr>
          <w:rFonts w:hint="eastAsia"/>
        </w:rPr>
        <w:t>S2</w:t>
      </w:r>
      <w:r>
        <w:rPr>
          <w:rFonts w:hint="eastAsia"/>
        </w:rPr>
        <w:t>执行，才能保证语句</w:t>
      </w:r>
      <w:r>
        <w:rPr>
          <w:rFonts w:hint="eastAsia"/>
        </w:rPr>
        <w:t>S1</w:t>
      </w:r>
      <w:r>
        <w:rPr>
          <w:rFonts w:hint="eastAsia"/>
        </w:rPr>
        <w:t>执行结果正确，此时我们称语句</w:t>
      </w:r>
      <w:r>
        <w:rPr>
          <w:rFonts w:hint="eastAsia"/>
        </w:rPr>
        <w:t>S1</w:t>
      </w:r>
      <w:r>
        <w:rPr>
          <w:rFonts w:hint="eastAsia"/>
        </w:rPr>
        <w:t>数据</w:t>
      </w:r>
      <w:proofErr w:type="gramStart"/>
      <w:r>
        <w:rPr>
          <w:rFonts w:hint="eastAsia"/>
        </w:rPr>
        <w:t>反相关与</w:t>
      </w:r>
      <w:proofErr w:type="gramEnd"/>
      <w:r>
        <w:rPr>
          <w:rFonts w:hint="eastAsia"/>
        </w:rPr>
        <w:t>语句</w:t>
      </w:r>
      <w:r>
        <w:rPr>
          <w:rFonts w:hint="eastAsia"/>
        </w:rPr>
        <w:t>S2</w:t>
      </w:r>
      <w:r>
        <w:rPr>
          <w:rFonts w:hint="eastAsia"/>
        </w:rPr>
        <w:t>；图</w:t>
      </w:r>
      <w:r>
        <w:rPr>
          <w:rFonts w:hint="eastAsia"/>
        </w:rPr>
        <w:t>2.1</w:t>
      </w:r>
      <w:r w:rsidR="00C04B14">
        <w:rPr>
          <w:rFonts w:hint="eastAsia"/>
        </w:rPr>
        <w:t>(</w:t>
      </w:r>
      <w:r>
        <w:rPr>
          <w:rFonts w:hint="eastAsia"/>
        </w:rPr>
        <w:t>c</w:t>
      </w:r>
      <w:r w:rsidR="00C04B14">
        <w:rPr>
          <w:rFonts w:hint="eastAsia"/>
        </w:rPr>
        <w:t>)</w:t>
      </w:r>
      <w:r>
        <w:rPr>
          <w:rFonts w:hint="eastAsia"/>
        </w:rPr>
        <w:t>中，语句</w:t>
      </w:r>
      <w:r>
        <w:rPr>
          <w:rFonts w:hint="eastAsia"/>
        </w:rPr>
        <w:t>S1</w:t>
      </w:r>
      <w:r>
        <w:rPr>
          <w:rFonts w:hint="eastAsia"/>
        </w:rPr>
        <w:t>和语句</w:t>
      </w:r>
      <w:r>
        <w:rPr>
          <w:rFonts w:hint="eastAsia"/>
        </w:rPr>
        <w:t>S2</w:t>
      </w:r>
      <w:r>
        <w:rPr>
          <w:rFonts w:hint="eastAsia"/>
        </w:rPr>
        <w:t>均对元素</w:t>
      </w:r>
      <w:r>
        <w:rPr>
          <w:rFonts w:hint="eastAsia"/>
        </w:rPr>
        <w:t>A</w:t>
      </w:r>
      <w:r>
        <w:t>[</w:t>
      </w:r>
      <w:proofErr w:type="spellStart"/>
      <w:r>
        <w:t>i</w:t>
      </w:r>
      <w:proofErr w:type="spellEnd"/>
      <w:r>
        <w:t>]</w:t>
      </w:r>
      <w:r>
        <w:rPr>
          <w:rFonts w:hint="eastAsia"/>
        </w:rPr>
        <w:t>执行写操作，此时若想保证程序执行结果正确，仍需保证语句</w:t>
      </w:r>
      <w:r>
        <w:rPr>
          <w:rFonts w:hint="eastAsia"/>
        </w:rPr>
        <w:t>S1</w:t>
      </w:r>
      <w:r>
        <w:rPr>
          <w:rFonts w:hint="eastAsia"/>
        </w:rPr>
        <w:t>先于语句</w:t>
      </w:r>
      <w:r>
        <w:rPr>
          <w:rFonts w:hint="eastAsia"/>
        </w:rPr>
        <w:t>S2</w:t>
      </w:r>
      <w:r>
        <w:rPr>
          <w:rFonts w:hint="eastAsia"/>
        </w:rPr>
        <w:t>执行，此时我们称语句</w:t>
      </w:r>
      <w:r>
        <w:rPr>
          <w:rFonts w:hint="eastAsia"/>
        </w:rPr>
        <w:t>S</w:t>
      </w:r>
      <w:r>
        <w:t>2</w:t>
      </w:r>
      <w:r>
        <w:rPr>
          <w:rFonts w:hint="eastAsia"/>
        </w:rPr>
        <w:t>数据输出相关于语句</w:t>
      </w:r>
      <w:r>
        <w:rPr>
          <w:rFonts w:hint="eastAsia"/>
        </w:rPr>
        <w:t>S1</w:t>
      </w:r>
      <w:r>
        <w:rPr>
          <w:rFonts w:hint="eastAsia"/>
        </w:rPr>
        <w:t>。</w:t>
      </w:r>
    </w:p>
    <w:p w14:paraId="47EA574E" w14:textId="77777777" w:rsidR="00975C4E" w:rsidRDefault="00186EFD" w:rsidP="00186EFD">
      <w:pPr>
        <w:pStyle w:val="WSL-4"/>
        <w:ind w:firstLine="518"/>
      </w:pPr>
      <w:r>
        <w:rPr>
          <w:rFonts w:hint="eastAsia"/>
        </w:rPr>
        <w:t>如果循环中存在控制语句，即后一条语句执行与否依赖于前一条语句的执行结果，则称该循环中存在控制依赖。如图</w:t>
      </w:r>
      <w:r>
        <w:rPr>
          <w:rFonts w:hint="eastAsia"/>
        </w:rPr>
        <w:t>2.2</w:t>
      </w:r>
      <w:r>
        <w:rPr>
          <w:rFonts w:hint="eastAsia"/>
        </w:rPr>
        <w:t>所示，语句</w:t>
      </w:r>
      <w:r>
        <w:rPr>
          <w:rFonts w:hint="eastAsia"/>
        </w:rPr>
        <w:t>S2</w:t>
      </w:r>
      <w:r>
        <w:rPr>
          <w:rFonts w:hint="eastAsia"/>
        </w:rPr>
        <w:t>是控制依赖于语句</w:t>
      </w:r>
      <w:r>
        <w:rPr>
          <w:rFonts w:hint="eastAsia"/>
        </w:rPr>
        <w:t>S1</w:t>
      </w:r>
      <w:r>
        <w:rPr>
          <w:rFonts w:hint="eastAsia"/>
        </w:rPr>
        <w:t>的，而语句</w:t>
      </w:r>
      <w:r>
        <w:rPr>
          <w:rFonts w:hint="eastAsia"/>
        </w:rPr>
        <w:t>S3</w:t>
      </w:r>
      <w:r>
        <w:rPr>
          <w:rFonts w:hint="eastAsia"/>
        </w:rPr>
        <w:t>却并不控制依赖与语句</w:t>
      </w:r>
      <w:r>
        <w:rPr>
          <w:rFonts w:hint="eastAsia"/>
        </w:rPr>
        <w:t>S1</w:t>
      </w:r>
      <w:r>
        <w:rPr>
          <w:rFonts w:hint="eastAsia"/>
        </w:rPr>
        <w:t>，因为语句</w:t>
      </w:r>
      <w:r>
        <w:rPr>
          <w:rFonts w:hint="eastAsia"/>
        </w:rPr>
        <w:t>S3</w:t>
      </w:r>
      <w:r>
        <w:rPr>
          <w:rFonts w:hint="eastAsia"/>
        </w:rPr>
        <w:t>总是会被执行。值得一提的是，控制依赖不同于控制流，参考图</w:t>
      </w:r>
      <w:r>
        <w:rPr>
          <w:rFonts w:hint="eastAsia"/>
        </w:rPr>
        <w:t>2.2</w:t>
      </w:r>
      <w:r>
        <w:rPr>
          <w:rFonts w:hint="eastAsia"/>
        </w:rPr>
        <w:t>中的控制流图和依赖关系图可知，控制流描述了一个程序的执行路径，通常编译器可以生成控制流图并从中导出控制</w:t>
      </w:r>
    </w:p>
    <w:p w14:paraId="23DCE515" w14:textId="0EF77FB1" w:rsidR="00122641" w:rsidRDefault="004614F2" w:rsidP="00975C4E">
      <w:pPr>
        <w:pStyle w:val="WSL-4"/>
        <w:ind w:firstLine="518"/>
        <w:jc w:val="center"/>
      </w:pPr>
      <w:r>
        <w:rPr>
          <w:noProof/>
        </w:rPr>
        <w:lastRenderedPageBreak/>
        <w:drawing>
          <wp:inline distT="0" distB="0" distL="0" distR="0" wp14:anchorId="64669B4A" wp14:editId="4F6054B3">
            <wp:extent cx="5274310" cy="906780"/>
            <wp:effectExtent l="0" t="0" r="254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1 数据依赖示例.PNG"/>
                    <pic:cNvPicPr/>
                  </pic:nvPicPr>
                  <pic:blipFill>
                    <a:blip r:embed="rId23">
                      <a:extLst>
                        <a:ext uri="{28A0092B-C50C-407E-A947-70E740481C1C}">
                          <a14:useLocalDpi xmlns:a14="http://schemas.microsoft.com/office/drawing/2010/main" val="0"/>
                        </a:ext>
                      </a:extLst>
                    </a:blip>
                    <a:stretch>
                      <a:fillRect/>
                    </a:stretch>
                  </pic:blipFill>
                  <pic:spPr>
                    <a:xfrm>
                      <a:off x="0" y="0"/>
                      <a:ext cx="5274310" cy="906780"/>
                    </a:xfrm>
                    <a:prstGeom prst="rect">
                      <a:avLst/>
                    </a:prstGeom>
                  </pic:spPr>
                </pic:pic>
              </a:graphicData>
            </a:graphic>
          </wp:inline>
        </w:drawing>
      </w:r>
    </w:p>
    <w:p w14:paraId="43EA7F9D" w14:textId="45A147AD" w:rsidR="00310875" w:rsidRPr="00180FD8" w:rsidRDefault="00180FD8" w:rsidP="00180FD8">
      <w:pPr>
        <w:pStyle w:val="WSL-6"/>
      </w:pPr>
      <w:bookmarkStart w:id="121" w:name="_Toc36917022"/>
      <w:bookmarkStart w:id="122" w:name="_Toc36917032"/>
      <w:bookmarkStart w:id="123" w:name="_Toc36925548"/>
      <w:bookmarkStart w:id="124" w:name="_Toc37080967"/>
      <w:r w:rsidRPr="00180FD8">
        <w:rPr>
          <w:rFonts w:hint="eastAsia"/>
        </w:rPr>
        <w:t>图</w:t>
      </w:r>
      <w:r w:rsidRPr="00180FD8">
        <w:rPr>
          <w:rFonts w:hint="eastAsia"/>
        </w:rPr>
        <w:t>2.1</w:t>
      </w:r>
      <w:r w:rsidRPr="00180FD8">
        <w:t xml:space="preserve"> </w:t>
      </w:r>
      <w:r w:rsidR="00122641" w:rsidRPr="00180FD8">
        <w:rPr>
          <w:rFonts w:hint="eastAsia"/>
        </w:rPr>
        <w:t>数据依赖示例</w:t>
      </w:r>
      <w:bookmarkEnd w:id="121"/>
      <w:bookmarkEnd w:id="122"/>
      <w:bookmarkEnd w:id="123"/>
      <w:bookmarkEnd w:id="124"/>
      <w:ins w:id="125" w:author="User" w:date="2020-04-13T11:00:00Z">
        <w:r w:rsidR="002309B0">
          <w:rPr>
            <w:rFonts w:hint="eastAsia"/>
          </w:rPr>
          <w:t>（子图也要有名字）</w:t>
        </w:r>
      </w:ins>
    </w:p>
    <w:p w14:paraId="7F19A6AE" w14:textId="5878849A" w:rsidR="00975C4E" w:rsidRDefault="00186EFD" w:rsidP="00975C4E">
      <w:pPr>
        <w:pStyle w:val="WSL-4"/>
        <w:ind w:firstLineChars="0" w:firstLine="0"/>
      </w:pPr>
      <w:r>
        <w:rPr>
          <w:rFonts w:hint="eastAsia"/>
        </w:rPr>
        <w:t>依赖关系。</w:t>
      </w:r>
      <w:r w:rsidR="004614F2">
        <w:rPr>
          <w:rFonts w:hint="eastAsia"/>
        </w:rPr>
        <w:t>不难发现，与数据依赖类似，控制依赖也会在语句</w:t>
      </w:r>
      <w:r w:rsidR="00397840">
        <w:rPr>
          <w:rFonts w:hint="eastAsia"/>
        </w:rPr>
        <w:t>间</w:t>
      </w:r>
      <w:r w:rsidR="004614F2">
        <w:rPr>
          <w:rFonts w:hint="eastAsia"/>
        </w:rPr>
        <w:t>形成执行顺序的约束，但控制依赖可以通过一种叫做预测执行的技术被消除。因此，往往在对串行程序进行并行性分析时，主要考虑其中的数据依赖关系。</w:t>
      </w:r>
    </w:p>
    <w:p w14:paraId="4720B2D1" w14:textId="211A0AB6" w:rsidR="00122641" w:rsidRDefault="004614F2" w:rsidP="00975C4E">
      <w:pPr>
        <w:pStyle w:val="WSL-4"/>
        <w:ind w:firstLineChars="0" w:firstLine="0"/>
        <w:jc w:val="center"/>
      </w:pPr>
      <w:r>
        <w:rPr>
          <w:noProof/>
        </w:rPr>
        <w:drawing>
          <wp:inline distT="0" distB="0" distL="0" distR="0" wp14:anchorId="3D9E49AB" wp14:editId="7C7CFB83">
            <wp:extent cx="5274310" cy="2028825"/>
            <wp:effectExtent l="0" t="0" r="2540"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2.2 控制依赖示例.png"/>
                    <pic:cNvPicPr/>
                  </pic:nvPicPr>
                  <pic:blipFill>
                    <a:blip r:embed="rId24">
                      <a:extLst>
                        <a:ext uri="{28A0092B-C50C-407E-A947-70E740481C1C}">
                          <a14:useLocalDpi xmlns:a14="http://schemas.microsoft.com/office/drawing/2010/main" val="0"/>
                        </a:ext>
                      </a:extLst>
                    </a:blip>
                    <a:stretch>
                      <a:fillRect/>
                    </a:stretch>
                  </pic:blipFill>
                  <pic:spPr>
                    <a:xfrm>
                      <a:off x="0" y="0"/>
                      <a:ext cx="5274310" cy="2028825"/>
                    </a:xfrm>
                    <a:prstGeom prst="rect">
                      <a:avLst/>
                    </a:prstGeom>
                  </pic:spPr>
                </pic:pic>
              </a:graphicData>
            </a:graphic>
          </wp:inline>
        </w:drawing>
      </w:r>
    </w:p>
    <w:p w14:paraId="12A328FD" w14:textId="5937ED7F" w:rsidR="00146727" w:rsidRDefault="00180FD8" w:rsidP="00180FD8">
      <w:pPr>
        <w:pStyle w:val="WSL-6"/>
      </w:pPr>
      <w:bookmarkStart w:id="126" w:name="_Toc36917023"/>
      <w:bookmarkStart w:id="127" w:name="_Toc36917033"/>
      <w:bookmarkStart w:id="128" w:name="_Toc36925549"/>
      <w:bookmarkStart w:id="129" w:name="_Toc37080968"/>
      <w:r>
        <w:rPr>
          <w:rFonts w:hint="eastAsia"/>
        </w:rPr>
        <w:t>图</w:t>
      </w:r>
      <w:r>
        <w:rPr>
          <w:rFonts w:hint="eastAsia"/>
        </w:rPr>
        <w:t>2.2</w:t>
      </w:r>
      <w:r>
        <w:t xml:space="preserve"> </w:t>
      </w:r>
      <w:r w:rsidR="00122641">
        <w:rPr>
          <w:rFonts w:hint="eastAsia"/>
        </w:rPr>
        <w:t>控制依赖示例</w:t>
      </w:r>
      <w:bookmarkEnd w:id="126"/>
      <w:bookmarkEnd w:id="127"/>
      <w:bookmarkEnd w:id="128"/>
      <w:bookmarkEnd w:id="129"/>
    </w:p>
    <w:p w14:paraId="43156B74" w14:textId="074C5C1C" w:rsidR="004614F2" w:rsidRDefault="004614F2" w:rsidP="00F75E92">
      <w:pPr>
        <w:pStyle w:val="WSL-3"/>
      </w:pPr>
      <w:bookmarkStart w:id="130" w:name="_Toc37081032"/>
      <w:r>
        <w:rPr>
          <w:rFonts w:hint="eastAsia"/>
        </w:rPr>
        <w:t>2.1.2</w:t>
      </w:r>
      <w:r>
        <w:rPr>
          <w:rFonts w:hint="eastAsia"/>
        </w:rPr>
        <w:t>静态分析与动态分析方法</w:t>
      </w:r>
      <w:bookmarkEnd w:id="130"/>
    </w:p>
    <w:p w14:paraId="27C806E7" w14:textId="77777777" w:rsidR="004614F2" w:rsidRPr="00007699" w:rsidRDefault="004614F2" w:rsidP="00F75E92">
      <w:pPr>
        <w:pStyle w:val="WSL-4"/>
        <w:ind w:firstLine="518"/>
      </w:pPr>
      <w:r>
        <w:rPr>
          <w:rFonts w:hint="eastAsia"/>
        </w:rPr>
        <w:t>串行程序的并行性分析之所以具有挑战性，主要是因为不能既准确又高效地得到程序中的依赖关系。常见的程序并行性分析方法按照是否收集程序运行时的相关信息，可以分为静态分析方法和动态分析方法。</w:t>
      </w:r>
      <w:r>
        <w:rPr>
          <w:rFonts w:hint="eastAsia"/>
        </w:rPr>
        <w:t xml:space="preserve"> </w:t>
      </w:r>
    </w:p>
    <w:p w14:paraId="3FBD8384" w14:textId="3329F8B0" w:rsidR="004614F2" w:rsidRDefault="004614F2" w:rsidP="00F75E92">
      <w:pPr>
        <w:pStyle w:val="WSL-4"/>
        <w:ind w:firstLine="518"/>
        <w:rPr>
          <w:szCs w:val="22"/>
        </w:rPr>
      </w:pPr>
      <w:r>
        <w:rPr>
          <w:rFonts w:hint="eastAsia"/>
        </w:rPr>
        <w:t>程序的静态分析</w:t>
      </w:r>
      <w:r w:rsidRPr="00DB4167">
        <w:rPr>
          <w:szCs w:val="22"/>
        </w:rPr>
        <w:t>是指在不运</w:t>
      </w:r>
      <w:r w:rsidRPr="0013196A">
        <w:rPr>
          <w:szCs w:val="22"/>
        </w:rPr>
        <w:t>行代码的</w:t>
      </w:r>
      <w:r>
        <w:rPr>
          <w:rFonts w:hint="eastAsia"/>
          <w:szCs w:val="22"/>
        </w:rPr>
        <w:t>前提</w:t>
      </w:r>
      <w:r w:rsidRPr="0013196A">
        <w:rPr>
          <w:szCs w:val="22"/>
        </w:rPr>
        <w:t>下，通过对程序代码</w:t>
      </w:r>
      <w:r>
        <w:rPr>
          <w:rFonts w:hint="eastAsia"/>
          <w:szCs w:val="22"/>
        </w:rPr>
        <w:t>或中间表示（</w:t>
      </w:r>
      <w:r>
        <w:rPr>
          <w:rFonts w:hint="eastAsia"/>
          <w:szCs w:val="22"/>
        </w:rPr>
        <w:t>IR</w:t>
      </w:r>
      <w:r>
        <w:rPr>
          <w:rFonts w:hint="eastAsia"/>
          <w:szCs w:val="22"/>
        </w:rPr>
        <w:t>）</w:t>
      </w:r>
      <w:r w:rsidRPr="0013196A">
        <w:rPr>
          <w:szCs w:val="22"/>
        </w:rPr>
        <w:t>进行扫描，验证代码是否满足规范性、安全性、可靠性、可维护性等</w:t>
      </w:r>
      <w:r w:rsidRPr="0013196A">
        <w:rPr>
          <w:rFonts w:hint="eastAsia"/>
          <w:szCs w:val="22"/>
        </w:rPr>
        <w:t>各项</w:t>
      </w:r>
      <w:r w:rsidRPr="0013196A">
        <w:rPr>
          <w:szCs w:val="22"/>
        </w:rPr>
        <w:t>指标的一种代码分析技术。</w:t>
      </w:r>
      <w:r w:rsidRPr="0013196A">
        <w:rPr>
          <w:rFonts w:hint="eastAsia"/>
          <w:szCs w:val="22"/>
        </w:rPr>
        <w:t>常见的</w:t>
      </w:r>
      <w:r w:rsidRPr="0013196A">
        <w:rPr>
          <w:szCs w:val="22"/>
        </w:rPr>
        <w:t>程序</w:t>
      </w:r>
      <w:hyperlink r:id="rId25" w:tgtFrame="_blank" w:history="1">
        <w:r w:rsidRPr="0013196A">
          <w:rPr>
            <w:szCs w:val="22"/>
          </w:rPr>
          <w:t>静态分析</w:t>
        </w:r>
      </w:hyperlink>
      <w:r>
        <w:rPr>
          <w:rFonts w:hint="eastAsia"/>
          <w:szCs w:val="22"/>
        </w:rPr>
        <w:t>技</w:t>
      </w:r>
      <w:r w:rsidRPr="0013196A">
        <w:rPr>
          <w:rFonts w:hint="eastAsia"/>
          <w:szCs w:val="22"/>
        </w:rPr>
        <w:t>术有：</w:t>
      </w:r>
      <w:r w:rsidR="00C04B14">
        <w:rPr>
          <w:rFonts w:hint="eastAsia"/>
          <w:szCs w:val="22"/>
        </w:rPr>
        <w:t>(</w:t>
      </w:r>
      <w:r w:rsidRPr="0013196A">
        <w:rPr>
          <w:rFonts w:hint="eastAsia"/>
          <w:szCs w:val="22"/>
        </w:rPr>
        <w:t>1</w:t>
      </w:r>
      <w:r w:rsidR="00C04B14">
        <w:rPr>
          <w:rFonts w:hint="eastAsia"/>
          <w:szCs w:val="22"/>
        </w:rPr>
        <w:t>)</w:t>
      </w:r>
      <w:r w:rsidRPr="0013196A">
        <w:rPr>
          <w:rFonts w:hint="eastAsia"/>
          <w:szCs w:val="22"/>
        </w:rPr>
        <w:t>词法分析，</w:t>
      </w:r>
      <w:r w:rsidRPr="0013196A">
        <w:rPr>
          <w:szCs w:val="22"/>
        </w:rPr>
        <w:t>对源程序的字符流进行</w:t>
      </w:r>
      <w:r w:rsidRPr="0013196A">
        <w:rPr>
          <w:rFonts w:hint="eastAsia"/>
          <w:szCs w:val="22"/>
        </w:rPr>
        <w:t>逐个</w:t>
      </w:r>
      <w:r w:rsidRPr="0013196A">
        <w:rPr>
          <w:szCs w:val="22"/>
        </w:rPr>
        <w:t>扫描，通过正则表达式匹配方法将源代码转换为等价的符号（</w:t>
      </w:r>
      <w:r w:rsidRPr="0013196A">
        <w:rPr>
          <w:szCs w:val="22"/>
        </w:rPr>
        <w:t>Token</w:t>
      </w:r>
      <w:r w:rsidRPr="0013196A">
        <w:rPr>
          <w:szCs w:val="22"/>
        </w:rPr>
        <w:t>）流，生成相关</w:t>
      </w:r>
      <w:r w:rsidRPr="0013196A">
        <w:rPr>
          <w:rFonts w:hint="eastAsia"/>
          <w:szCs w:val="22"/>
        </w:rPr>
        <w:t>的</w:t>
      </w:r>
      <w:r w:rsidRPr="0013196A">
        <w:rPr>
          <w:szCs w:val="22"/>
        </w:rPr>
        <w:t>符号列表</w:t>
      </w:r>
      <w:r w:rsidRPr="0013196A">
        <w:rPr>
          <w:rFonts w:hint="eastAsia"/>
          <w:szCs w:val="22"/>
        </w:rPr>
        <w:t>；</w:t>
      </w:r>
      <w:r w:rsidR="00C04B14">
        <w:rPr>
          <w:rFonts w:hint="eastAsia"/>
          <w:szCs w:val="22"/>
        </w:rPr>
        <w:t>(</w:t>
      </w:r>
      <w:r w:rsidRPr="0013196A">
        <w:rPr>
          <w:rFonts w:hint="eastAsia"/>
          <w:szCs w:val="22"/>
        </w:rPr>
        <w:t>2</w:t>
      </w:r>
      <w:r w:rsidR="00C04B14">
        <w:rPr>
          <w:rFonts w:hint="eastAsia"/>
          <w:szCs w:val="22"/>
        </w:rPr>
        <w:t>)</w:t>
      </w:r>
      <w:r w:rsidRPr="0013196A">
        <w:rPr>
          <w:rFonts w:hint="eastAsia"/>
          <w:szCs w:val="22"/>
        </w:rPr>
        <w:t>语法分析，</w:t>
      </w:r>
      <w:r w:rsidRPr="0013196A">
        <w:rPr>
          <w:szCs w:val="22"/>
        </w:rPr>
        <w:t>通过使用上下文无关语法将</w:t>
      </w:r>
      <w:r w:rsidRPr="0013196A">
        <w:rPr>
          <w:rFonts w:hint="eastAsia"/>
          <w:szCs w:val="22"/>
        </w:rPr>
        <w:t>上述</w:t>
      </w:r>
      <w:r w:rsidRPr="0013196A">
        <w:rPr>
          <w:szCs w:val="22"/>
        </w:rPr>
        <w:t>符号</w:t>
      </w:r>
      <w:r w:rsidRPr="0013196A">
        <w:rPr>
          <w:rFonts w:hint="eastAsia"/>
          <w:szCs w:val="22"/>
        </w:rPr>
        <w:t>列表</w:t>
      </w:r>
      <w:r w:rsidRPr="0013196A">
        <w:rPr>
          <w:szCs w:val="22"/>
        </w:rPr>
        <w:t>整理为</w:t>
      </w:r>
      <w:r w:rsidRPr="0013196A">
        <w:rPr>
          <w:rFonts w:hint="eastAsia"/>
          <w:szCs w:val="22"/>
        </w:rPr>
        <w:t>抽象</w:t>
      </w:r>
      <w:r w:rsidRPr="0013196A">
        <w:rPr>
          <w:szCs w:val="22"/>
        </w:rPr>
        <w:t>语法树</w:t>
      </w:r>
      <w:r w:rsidRPr="0013196A">
        <w:rPr>
          <w:rFonts w:hint="eastAsia"/>
          <w:szCs w:val="22"/>
        </w:rPr>
        <w:t>，从而判断源程序在结构上是否正确；</w:t>
      </w:r>
      <w:r w:rsidR="00C04B14">
        <w:rPr>
          <w:rFonts w:hint="eastAsia"/>
          <w:szCs w:val="22"/>
        </w:rPr>
        <w:t>(</w:t>
      </w:r>
      <w:r w:rsidRPr="0013196A">
        <w:rPr>
          <w:rFonts w:hint="eastAsia"/>
          <w:szCs w:val="22"/>
        </w:rPr>
        <w:t>3</w:t>
      </w:r>
      <w:r w:rsidR="00C04B14">
        <w:rPr>
          <w:rFonts w:hint="eastAsia"/>
          <w:szCs w:val="22"/>
        </w:rPr>
        <w:t>)</w:t>
      </w:r>
      <w:r w:rsidRPr="0013196A">
        <w:rPr>
          <w:rFonts w:hint="eastAsia"/>
          <w:szCs w:val="22"/>
        </w:rPr>
        <w:t>语义分析，</w:t>
      </w:r>
      <w:r w:rsidRPr="0013196A">
        <w:rPr>
          <w:szCs w:val="22"/>
        </w:rPr>
        <w:t>对结构上正确的源程序进行上下文有关性质的审查</w:t>
      </w:r>
      <w:r w:rsidRPr="0013196A">
        <w:rPr>
          <w:rFonts w:hint="eastAsia"/>
          <w:szCs w:val="22"/>
        </w:rPr>
        <w:t>；</w:t>
      </w:r>
      <w:r w:rsidR="00C04B14">
        <w:rPr>
          <w:rFonts w:hint="eastAsia"/>
          <w:szCs w:val="22"/>
        </w:rPr>
        <w:t>(</w:t>
      </w:r>
      <w:r w:rsidRPr="0013196A">
        <w:rPr>
          <w:rFonts w:hint="eastAsia"/>
          <w:szCs w:val="22"/>
        </w:rPr>
        <w:t>4</w:t>
      </w:r>
      <w:r w:rsidR="00C04B14">
        <w:rPr>
          <w:rFonts w:hint="eastAsia"/>
          <w:szCs w:val="22"/>
        </w:rPr>
        <w:t>)</w:t>
      </w:r>
      <w:r w:rsidRPr="0013196A">
        <w:rPr>
          <w:szCs w:val="22"/>
        </w:rPr>
        <w:t>控制流分析</w:t>
      </w:r>
      <w:r w:rsidRPr="0013196A">
        <w:rPr>
          <w:rFonts w:hint="eastAsia"/>
          <w:szCs w:val="22"/>
        </w:rPr>
        <w:t>，</w:t>
      </w:r>
      <w:r w:rsidRPr="0013196A">
        <w:rPr>
          <w:szCs w:val="22"/>
        </w:rPr>
        <w:t>生成有向控制流图，用节点表示代码</w:t>
      </w:r>
      <w:r w:rsidRPr="0013196A">
        <w:rPr>
          <w:rFonts w:hint="eastAsia"/>
          <w:szCs w:val="22"/>
        </w:rPr>
        <w:t>的</w:t>
      </w:r>
      <w:r w:rsidRPr="0013196A">
        <w:rPr>
          <w:szCs w:val="22"/>
        </w:rPr>
        <w:t>基本块，节点间的有向边代表控制流路径，反向</w:t>
      </w:r>
      <w:proofErr w:type="gramStart"/>
      <w:r w:rsidRPr="0013196A">
        <w:rPr>
          <w:szCs w:val="22"/>
        </w:rPr>
        <w:t>边表示</w:t>
      </w:r>
      <w:proofErr w:type="gramEnd"/>
      <w:r w:rsidRPr="0013196A">
        <w:rPr>
          <w:szCs w:val="22"/>
        </w:rPr>
        <w:t>可能存在的循环</w:t>
      </w:r>
      <w:r w:rsidRPr="0013196A">
        <w:rPr>
          <w:rFonts w:hint="eastAsia"/>
          <w:szCs w:val="22"/>
        </w:rPr>
        <w:t>。分析过程中</w:t>
      </w:r>
      <w:r w:rsidRPr="0013196A">
        <w:rPr>
          <w:szCs w:val="22"/>
        </w:rPr>
        <w:t>可</w:t>
      </w:r>
      <w:r w:rsidRPr="0013196A">
        <w:rPr>
          <w:rFonts w:hint="eastAsia"/>
          <w:szCs w:val="22"/>
        </w:rPr>
        <w:t>以</w:t>
      </w:r>
      <w:r w:rsidRPr="0013196A">
        <w:rPr>
          <w:szCs w:val="22"/>
        </w:rPr>
        <w:t>生成函数调用关系图，</w:t>
      </w:r>
      <w:r w:rsidRPr="0013196A">
        <w:rPr>
          <w:rFonts w:hint="eastAsia"/>
          <w:szCs w:val="22"/>
        </w:rPr>
        <w:t>来</w:t>
      </w:r>
      <w:r w:rsidRPr="0013196A">
        <w:rPr>
          <w:szCs w:val="22"/>
        </w:rPr>
        <w:t>表示函数间的嵌套关系</w:t>
      </w:r>
      <w:r w:rsidRPr="0013196A">
        <w:rPr>
          <w:rFonts w:hint="eastAsia"/>
          <w:szCs w:val="22"/>
        </w:rPr>
        <w:t>；</w:t>
      </w:r>
      <w:r w:rsidR="00C04B14">
        <w:rPr>
          <w:rFonts w:hint="eastAsia"/>
          <w:szCs w:val="22"/>
        </w:rPr>
        <w:t>(</w:t>
      </w:r>
      <w:r w:rsidRPr="0013196A">
        <w:rPr>
          <w:rFonts w:hint="eastAsia"/>
          <w:szCs w:val="22"/>
        </w:rPr>
        <w:t>5</w:t>
      </w:r>
      <w:r w:rsidR="00C04B14">
        <w:rPr>
          <w:rFonts w:hint="eastAsia"/>
          <w:szCs w:val="22"/>
        </w:rPr>
        <w:t>)</w:t>
      </w:r>
      <w:r w:rsidRPr="0013196A">
        <w:rPr>
          <w:szCs w:val="22"/>
        </w:rPr>
        <w:t>数据流分析</w:t>
      </w:r>
      <w:r w:rsidRPr="0013196A">
        <w:rPr>
          <w:rFonts w:hint="eastAsia"/>
          <w:szCs w:val="22"/>
        </w:rPr>
        <w:t>，</w:t>
      </w:r>
      <w:r w:rsidRPr="0013196A">
        <w:rPr>
          <w:szCs w:val="22"/>
        </w:rPr>
        <w:t>对</w:t>
      </w:r>
      <w:r w:rsidRPr="0013196A">
        <w:rPr>
          <w:rFonts w:hint="eastAsia"/>
          <w:szCs w:val="22"/>
        </w:rPr>
        <w:t>数据</w:t>
      </w:r>
      <w:r w:rsidRPr="0013196A">
        <w:rPr>
          <w:szCs w:val="22"/>
        </w:rPr>
        <w:t>流图进行遍历，记录变量的初始化点和引用点，保存切片相关数据信息</w:t>
      </w:r>
      <w:r>
        <w:rPr>
          <w:rFonts w:hint="eastAsia"/>
          <w:szCs w:val="22"/>
        </w:rPr>
        <w:t>。</w:t>
      </w:r>
    </w:p>
    <w:p w14:paraId="646B3040" w14:textId="4D1EB2C1" w:rsidR="004614F2" w:rsidRPr="009D7D5F" w:rsidRDefault="004614F2" w:rsidP="009D7D5F">
      <w:pPr>
        <w:pStyle w:val="WSL-4"/>
        <w:ind w:firstLine="518"/>
      </w:pPr>
      <w:r w:rsidRPr="009D7D5F">
        <w:rPr>
          <w:rFonts w:hint="eastAsia"/>
        </w:rPr>
        <w:t>在很多情况下，纯静态的</w:t>
      </w:r>
      <w:r w:rsidR="006629B4">
        <w:rPr>
          <w:rFonts w:hint="eastAsia"/>
        </w:rPr>
        <w:t>程序</w:t>
      </w:r>
      <w:r w:rsidRPr="009D7D5F">
        <w:rPr>
          <w:rFonts w:hint="eastAsia"/>
        </w:rPr>
        <w:t>分析被证明是过于保守的，因此出现了一系列的动态分析方法。</w:t>
      </w:r>
      <w:r w:rsidRPr="009D7D5F">
        <w:t>动态分析关注的是程序运行时的真实行为，</w:t>
      </w:r>
      <w:r w:rsidRPr="009D7D5F">
        <w:rPr>
          <w:rFonts w:hint="eastAsia"/>
        </w:rPr>
        <w:t>捕获程序实际运行</w:t>
      </w:r>
      <w:r w:rsidRPr="009D7D5F">
        <w:rPr>
          <w:rFonts w:hint="eastAsia"/>
        </w:rPr>
        <w:lastRenderedPageBreak/>
        <w:t>时的依赖关系。具体的来说，通常有三种方式可以记录程序运行时的信息，追踪程序变量并记录、使用插桩技术</w:t>
      </w:r>
      <w:r w:rsidRPr="00262121">
        <w:rPr>
          <w:rFonts w:hint="eastAsia"/>
          <w:vertAlign w:val="superscript"/>
        </w:rPr>
        <w:t>[</w:t>
      </w:r>
      <w:r w:rsidRPr="00262121">
        <w:rPr>
          <w:vertAlign w:val="superscript"/>
        </w:rPr>
        <w:t>4</w:t>
      </w:r>
      <w:r w:rsidRPr="00262121">
        <w:rPr>
          <w:rFonts w:hint="eastAsia"/>
          <w:vertAlign w:val="superscript"/>
        </w:rPr>
        <w:t>2</w:t>
      </w:r>
      <w:r w:rsidRPr="00262121">
        <w:rPr>
          <w:vertAlign w:val="superscript"/>
        </w:rPr>
        <w:t>]</w:t>
      </w:r>
      <w:r w:rsidRPr="009D7D5F">
        <w:rPr>
          <w:rFonts w:hint="eastAsia"/>
        </w:rPr>
        <w:t>或者结合使用前两者。其中插桩技术是常用方法之一，根据实际需要在不同阶段或不同的代码级别上加入辅助代码，按照插桩、执行、分析的三部曲对程序进行动态分析。</w:t>
      </w:r>
    </w:p>
    <w:p w14:paraId="7F26E428" w14:textId="39CD66A5" w:rsidR="004614F2" w:rsidRDefault="004614F2" w:rsidP="00F75E92">
      <w:pPr>
        <w:pStyle w:val="WSL-4"/>
        <w:ind w:firstLine="518"/>
      </w:pPr>
      <w:r>
        <w:rPr>
          <w:rFonts w:hint="eastAsia"/>
        </w:rPr>
        <w:t>程序的静态分析方法在生成程序的数据流图和控制流</w:t>
      </w:r>
      <w:proofErr w:type="gramStart"/>
      <w:r>
        <w:rPr>
          <w:rFonts w:hint="eastAsia"/>
        </w:rPr>
        <w:t>图方面</w:t>
      </w:r>
      <w:proofErr w:type="gramEnd"/>
      <w:r>
        <w:rPr>
          <w:rFonts w:hint="eastAsia"/>
        </w:rPr>
        <w:t>存在速度与质量的双重优势，但是静态分析方法往往在评估程序的并行性</w:t>
      </w:r>
      <w:r w:rsidR="00262121">
        <w:rPr>
          <w:rFonts w:hint="eastAsia"/>
        </w:rPr>
        <w:t>时</w:t>
      </w:r>
      <w:r>
        <w:rPr>
          <w:rFonts w:hint="eastAsia"/>
        </w:rPr>
        <w:t>被认为是保守的。这是因为</w:t>
      </w:r>
      <w:r w:rsidR="00262121">
        <w:rPr>
          <w:rFonts w:hint="eastAsia"/>
        </w:rPr>
        <w:t>：</w:t>
      </w:r>
      <w:r>
        <w:rPr>
          <w:rFonts w:hint="eastAsia"/>
        </w:rPr>
        <w:t>首先，当程序规模足够庞大且分支较多时，依赖分析的搜索空间会成几何倍增长</w:t>
      </w:r>
      <w:r w:rsidR="00262121">
        <w:rPr>
          <w:rFonts w:hint="eastAsia"/>
        </w:rPr>
        <w:t>；</w:t>
      </w:r>
      <w:r>
        <w:rPr>
          <w:rFonts w:hint="eastAsia"/>
        </w:rPr>
        <w:t>其次，它所用到的信息有限，在分析只有在运行时才会动态分配空间的对象之间的依赖关系问题上存在短板。与之相反，动态分析方法在程序运行时跟踪检测程序中的依赖关系，它仅仅对程序运行时确实存在的对象进行分析，不受分支数量的影响，因此动态分析过程中的数据流图和控制流图是不完整的，它的分析结果也可能取决于某种程序执行的配置，且在某些时候在时间和空间上都有很高的运行开销。</w:t>
      </w:r>
    </w:p>
    <w:p w14:paraId="120BDBBA" w14:textId="3BA4F2E1" w:rsidR="004614F2" w:rsidRPr="00A23003" w:rsidRDefault="004614F2" w:rsidP="003D7511">
      <w:pPr>
        <w:pStyle w:val="WSL-3"/>
      </w:pPr>
      <w:bookmarkStart w:id="131" w:name="_Toc37081033"/>
      <w:r>
        <w:rPr>
          <w:rFonts w:hint="eastAsia"/>
        </w:rPr>
        <w:t>2.1.3</w:t>
      </w:r>
      <w:r>
        <w:rPr>
          <w:rFonts w:hint="eastAsia"/>
        </w:rPr>
        <w:t>并行性分析工具</w:t>
      </w:r>
      <w:bookmarkEnd w:id="131"/>
    </w:p>
    <w:p w14:paraId="6BF93886" w14:textId="1E8B31E4" w:rsidR="004614F2" w:rsidRDefault="004614F2" w:rsidP="00F75E92">
      <w:pPr>
        <w:pStyle w:val="WSL-4"/>
        <w:ind w:firstLine="518"/>
      </w:pPr>
      <w:r>
        <w:rPr>
          <w:rFonts w:hint="eastAsia"/>
        </w:rPr>
        <w:t>如前文所述，发掘串行程序的并行性的实际需求是寻找程序中的数据</w:t>
      </w:r>
      <w:ins w:id="132" w:author="User" w:date="2020-04-13T11:19:00Z">
        <w:r w:rsidR="009A2153">
          <w:rPr>
            <w:rFonts w:hint="eastAsia"/>
          </w:rPr>
          <w:t>（</w:t>
        </w:r>
      </w:ins>
      <w:ins w:id="133" w:author="User" w:date="2020-04-13T11:18:00Z">
        <w:r w:rsidR="009A2153">
          <w:rPr>
            <w:rFonts w:hint="eastAsia"/>
          </w:rPr>
          <w:t>和控制</w:t>
        </w:r>
      </w:ins>
      <w:ins w:id="134" w:author="User" w:date="2020-04-13T11:19:00Z">
        <w:r w:rsidR="009A2153">
          <w:rPr>
            <w:rFonts w:hint="eastAsia"/>
          </w:rPr>
          <w:t>？）</w:t>
        </w:r>
      </w:ins>
      <w:r>
        <w:rPr>
          <w:rFonts w:hint="eastAsia"/>
        </w:rPr>
        <w:t>依赖关系。当目标程序规模足够庞大，代码行数足够多时，通过手动的方式寻找程序中的数据依赖关系是不现实的，因此基于数据依赖关系理论自动预测串行程序的并行性是十分必要的。本小节中，将现有的程序并行性分析工具按照数据依赖分析器、半自动并行化工具和自动并行化工具三种类型进行了罗列</w:t>
      </w:r>
      <w:ins w:id="135" w:author="User" w:date="2020-04-13T11:21:00Z">
        <w:r w:rsidR="009A2153">
          <w:rPr>
            <w:rFonts w:hint="eastAsia"/>
          </w:rPr>
          <w:t>，</w:t>
        </w:r>
        <w:r w:rsidR="009A2153">
          <w:rPr>
            <w:rFonts w:hint="eastAsia"/>
          </w:rPr>
          <w:t xml:space="preserve"> </w:t>
        </w:r>
      </w:ins>
      <w:del w:id="136" w:author="User" w:date="2020-04-13T11:21:00Z">
        <w:r w:rsidDel="009A2153">
          <w:rPr>
            <w:rFonts w:hint="eastAsia"/>
          </w:rPr>
          <w:delText>（</w:delText>
        </w:r>
      </w:del>
      <w:r>
        <w:rPr>
          <w:rFonts w:hint="eastAsia"/>
        </w:rPr>
        <w:t>如表</w:t>
      </w:r>
      <w:r>
        <w:rPr>
          <w:rFonts w:hint="eastAsia"/>
        </w:rPr>
        <w:t>2.1</w:t>
      </w:r>
      <w:r>
        <w:rPr>
          <w:rFonts w:hint="eastAsia"/>
        </w:rPr>
        <w:t>所示</w:t>
      </w:r>
      <w:del w:id="137" w:author="User" w:date="2020-04-13T11:21:00Z">
        <w:r w:rsidDel="009A2153">
          <w:rPr>
            <w:rFonts w:hint="eastAsia"/>
          </w:rPr>
          <w:delText>）</w:delText>
        </w:r>
      </w:del>
      <w:r>
        <w:rPr>
          <w:rFonts w:hint="eastAsia"/>
        </w:rPr>
        <w:t>。</w:t>
      </w:r>
    </w:p>
    <w:p w14:paraId="722111C0" w14:textId="3FABC870" w:rsidR="00186EFD" w:rsidRDefault="00186EFD" w:rsidP="00186EFD">
      <w:pPr>
        <w:pStyle w:val="WSL-4"/>
        <w:ind w:firstLine="518"/>
      </w:pPr>
      <w:r>
        <w:rPr>
          <w:rFonts w:hint="eastAsia"/>
        </w:rPr>
        <w:t>必须说明的是，尽管串行程序的并行性发现工具相关研究十分活跃，一些基于</w:t>
      </w:r>
      <w:r>
        <w:rPr>
          <w:rFonts w:hint="eastAsia"/>
        </w:rPr>
        <w:t>Polyhedral</w:t>
      </w:r>
      <w:r>
        <w:rPr>
          <w:rFonts w:hint="eastAsia"/>
        </w:rPr>
        <w:t>模型或推测执行机制对循环结构进行并行性发现和源到源转换的工作也实现了完全自动化，但由于实际应用程序具有不规则的执行模式和不同的运行规模，这些方法和工具仍然在时间、能耗、适用范围等方面存在限制性。因此，目前仍然没有适用于实际应用程序的通用且成熟的并行性发现工具。此外，静态分析仍是目前较为先进的工具中使用最广泛的方法，表</w:t>
      </w:r>
      <w:r>
        <w:rPr>
          <w:rFonts w:hint="eastAsia"/>
        </w:rPr>
        <w:t>2.1</w:t>
      </w:r>
      <w:r>
        <w:rPr>
          <w:rFonts w:hint="eastAsia"/>
        </w:rPr>
        <w:t>所</w:t>
      </w:r>
      <w:proofErr w:type="gramStart"/>
      <w:r>
        <w:rPr>
          <w:rFonts w:hint="eastAsia"/>
        </w:rPr>
        <w:t>列工具</w:t>
      </w:r>
      <w:proofErr w:type="gramEnd"/>
      <w:r>
        <w:rPr>
          <w:rFonts w:hint="eastAsia"/>
        </w:rPr>
        <w:t>中</w:t>
      </w:r>
      <w:del w:id="138" w:author="User" w:date="2020-04-13T11:24:00Z">
        <w:r w:rsidDel="009A2153">
          <w:rPr>
            <w:rFonts w:hint="eastAsia"/>
          </w:rPr>
          <w:delText>只有</w:delText>
        </w:r>
      </w:del>
      <w:r>
        <w:rPr>
          <w:rFonts w:hint="eastAsia"/>
        </w:rPr>
        <w:t>只有</w:t>
      </w:r>
      <w:r>
        <w:rPr>
          <w:rFonts w:hint="eastAsia"/>
        </w:rPr>
        <w:t>Intel Advisor XE</w:t>
      </w:r>
      <w:r>
        <w:rPr>
          <w:rFonts w:hint="eastAsia"/>
        </w:rPr>
        <w:t>和</w:t>
      </w:r>
      <w:r>
        <w:rPr>
          <w:rFonts w:hint="eastAsia"/>
        </w:rPr>
        <w:t>Cetus</w:t>
      </w:r>
      <w:r>
        <w:rPr>
          <w:rFonts w:hint="eastAsia"/>
        </w:rPr>
        <w:t>使用了程序的运行时数据。</w:t>
      </w:r>
    </w:p>
    <w:p w14:paraId="070CF3F2" w14:textId="706CF746" w:rsidR="00186EFD" w:rsidRDefault="00186EFD" w:rsidP="00186EFD">
      <w:pPr>
        <w:pStyle w:val="WSL-2"/>
        <w:numPr>
          <w:ilvl w:val="0"/>
          <w:numId w:val="0"/>
        </w:numPr>
      </w:pPr>
      <w:bookmarkStart w:id="139" w:name="_Toc37081034"/>
      <w:r>
        <w:rPr>
          <w:rFonts w:hint="eastAsia"/>
        </w:rPr>
        <w:t>2.2</w:t>
      </w:r>
      <w:r>
        <w:t xml:space="preserve"> </w:t>
      </w:r>
      <w:r>
        <w:rPr>
          <w:rFonts w:hint="eastAsia"/>
        </w:rPr>
        <w:t>LLVM</w:t>
      </w:r>
      <w:r>
        <w:rPr>
          <w:rFonts w:hint="eastAsia"/>
        </w:rPr>
        <w:t>编译器框架与</w:t>
      </w:r>
      <w:r>
        <w:rPr>
          <w:rFonts w:hint="eastAsia"/>
        </w:rPr>
        <w:t>IR</w:t>
      </w:r>
      <w:bookmarkEnd w:id="139"/>
    </w:p>
    <w:p w14:paraId="23333BC1" w14:textId="71FEACE7" w:rsidR="00186EFD" w:rsidRPr="00186EFD" w:rsidRDefault="00186EFD" w:rsidP="00186EFD">
      <w:pPr>
        <w:pStyle w:val="WSL-4"/>
        <w:ind w:firstLine="518"/>
      </w:pPr>
      <w:r w:rsidRPr="003E0CDE">
        <w:t>LLVM</w:t>
      </w:r>
      <w:ins w:id="140" w:author="User" w:date="2020-04-13T11:30:00Z">
        <w:r w:rsidR="00E56030">
          <w:rPr>
            <w:rFonts w:hint="eastAsia"/>
          </w:rPr>
          <w:t>（</w:t>
        </w:r>
      </w:ins>
      <w:ins w:id="141" w:author="User" w:date="2020-04-13T11:29:00Z">
        <w:r w:rsidR="00E56030" w:rsidRPr="00E56030">
          <w:t>Low Level Virtual Machine</w:t>
        </w:r>
      </w:ins>
      <w:ins w:id="142" w:author="User" w:date="2020-04-13T11:31:00Z">
        <w:r w:rsidR="00E56030" w:rsidRPr="00E56030">
          <w:rPr>
            <w:rFonts w:hint="eastAsia"/>
          </w:rPr>
          <w:t>底层虚拟机</w:t>
        </w:r>
      </w:ins>
      <w:ins w:id="143" w:author="User" w:date="2020-04-13T11:30:00Z">
        <w:r w:rsidR="00E56030">
          <w:rPr>
            <w:rFonts w:hint="eastAsia"/>
          </w:rPr>
          <w:t>）</w:t>
        </w:r>
      </w:ins>
      <w:r>
        <w:rPr>
          <w:rFonts w:hint="eastAsia"/>
        </w:rPr>
        <w:t>源于</w:t>
      </w:r>
      <w:r w:rsidRPr="003E0CDE">
        <w:t>伊利诺伊大学的一个研究项目，</w:t>
      </w:r>
      <w:r>
        <w:rPr>
          <w:rFonts w:hint="eastAsia"/>
        </w:rPr>
        <w:t>旨在</w:t>
      </w:r>
      <w:r w:rsidRPr="003E0CDE">
        <w:t>提供一个现代化的</w:t>
      </w:r>
      <w:r>
        <w:rPr>
          <w:rFonts w:hint="eastAsia"/>
        </w:rPr>
        <w:t>、</w:t>
      </w:r>
      <w:r w:rsidRPr="003E0CDE">
        <w:t>基于</w:t>
      </w:r>
      <w:r w:rsidRPr="003E0CDE">
        <w:t>SSA</w:t>
      </w:r>
      <w:r w:rsidR="00CD5AD3" w:rsidRPr="003E0CDE">
        <w:t>的编译策略</w:t>
      </w:r>
      <w:r w:rsidR="00CD5AD3">
        <w:rPr>
          <w:rFonts w:hint="eastAsia"/>
        </w:rPr>
        <w:t>，</w:t>
      </w:r>
      <w:r w:rsidR="00CD5AD3" w:rsidRPr="003E0CDE">
        <w:t>能够同时支持静态和动态的任意编程语言的编译目标。</w:t>
      </w:r>
      <w:r w:rsidR="00CD5AD3">
        <w:rPr>
          <w:rFonts w:hint="eastAsia"/>
        </w:rPr>
        <w:t>如今，</w:t>
      </w:r>
      <w:r w:rsidR="00CD5AD3" w:rsidRPr="003E0CDE">
        <w:t>LLVM</w:t>
      </w:r>
      <w:r w:rsidR="00CD5AD3">
        <w:rPr>
          <w:rFonts w:hint="eastAsia"/>
        </w:rPr>
        <w:t>已经发展成为了</w:t>
      </w:r>
      <w:r w:rsidR="00CD5AD3" w:rsidRPr="00983227">
        <w:rPr>
          <w:rFonts w:hint="eastAsia"/>
        </w:rPr>
        <w:t>一个模块化和</w:t>
      </w:r>
      <w:proofErr w:type="gramStart"/>
      <w:r w:rsidR="00CD5AD3" w:rsidRPr="00983227">
        <w:rPr>
          <w:rFonts w:hint="eastAsia"/>
        </w:rPr>
        <w:t>可</w:t>
      </w:r>
      <w:proofErr w:type="gramEnd"/>
      <w:r w:rsidR="00CD5AD3" w:rsidRPr="00983227">
        <w:rPr>
          <w:rFonts w:hint="eastAsia"/>
        </w:rPr>
        <w:t>重用的编译器和工具</w:t>
      </w:r>
      <w:proofErr w:type="gramStart"/>
      <w:r w:rsidR="00CD5AD3" w:rsidRPr="00983227">
        <w:rPr>
          <w:rFonts w:hint="eastAsia"/>
        </w:rPr>
        <w:t>链技术</w:t>
      </w:r>
      <w:proofErr w:type="gramEnd"/>
      <w:r w:rsidR="00CD5AD3" w:rsidRPr="00983227">
        <w:rPr>
          <w:rFonts w:hint="eastAsia"/>
        </w:rPr>
        <w:t>的集合</w:t>
      </w:r>
      <w:r w:rsidR="00CD5AD3" w:rsidRPr="003E0CDE">
        <w:t>，用于优化任意程序语言</w:t>
      </w:r>
      <w:r w:rsidR="00CD5AD3">
        <w:rPr>
          <w:rFonts w:hint="eastAsia"/>
        </w:rPr>
        <w:t>源码</w:t>
      </w:r>
      <w:r w:rsidR="00CD5AD3" w:rsidRPr="003E0CDE">
        <w:t>的编译时间、链接时间、运行时间以及空闲时间。</w:t>
      </w:r>
      <w:r w:rsidR="00CD5AD3">
        <w:rPr>
          <w:rFonts w:hint="eastAsia"/>
        </w:rPr>
        <w:t>它的命名</w:t>
      </w:r>
      <w:r w:rsidR="00CD5AD3" w:rsidRPr="003E0CDE">
        <w:t>源自于底层虚拟机</w:t>
      </w:r>
      <w:del w:id="144" w:author="User" w:date="2020-04-13T11:29:00Z">
        <w:r w:rsidR="00CD5AD3" w:rsidDel="00E56030">
          <w:rPr>
            <w:rFonts w:hint="eastAsia"/>
          </w:rPr>
          <w:lastRenderedPageBreak/>
          <w:delText>(</w:delText>
        </w:r>
        <w:r w:rsidR="00CD5AD3" w:rsidRPr="003E0CDE" w:rsidDel="00E56030">
          <w:delText>Low Level Virtual Machine</w:delText>
        </w:r>
        <w:r w:rsidR="00CD5AD3" w:rsidDel="00E56030">
          <w:rPr>
            <w:rFonts w:hint="eastAsia"/>
          </w:rPr>
          <w:delText>)</w:delText>
        </w:r>
      </w:del>
      <w:r w:rsidR="00CD5AD3" w:rsidRPr="003E0CDE">
        <w:t>的缩写</w:t>
      </w:r>
      <w:r w:rsidR="00CD5AD3" w:rsidRPr="003E0CDE">
        <w:t>,</w:t>
      </w:r>
      <w:r w:rsidR="00CD5AD3" w:rsidRPr="00E958F6">
        <w:rPr>
          <w:rFonts w:hint="eastAsia"/>
        </w:rPr>
        <w:t>但由于这个项目的范围</w:t>
      </w:r>
      <w:r w:rsidR="00CD5AD3">
        <w:rPr>
          <w:rFonts w:hint="eastAsia"/>
        </w:rPr>
        <w:t>早已</w:t>
      </w:r>
      <w:r w:rsidR="00CD5AD3" w:rsidRPr="00E958F6">
        <w:rPr>
          <w:rFonts w:hint="eastAsia"/>
        </w:rPr>
        <w:t>并不局限于创建一个虚拟机，这个缩写导致了广泛的疑惑。</w:t>
      </w:r>
      <w:r w:rsidR="00CD5AD3" w:rsidRPr="00E958F6">
        <w:rPr>
          <w:rFonts w:hint="eastAsia"/>
        </w:rPr>
        <w:t>LLVM</w:t>
      </w:r>
      <w:r w:rsidR="00CD5AD3" w:rsidRPr="00E958F6">
        <w:rPr>
          <w:rFonts w:hint="eastAsia"/>
        </w:rPr>
        <w:t>开始成长之后，</w:t>
      </w:r>
      <w:r w:rsidR="00E56030" w:rsidRPr="00E56030">
        <w:rPr>
          <w:rFonts w:hint="eastAsia"/>
        </w:rPr>
        <w:t>成为众多编译工具及底端工具技术的统称，使得这个名字变得更不贴切，开发者们因而决定放弃这个缩写的意涵，仅将其作为一个适用于</w:t>
      </w:r>
      <w:r w:rsidR="00E56030" w:rsidRPr="00E56030">
        <w:rPr>
          <w:rFonts w:hint="eastAsia"/>
        </w:rPr>
        <w:t>LLVM</w:t>
      </w:r>
      <w:r w:rsidR="00E56030" w:rsidRPr="00E56030">
        <w:rPr>
          <w:rFonts w:hint="eastAsia"/>
        </w:rPr>
        <w:t>下的所有项目的名称</w:t>
      </w:r>
      <w:r w:rsidR="00E56030" w:rsidRPr="00E56030">
        <w:rPr>
          <w:vertAlign w:val="superscript"/>
          <w:rPrChange w:id="145" w:author="User" w:date="2020-04-13T11:33:00Z">
            <w:rPr/>
          </w:rPrChange>
        </w:rPr>
        <w:t>[59]</w:t>
      </w:r>
      <w:r w:rsidR="00E56030" w:rsidRPr="00E56030">
        <w:rPr>
          <w:rFonts w:hint="eastAsia"/>
        </w:rPr>
        <w:t>。</w:t>
      </w:r>
    </w:p>
    <w:p w14:paraId="6F7E5AEC" w14:textId="1FDEEBE2" w:rsidR="006A439A" w:rsidRDefault="00180FD8" w:rsidP="00AB43D1">
      <w:pPr>
        <w:pStyle w:val="WSl-8"/>
      </w:pPr>
      <w:bookmarkStart w:id="146" w:name="_Toc37080847"/>
      <w:r>
        <w:rPr>
          <w:rFonts w:hint="eastAsia"/>
        </w:rPr>
        <w:t>表</w:t>
      </w:r>
      <w:r>
        <w:rPr>
          <w:rFonts w:hint="eastAsia"/>
        </w:rPr>
        <w:t>2.1</w:t>
      </w:r>
      <w:r>
        <w:t xml:space="preserve"> </w:t>
      </w:r>
      <w:r w:rsidR="006A439A">
        <w:rPr>
          <w:rFonts w:hint="eastAsia"/>
        </w:rPr>
        <w:t>现有并行性分析工具</w:t>
      </w:r>
      <w:bookmarkEnd w:id="146"/>
      <w:ins w:id="147" w:author="User" w:date="2020-04-06T22:08:00Z">
        <w:r w:rsidR="007D617B">
          <w:rPr>
            <w:rFonts w:hint="eastAsia"/>
          </w:rPr>
          <w:t>（表中的字也要小一号）</w:t>
        </w:r>
      </w:ins>
    </w:p>
    <w:tbl>
      <w:tblPr>
        <w:tblStyle w:val="aa"/>
        <w:tblW w:w="8789" w:type="dxa"/>
        <w:jc w:val="center"/>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1701"/>
        <w:gridCol w:w="3544"/>
        <w:gridCol w:w="3544"/>
      </w:tblGrid>
      <w:tr w:rsidR="004614F2" w:rsidRPr="00980142" w14:paraId="56985273" w14:textId="77777777" w:rsidTr="00387BDC">
        <w:trPr>
          <w:cantSplit/>
          <w:jc w:val="center"/>
        </w:trPr>
        <w:tc>
          <w:tcPr>
            <w:tcW w:w="1701" w:type="dxa"/>
            <w:vAlign w:val="center"/>
          </w:tcPr>
          <w:p w14:paraId="680B3BA4" w14:textId="77777777" w:rsidR="004614F2" w:rsidRPr="00980142" w:rsidRDefault="004614F2" w:rsidP="00980142">
            <w:pPr>
              <w:jc w:val="center"/>
              <w:rPr>
                <w:rFonts w:ascii="宋体" w:hAnsi="宋体"/>
                <w:sz w:val="24"/>
              </w:rPr>
            </w:pPr>
            <w:r w:rsidRPr="00980142">
              <w:rPr>
                <w:rFonts w:ascii="宋体" w:hAnsi="宋体" w:hint="eastAsia"/>
                <w:sz w:val="24"/>
              </w:rPr>
              <w:t>类别</w:t>
            </w:r>
          </w:p>
        </w:tc>
        <w:tc>
          <w:tcPr>
            <w:tcW w:w="3544" w:type="dxa"/>
            <w:tcBorders>
              <w:bottom w:val="single" w:sz="8" w:space="0" w:color="auto"/>
            </w:tcBorders>
            <w:vAlign w:val="center"/>
          </w:tcPr>
          <w:p w14:paraId="11FC0269" w14:textId="77777777" w:rsidR="004614F2" w:rsidRPr="00980142" w:rsidRDefault="004614F2" w:rsidP="00980142">
            <w:pPr>
              <w:jc w:val="center"/>
              <w:rPr>
                <w:rFonts w:ascii="宋体" w:hAnsi="宋体"/>
                <w:sz w:val="24"/>
              </w:rPr>
            </w:pPr>
            <w:r w:rsidRPr="00980142">
              <w:rPr>
                <w:rFonts w:ascii="宋体" w:hAnsi="宋体" w:hint="eastAsia"/>
                <w:sz w:val="24"/>
              </w:rPr>
              <w:t>名称</w:t>
            </w:r>
          </w:p>
        </w:tc>
        <w:tc>
          <w:tcPr>
            <w:tcW w:w="3544" w:type="dxa"/>
            <w:vAlign w:val="center"/>
          </w:tcPr>
          <w:p w14:paraId="0BF524FA" w14:textId="77777777" w:rsidR="004614F2" w:rsidRPr="00980142" w:rsidRDefault="004614F2" w:rsidP="00980142">
            <w:pPr>
              <w:jc w:val="center"/>
              <w:rPr>
                <w:rFonts w:ascii="宋体" w:hAnsi="宋体"/>
                <w:sz w:val="24"/>
              </w:rPr>
            </w:pPr>
            <w:r w:rsidRPr="00980142">
              <w:rPr>
                <w:rFonts w:ascii="宋体" w:hAnsi="宋体" w:hint="eastAsia"/>
                <w:sz w:val="24"/>
              </w:rPr>
              <w:t>定义</w:t>
            </w:r>
          </w:p>
        </w:tc>
      </w:tr>
      <w:tr w:rsidR="004614F2" w:rsidRPr="00980142" w14:paraId="1A320D02" w14:textId="77777777" w:rsidTr="00387BDC">
        <w:trPr>
          <w:cantSplit/>
          <w:trHeight w:val="454"/>
          <w:jc w:val="center"/>
        </w:trPr>
        <w:tc>
          <w:tcPr>
            <w:tcW w:w="1701" w:type="dxa"/>
            <w:vMerge w:val="restart"/>
            <w:vAlign w:val="center"/>
          </w:tcPr>
          <w:p w14:paraId="2C9FF87E" w14:textId="77777777" w:rsidR="004614F2" w:rsidRPr="007D241B" w:rsidRDefault="004614F2" w:rsidP="00980142">
            <w:pPr>
              <w:jc w:val="center"/>
              <w:rPr>
                <w:rFonts w:ascii="宋体" w:hAnsi="宋体"/>
                <w:sz w:val="24"/>
              </w:rPr>
            </w:pPr>
            <w:r w:rsidRPr="007D241B">
              <w:rPr>
                <w:rFonts w:ascii="宋体" w:hAnsi="宋体" w:hint="eastAsia"/>
                <w:sz w:val="24"/>
              </w:rPr>
              <w:t>数据依赖分析器</w:t>
            </w:r>
          </w:p>
        </w:tc>
        <w:tc>
          <w:tcPr>
            <w:tcW w:w="3544" w:type="dxa"/>
            <w:tcBorders>
              <w:bottom w:val="nil"/>
            </w:tcBorders>
            <w:vAlign w:val="center"/>
          </w:tcPr>
          <w:p w14:paraId="100CD723" w14:textId="79B45EC5"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 xml:space="preserve">Aristotle Analysis </w:t>
            </w:r>
            <w:proofErr w:type="spellStart"/>
            <w:r w:rsidRPr="00980142">
              <w:rPr>
                <w:rFonts w:ascii="FrontPage" w:eastAsiaTheme="minorEastAsia" w:hAnsi="FrontPage" w:cs="FrontPage"/>
                <w:kern w:val="0"/>
                <w:sz w:val="23"/>
                <w:szCs w:val="23"/>
              </w:rPr>
              <w:t>ystem</w:t>
            </w:r>
            <w:proofErr w:type="spellEnd"/>
            <w:r w:rsidRPr="007E5BE3">
              <w:rPr>
                <w:rFonts w:ascii="FrontPage" w:eastAsiaTheme="minorEastAsia" w:hAnsi="FrontPage" w:cs="FrontPage"/>
                <w:kern w:val="0"/>
                <w:sz w:val="23"/>
                <w:szCs w:val="23"/>
                <w:vertAlign w:val="superscript"/>
              </w:rPr>
              <w:t>[43]</w:t>
            </w:r>
          </w:p>
        </w:tc>
        <w:tc>
          <w:tcPr>
            <w:tcW w:w="3544" w:type="dxa"/>
            <w:vMerge w:val="restart"/>
            <w:vAlign w:val="center"/>
          </w:tcPr>
          <w:p w14:paraId="57A619A1" w14:textId="77777777" w:rsidR="004614F2" w:rsidRPr="00980142" w:rsidRDefault="004614F2" w:rsidP="007D241B">
            <w:pPr>
              <w:jc w:val="left"/>
              <w:rPr>
                <w:rFonts w:ascii="宋体" w:hAnsi="宋体"/>
                <w:sz w:val="24"/>
              </w:rPr>
            </w:pPr>
            <w:r w:rsidRPr="00980142">
              <w:rPr>
                <w:rFonts w:ascii="宋体" w:hAnsi="宋体" w:hint="eastAsia"/>
                <w:sz w:val="24"/>
              </w:rPr>
              <w:t>负责分析并揭示程序中的数据依赖关系，但不提供并行化指导，由用户通过依赖关系分析结果确定程序的并行性。</w:t>
            </w:r>
          </w:p>
        </w:tc>
      </w:tr>
      <w:tr w:rsidR="004614F2" w:rsidRPr="00980142" w14:paraId="4E6389D6" w14:textId="77777777" w:rsidTr="00387BDC">
        <w:trPr>
          <w:cantSplit/>
          <w:trHeight w:val="520"/>
          <w:jc w:val="center"/>
        </w:trPr>
        <w:tc>
          <w:tcPr>
            <w:tcW w:w="1701" w:type="dxa"/>
            <w:vMerge/>
            <w:vAlign w:val="center"/>
          </w:tcPr>
          <w:p w14:paraId="0D29BF33" w14:textId="77777777" w:rsidR="004614F2" w:rsidRPr="00980142" w:rsidRDefault="004614F2" w:rsidP="00980142">
            <w:pPr>
              <w:jc w:val="center"/>
              <w:rPr>
                <w:rFonts w:ascii="宋体" w:hAnsi="宋体"/>
                <w:sz w:val="24"/>
              </w:rPr>
            </w:pPr>
          </w:p>
        </w:tc>
        <w:tc>
          <w:tcPr>
            <w:tcW w:w="3544" w:type="dxa"/>
            <w:tcBorders>
              <w:top w:val="nil"/>
              <w:bottom w:val="nil"/>
            </w:tcBorders>
            <w:vAlign w:val="center"/>
          </w:tcPr>
          <w:p w14:paraId="1598C738"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Frama-C</w:t>
            </w:r>
            <w:r w:rsidRPr="007E5BE3">
              <w:rPr>
                <w:rFonts w:ascii="FrontPage" w:eastAsiaTheme="minorEastAsia" w:hAnsi="FrontPage" w:cs="FrontPage"/>
                <w:kern w:val="0"/>
                <w:sz w:val="23"/>
                <w:szCs w:val="23"/>
                <w:vertAlign w:val="superscript"/>
              </w:rPr>
              <w:t>[44]</w:t>
            </w:r>
          </w:p>
        </w:tc>
        <w:tc>
          <w:tcPr>
            <w:tcW w:w="3544" w:type="dxa"/>
            <w:vMerge/>
            <w:vAlign w:val="center"/>
          </w:tcPr>
          <w:p w14:paraId="211F71F5" w14:textId="77777777" w:rsidR="004614F2" w:rsidRPr="00980142" w:rsidRDefault="004614F2" w:rsidP="007D241B">
            <w:pPr>
              <w:jc w:val="left"/>
              <w:rPr>
                <w:rFonts w:ascii="宋体" w:hAnsi="宋体"/>
                <w:sz w:val="24"/>
              </w:rPr>
            </w:pPr>
          </w:p>
        </w:tc>
      </w:tr>
      <w:tr w:rsidR="004614F2" w:rsidRPr="00980142" w14:paraId="31697485" w14:textId="77777777" w:rsidTr="00387BDC">
        <w:trPr>
          <w:cantSplit/>
          <w:trHeight w:val="454"/>
          <w:jc w:val="center"/>
        </w:trPr>
        <w:tc>
          <w:tcPr>
            <w:tcW w:w="1701" w:type="dxa"/>
            <w:vMerge/>
            <w:vAlign w:val="center"/>
          </w:tcPr>
          <w:p w14:paraId="5BABBBAB" w14:textId="77777777" w:rsidR="004614F2" w:rsidRPr="00980142" w:rsidRDefault="004614F2" w:rsidP="00980142">
            <w:pPr>
              <w:jc w:val="center"/>
              <w:rPr>
                <w:rFonts w:ascii="宋体" w:hAnsi="宋体"/>
                <w:sz w:val="24"/>
              </w:rPr>
            </w:pPr>
          </w:p>
        </w:tc>
        <w:tc>
          <w:tcPr>
            <w:tcW w:w="3544" w:type="dxa"/>
            <w:tcBorders>
              <w:top w:val="nil"/>
              <w:bottom w:val="single" w:sz="8" w:space="0" w:color="auto"/>
            </w:tcBorders>
            <w:vAlign w:val="center"/>
          </w:tcPr>
          <w:p w14:paraId="1311326B" w14:textId="77777777" w:rsidR="00387BDC"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DMS®</w:t>
            </w:r>
            <w:r w:rsidR="00980142">
              <w:rPr>
                <w:rFonts w:ascii="FrontPage" w:eastAsiaTheme="minorEastAsia" w:hAnsi="FrontPage" w:cs="FrontPage"/>
                <w:kern w:val="0"/>
                <w:sz w:val="23"/>
                <w:szCs w:val="23"/>
              </w:rPr>
              <w:t xml:space="preserve"> </w:t>
            </w:r>
            <w:r w:rsidRPr="00980142">
              <w:rPr>
                <w:rFonts w:ascii="FrontPage" w:eastAsiaTheme="minorEastAsia" w:hAnsi="FrontPage" w:cs="FrontPage"/>
                <w:kern w:val="0"/>
                <w:sz w:val="23"/>
                <w:szCs w:val="23"/>
              </w:rPr>
              <w:t>Software</w:t>
            </w:r>
            <w:r w:rsidR="00980142" w:rsidRPr="00980142">
              <w:rPr>
                <w:rFonts w:ascii="FrontPage" w:eastAsiaTheme="minorEastAsia" w:hAnsi="FrontPage" w:cs="FrontPage"/>
                <w:kern w:val="0"/>
                <w:sz w:val="23"/>
                <w:szCs w:val="23"/>
              </w:rPr>
              <w:t xml:space="preserve"> </w:t>
            </w:r>
            <w:r w:rsidRPr="00980142">
              <w:rPr>
                <w:rFonts w:ascii="FrontPage" w:eastAsiaTheme="minorEastAsia" w:hAnsi="FrontPage" w:cs="FrontPage"/>
                <w:kern w:val="0"/>
                <w:sz w:val="23"/>
                <w:szCs w:val="23"/>
              </w:rPr>
              <w:t xml:space="preserve">Reengineering </w:t>
            </w:r>
          </w:p>
          <w:p w14:paraId="664B82A9" w14:textId="36526C4A"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Toolkit™</w:t>
            </w:r>
          </w:p>
        </w:tc>
        <w:tc>
          <w:tcPr>
            <w:tcW w:w="3544" w:type="dxa"/>
            <w:vMerge/>
            <w:vAlign w:val="center"/>
          </w:tcPr>
          <w:p w14:paraId="79E06AAD" w14:textId="77777777" w:rsidR="004614F2" w:rsidRPr="00980142" w:rsidRDefault="004614F2" w:rsidP="007D241B">
            <w:pPr>
              <w:jc w:val="left"/>
              <w:rPr>
                <w:rFonts w:ascii="宋体" w:hAnsi="宋体"/>
                <w:sz w:val="24"/>
              </w:rPr>
            </w:pPr>
          </w:p>
        </w:tc>
      </w:tr>
      <w:tr w:rsidR="004614F2" w:rsidRPr="00980142" w14:paraId="67139D3F" w14:textId="77777777" w:rsidTr="00387BDC">
        <w:trPr>
          <w:cantSplit/>
          <w:trHeight w:val="454"/>
          <w:jc w:val="center"/>
        </w:trPr>
        <w:tc>
          <w:tcPr>
            <w:tcW w:w="1701" w:type="dxa"/>
            <w:vMerge w:val="restart"/>
            <w:vAlign w:val="center"/>
          </w:tcPr>
          <w:p w14:paraId="35A7EDF4" w14:textId="77777777" w:rsidR="004614F2" w:rsidRPr="00980142" w:rsidRDefault="004614F2" w:rsidP="00980142">
            <w:pPr>
              <w:jc w:val="center"/>
              <w:rPr>
                <w:rFonts w:ascii="宋体" w:hAnsi="宋体"/>
                <w:sz w:val="24"/>
              </w:rPr>
            </w:pPr>
            <w:r w:rsidRPr="00980142">
              <w:rPr>
                <w:rFonts w:ascii="宋体" w:hAnsi="宋体" w:hint="eastAsia"/>
                <w:sz w:val="24"/>
              </w:rPr>
              <w:t>半自动并行化工具</w:t>
            </w:r>
          </w:p>
        </w:tc>
        <w:tc>
          <w:tcPr>
            <w:tcW w:w="3544" w:type="dxa"/>
            <w:tcBorders>
              <w:bottom w:val="nil"/>
            </w:tcBorders>
            <w:vAlign w:val="center"/>
          </w:tcPr>
          <w:p w14:paraId="0660891A"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Kremlin</w:t>
            </w:r>
            <w:r w:rsidRPr="007E5BE3">
              <w:rPr>
                <w:rFonts w:ascii="FrontPage" w:eastAsiaTheme="minorEastAsia" w:hAnsi="FrontPage" w:cs="FrontPage"/>
                <w:kern w:val="0"/>
                <w:sz w:val="23"/>
                <w:szCs w:val="23"/>
                <w:vertAlign w:val="superscript"/>
              </w:rPr>
              <w:t>[45]</w:t>
            </w:r>
          </w:p>
        </w:tc>
        <w:tc>
          <w:tcPr>
            <w:tcW w:w="3544" w:type="dxa"/>
            <w:vMerge w:val="restart"/>
            <w:vAlign w:val="center"/>
          </w:tcPr>
          <w:p w14:paraId="40786DA8" w14:textId="794EDA43" w:rsidR="004614F2" w:rsidRPr="00980142" w:rsidRDefault="004614F2" w:rsidP="007D241B">
            <w:pPr>
              <w:jc w:val="left"/>
              <w:rPr>
                <w:rFonts w:ascii="宋体" w:hAnsi="宋体"/>
                <w:sz w:val="24"/>
              </w:rPr>
            </w:pPr>
            <w:r w:rsidRPr="00980142">
              <w:rPr>
                <w:rFonts w:ascii="宋体" w:hAnsi="宋体" w:hint="eastAsia"/>
                <w:sz w:val="24"/>
              </w:rPr>
              <w:t>尝试在串行程序中发现潜在并行性的位置，但不显示数据依赖关系，也不对源程序进行修改，仅在程序的可并行部分对用户进行提示。</w:t>
            </w:r>
          </w:p>
        </w:tc>
      </w:tr>
      <w:tr w:rsidR="004614F2" w:rsidRPr="00980142" w14:paraId="1814DA96" w14:textId="77777777" w:rsidTr="00387BDC">
        <w:trPr>
          <w:cantSplit/>
          <w:trHeight w:val="454"/>
          <w:jc w:val="center"/>
        </w:trPr>
        <w:tc>
          <w:tcPr>
            <w:tcW w:w="1701" w:type="dxa"/>
            <w:vMerge/>
            <w:vAlign w:val="center"/>
          </w:tcPr>
          <w:p w14:paraId="76846435" w14:textId="77777777" w:rsidR="004614F2" w:rsidRPr="00980142" w:rsidRDefault="004614F2" w:rsidP="00980142">
            <w:pPr>
              <w:jc w:val="center"/>
              <w:rPr>
                <w:rFonts w:ascii="宋体" w:hAnsi="宋体"/>
                <w:sz w:val="24"/>
              </w:rPr>
            </w:pPr>
          </w:p>
        </w:tc>
        <w:tc>
          <w:tcPr>
            <w:tcW w:w="3544" w:type="dxa"/>
            <w:tcBorders>
              <w:top w:val="nil"/>
              <w:bottom w:val="nil"/>
            </w:tcBorders>
            <w:vAlign w:val="center"/>
          </w:tcPr>
          <w:p w14:paraId="50053BCA"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Alchemist</w:t>
            </w:r>
            <w:r w:rsidRPr="007E5BE3">
              <w:rPr>
                <w:rFonts w:ascii="FrontPage" w:eastAsiaTheme="minorEastAsia" w:hAnsi="FrontPage" w:cs="FrontPage"/>
                <w:kern w:val="0"/>
                <w:sz w:val="23"/>
                <w:szCs w:val="23"/>
                <w:vertAlign w:val="superscript"/>
              </w:rPr>
              <w:t>[46]</w:t>
            </w:r>
          </w:p>
        </w:tc>
        <w:tc>
          <w:tcPr>
            <w:tcW w:w="3544" w:type="dxa"/>
            <w:vMerge/>
            <w:vAlign w:val="center"/>
          </w:tcPr>
          <w:p w14:paraId="73D39C01" w14:textId="77777777" w:rsidR="004614F2" w:rsidRPr="00980142" w:rsidRDefault="004614F2" w:rsidP="007D241B">
            <w:pPr>
              <w:jc w:val="left"/>
              <w:rPr>
                <w:rFonts w:ascii="宋体" w:hAnsi="宋体"/>
                <w:sz w:val="24"/>
              </w:rPr>
            </w:pPr>
          </w:p>
        </w:tc>
      </w:tr>
      <w:tr w:rsidR="004614F2" w:rsidRPr="00980142" w14:paraId="2884F2B5" w14:textId="77777777" w:rsidTr="00387BDC">
        <w:trPr>
          <w:cantSplit/>
          <w:trHeight w:val="454"/>
          <w:jc w:val="center"/>
        </w:trPr>
        <w:tc>
          <w:tcPr>
            <w:tcW w:w="1701" w:type="dxa"/>
            <w:vMerge/>
            <w:vAlign w:val="center"/>
          </w:tcPr>
          <w:p w14:paraId="731268A8" w14:textId="77777777" w:rsidR="004614F2" w:rsidRPr="00980142" w:rsidRDefault="004614F2" w:rsidP="00980142">
            <w:pPr>
              <w:jc w:val="center"/>
              <w:rPr>
                <w:rFonts w:ascii="宋体" w:hAnsi="宋体"/>
                <w:sz w:val="24"/>
              </w:rPr>
            </w:pPr>
          </w:p>
        </w:tc>
        <w:tc>
          <w:tcPr>
            <w:tcW w:w="3544" w:type="dxa"/>
            <w:tcBorders>
              <w:top w:val="nil"/>
              <w:bottom w:val="nil"/>
            </w:tcBorders>
            <w:vAlign w:val="center"/>
          </w:tcPr>
          <w:p w14:paraId="2445EFC4" w14:textId="77777777" w:rsidR="004614F2" w:rsidRPr="00980142" w:rsidRDefault="004614F2" w:rsidP="00980142">
            <w:pPr>
              <w:rPr>
                <w:rFonts w:ascii="FrontPage" w:eastAsiaTheme="minorEastAsia" w:hAnsi="FrontPage" w:cs="FrontPage"/>
                <w:kern w:val="0"/>
                <w:sz w:val="23"/>
                <w:szCs w:val="23"/>
              </w:rPr>
            </w:pPr>
            <w:proofErr w:type="spellStart"/>
            <w:r w:rsidRPr="00980142">
              <w:rPr>
                <w:rFonts w:ascii="FrontPage" w:eastAsiaTheme="minorEastAsia" w:hAnsi="FrontPage" w:cs="FrontPage"/>
                <w:kern w:val="0"/>
                <w:sz w:val="23"/>
                <w:szCs w:val="23"/>
              </w:rPr>
              <w:t>Parwiz</w:t>
            </w:r>
            <w:proofErr w:type="spellEnd"/>
            <w:r w:rsidRPr="007E5BE3">
              <w:rPr>
                <w:rFonts w:ascii="FrontPage" w:eastAsiaTheme="minorEastAsia" w:hAnsi="FrontPage" w:cs="FrontPage"/>
                <w:kern w:val="0"/>
                <w:sz w:val="23"/>
                <w:szCs w:val="23"/>
                <w:vertAlign w:val="superscript"/>
              </w:rPr>
              <w:t>[47]</w:t>
            </w:r>
          </w:p>
        </w:tc>
        <w:tc>
          <w:tcPr>
            <w:tcW w:w="3544" w:type="dxa"/>
            <w:vMerge/>
            <w:vAlign w:val="center"/>
          </w:tcPr>
          <w:p w14:paraId="2A0BFA10" w14:textId="77777777" w:rsidR="004614F2" w:rsidRPr="00980142" w:rsidRDefault="004614F2" w:rsidP="007D241B">
            <w:pPr>
              <w:jc w:val="left"/>
              <w:rPr>
                <w:rFonts w:ascii="宋体" w:hAnsi="宋体"/>
                <w:sz w:val="24"/>
              </w:rPr>
            </w:pPr>
          </w:p>
        </w:tc>
      </w:tr>
      <w:tr w:rsidR="004614F2" w:rsidRPr="00980142" w14:paraId="3DF675B8" w14:textId="77777777" w:rsidTr="00387BDC">
        <w:trPr>
          <w:cantSplit/>
          <w:trHeight w:val="454"/>
          <w:jc w:val="center"/>
        </w:trPr>
        <w:tc>
          <w:tcPr>
            <w:tcW w:w="1701" w:type="dxa"/>
            <w:vMerge/>
            <w:vAlign w:val="center"/>
          </w:tcPr>
          <w:p w14:paraId="0F5FDAC1" w14:textId="77777777" w:rsidR="004614F2" w:rsidRPr="00980142" w:rsidRDefault="004614F2" w:rsidP="00980142">
            <w:pPr>
              <w:jc w:val="center"/>
              <w:rPr>
                <w:rFonts w:ascii="宋体" w:hAnsi="宋体"/>
                <w:sz w:val="24"/>
              </w:rPr>
            </w:pPr>
          </w:p>
        </w:tc>
        <w:tc>
          <w:tcPr>
            <w:tcW w:w="3544" w:type="dxa"/>
            <w:tcBorders>
              <w:top w:val="nil"/>
              <w:bottom w:val="nil"/>
            </w:tcBorders>
            <w:vAlign w:val="center"/>
          </w:tcPr>
          <w:p w14:paraId="6B57DF26" w14:textId="77777777" w:rsidR="004614F2" w:rsidRPr="00980142" w:rsidRDefault="004614F2" w:rsidP="00980142">
            <w:pPr>
              <w:rPr>
                <w:rFonts w:ascii="FrontPage" w:eastAsiaTheme="minorEastAsia" w:hAnsi="FrontPage" w:cs="FrontPage"/>
                <w:kern w:val="0"/>
                <w:sz w:val="23"/>
                <w:szCs w:val="23"/>
              </w:rPr>
            </w:pPr>
            <w:proofErr w:type="spellStart"/>
            <w:r w:rsidRPr="00980142">
              <w:rPr>
                <w:rFonts w:ascii="FrontPage" w:eastAsiaTheme="minorEastAsia" w:hAnsi="FrontPage" w:cs="FrontPage"/>
                <w:kern w:val="0"/>
                <w:sz w:val="23"/>
                <w:szCs w:val="23"/>
              </w:rPr>
              <w:t>Tareador</w:t>
            </w:r>
            <w:proofErr w:type="spellEnd"/>
            <w:r w:rsidRPr="007E5BE3">
              <w:rPr>
                <w:rFonts w:ascii="FrontPage" w:eastAsiaTheme="minorEastAsia" w:hAnsi="FrontPage" w:cs="FrontPage"/>
                <w:kern w:val="0"/>
                <w:sz w:val="23"/>
                <w:szCs w:val="23"/>
                <w:vertAlign w:val="superscript"/>
              </w:rPr>
              <w:t>[48]</w:t>
            </w:r>
          </w:p>
        </w:tc>
        <w:tc>
          <w:tcPr>
            <w:tcW w:w="3544" w:type="dxa"/>
            <w:vMerge/>
            <w:vAlign w:val="center"/>
          </w:tcPr>
          <w:p w14:paraId="2518A81F" w14:textId="77777777" w:rsidR="004614F2" w:rsidRPr="00980142" w:rsidRDefault="004614F2" w:rsidP="007D241B">
            <w:pPr>
              <w:jc w:val="left"/>
              <w:rPr>
                <w:rFonts w:ascii="宋体" w:hAnsi="宋体"/>
                <w:sz w:val="24"/>
              </w:rPr>
            </w:pPr>
          </w:p>
        </w:tc>
      </w:tr>
      <w:tr w:rsidR="004614F2" w:rsidRPr="00980142" w14:paraId="4570E351" w14:textId="77777777" w:rsidTr="00387BDC">
        <w:trPr>
          <w:cantSplit/>
          <w:trHeight w:val="454"/>
          <w:jc w:val="center"/>
        </w:trPr>
        <w:tc>
          <w:tcPr>
            <w:tcW w:w="1701" w:type="dxa"/>
            <w:vMerge/>
            <w:vAlign w:val="center"/>
          </w:tcPr>
          <w:p w14:paraId="330EE01F" w14:textId="77777777" w:rsidR="004614F2" w:rsidRPr="00980142" w:rsidRDefault="004614F2" w:rsidP="00980142">
            <w:pPr>
              <w:jc w:val="center"/>
              <w:rPr>
                <w:rFonts w:ascii="宋体" w:hAnsi="宋体"/>
                <w:sz w:val="24"/>
              </w:rPr>
            </w:pPr>
          </w:p>
        </w:tc>
        <w:tc>
          <w:tcPr>
            <w:tcW w:w="3544" w:type="dxa"/>
            <w:tcBorders>
              <w:top w:val="nil"/>
              <w:bottom w:val="nil"/>
            </w:tcBorders>
            <w:vAlign w:val="center"/>
          </w:tcPr>
          <w:p w14:paraId="5CB8DBA7"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Intel® Advisor XE</w:t>
            </w:r>
            <w:r w:rsidRPr="007E5BE3">
              <w:rPr>
                <w:rFonts w:ascii="FrontPage" w:eastAsiaTheme="minorEastAsia" w:hAnsi="FrontPage" w:cs="FrontPage"/>
                <w:kern w:val="0"/>
                <w:sz w:val="23"/>
                <w:szCs w:val="23"/>
                <w:vertAlign w:val="superscript"/>
              </w:rPr>
              <w:t>[49]</w:t>
            </w:r>
          </w:p>
        </w:tc>
        <w:tc>
          <w:tcPr>
            <w:tcW w:w="3544" w:type="dxa"/>
            <w:vMerge/>
            <w:vAlign w:val="center"/>
          </w:tcPr>
          <w:p w14:paraId="3ACF8011" w14:textId="77777777" w:rsidR="004614F2" w:rsidRPr="00980142" w:rsidRDefault="004614F2" w:rsidP="007D241B">
            <w:pPr>
              <w:jc w:val="left"/>
              <w:rPr>
                <w:rFonts w:ascii="宋体" w:hAnsi="宋体"/>
                <w:sz w:val="24"/>
              </w:rPr>
            </w:pPr>
          </w:p>
        </w:tc>
      </w:tr>
      <w:tr w:rsidR="004614F2" w:rsidRPr="00980142" w14:paraId="71ED6AAD" w14:textId="77777777" w:rsidTr="00387BDC">
        <w:trPr>
          <w:cantSplit/>
          <w:trHeight w:val="454"/>
          <w:jc w:val="center"/>
        </w:trPr>
        <w:tc>
          <w:tcPr>
            <w:tcW w:w="1701" w:type="dxa"/>
            <w:vMerge/>
            <w:vAlign w:val="center"/>
          </w:tcPr>
          <w:p w14:paraId="16CD7DC9" w14:textId="77777777" w:rsidR="004614F2" w:rsidRPr="00980142" w:rsidRDefault="004614F2" w:rsidP="00980142">
            <w:pPr>
              <w:jc w:val="center"/>
              <w:rPr>
                <w:rFonts w:ascii="宋体" w:hAnsi="宋体"/>
                <w:sz w:val="24"/>
              </w:rPr>
            </w:pPr>
          </w:p>
        </w:tc>
        <w:tc>
          <w:tcPr>
            <w:tcW w:w="3544" w:type="dxa"/>
            <w:tcBorders>
              <w:top w:val="nil"/>
              <w:bottom w:val="nil"/>
            </w:tcBorders>
            <w:vAlign w:val="center"/>
          </w:tcPr>
          <w:p w14:paraId="645F35F3"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SLX Tool Suite</w:t>
            </w:r>
            <w:r w:rsidRPr="007E5BE3">
              <w:rPr>
                <w:rFonts w:ascii="FrontPage" w:eastAsiaTheme="minorEastAsia" w:hAnsi="FrontPage" w:cs="FrontPage"/>
                <w:kern w:val="0"/>
                <w:sz w:val="23"/>
                <w:szCs w:val="23"/>
                <w:vertAlign w:val="superscript"/>
              </w:rPr>
              <w:t>[50]</w:t>
            </w:r>
          </w:p>
        </w:tc>
        <w:tc>
          <w:tcPr>
            <w:tcW w:w="3544" w:type="dxa"/>
            <w:vMerge/>
            <w:vAlign w:val="center"/>
          </w:tcPr>
          <w:p w14:paraId="33A59261" w14:textId="77777777" w:rsidR="004614F2" w:rsidRPr="00980142" w:rsidRDefault="004614F2" w:rsidP="007D241B">
            <w:pPr>
              <w:jc w:val="left"/>
              <w:rPr>
                <w:rFonts w:ascii="宋体" w:hAnsi="宋体"/>
                <w:sz w:val="24"/>
              </w:rPr>
            </w:pPr>
          </w:p>
        </w:tc>
      </w:tr>
      <w:tr w:rsidR="004614F2" w:rsidRPr="00980142" w14:paraId="3EFF5000" w14:textId="77777777" w:rsidTr="00387BDC">
        <w:trPr>
          <w:cantSplit/>
          <w:trHeight w:val="454"/>
          <w:jc w:val="center"/>
        </w:trPr>
        <w:tc>
          <w:tcPr>
            <w:tcW w:w="1701" w:type="dxa"/>
            <w:vMerge/>
            <w:vAlign w:val="center"/>
          </w:tcPr>
          <w:p w14:paraId="3C226E14" w14:textId="77777777" w:rsidR="004614F2" w:rsidRPr="00980142" w:rsidRDefault="004614F2" w:rsidP="00980142">
            <w:pPr>
              <w:jc w:val="center"/>
              <w:rPr>
                <w:rFonts w:ascii="宋体" w:hAnsi="宋体"/>
                <w:sz w:val="24"/>
              </w:rPr>
            </w:pPr>
          </w:p>
        </w:tc>
        <w:tc>
          <w:tcPr>
            <w:tcW w:w="3544" w:type="dxa"/>
            <w:tcBorders>
              <w:top w:val="nil"/>
              <w:bottom w:val="single" w:sz="8" w:space="0" w:color="auto"/>
            </w:tcBorders>
            <w:vAlign w:val="center"/>
          </w:tcPr>
          <w:p w14:paraId="0FE5B93B"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Prism</w:t>
            </w:r>
            <w:r w:rsidRPr="007E5BE3">
              <w:rPr>
                <w:rFonts w:ascii="FrontPage" w:eastAsiaTheme="minorEastAsia" w:hAnsi="FrontPage" w:cs="FrontPage"/>
                <w:kern w:val="0"/>
                <w:sz w:val="23"/>
                <w:szCs w:val="23"/>
                <w:vertAlign w:val="superscript"/>
              </w:rPr>
              <w:t>[51]</w:t>
            </w:r>
          </w:p>
        </w:tc>
        <w:tc>
          <w:tcPr>
            <w:tcW w:w="3544" w:type="dxa"/>
            <w:vMerge/>
            <w:vAlign w:val="center"/>
          </w:tcPr>
          <w:p w14:paraId="7AFFB63E" w14:textId="77777777" w:rsidR="004614F2" w:rsidRPr="00980142" w:rsidRDefault="004614F2" w:rsidP="007D241B">
            <w:pPr>
              <w:jc w:val="left"/>
              <w:rPr>
                <w:rFonts w:ascii="宋体" w:hAnsi="宋体"/>
                <w:sz w:val="24"/>
              </w:rPr>
            </w:pPr>
          </w:p>
        </w:tc>
      </w:tr>
      <w:tr w:rsidR="004614F2" w:rsidRPr="00980142" w14:paraId="2E32550F" w14:textId="77777777" w:rsidTr="00387BDC">
        <w:trPr>
          <w:cantSplit/>
          <w:trHeight w:val="454"/>
          <w:jc w:val="center"/>
        </w:trPr>
        <w:tc>
          <w:tcPr>
            <w:tcW w:w="1701" w:type="dxa"/>
            <w:vMerge w:val="restart"/>
            <w:vAlign w:val="center"/>
          </w:tcPr>
          <w:p w14:paraId="63ACE3FE" w14:textId="77777777" w:rsidR="004614F2" w:rsidRPr="00980142" w:rsidRDefault="004614F2" w:rsidP="00980142">
            <w:pPr>
              <w:jc w:val="center"/>
              <w:rPr>
                <w:rFonts w:ascii="宋体" w:hAnsi="宋体"/>
                <w:sz w:val="24"/>
              </w:rPr>
            </w:pPr>
            <w:r w:rsidRPr="00980142">
              <w:rPr>
                <w:rFonts w:ascii="宋体" w:hAnsi="宋体" w:hint="eastAsia"/>
                <w:sz w:val="24"/>
              </w:rPr>
              <w:t>自动并行化工具</w:t>
            </w:r>
          </w:p>
        </w:tc>
        <w:tc>
          <w:tcPr>
            <w:tcW w:w="3544" w:type="dxa"/>
            <w:tcBorders>
              <w:bottom w:val="nil"/>
            </w:tcBorders>
            <w:vAlign w:val="center"/>
          </w:tcPr>
          <w:p w14:paraId="7AB378DD"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Intel® C++ Compiler</w:t>
            </w:r>
          </w:p>
        </w:tc>
        <w:tc>
          <w:tcPr>
            <w:tcW w:w="3544" w:type="dxa"/>
            <w:vMerge w:val="restart"/>
            <w:vAlign w:val="center"/>
          </w:tcPr>
          <w:p w14:paraId="52309E36" w14:textId="77777777" w:rsidR="004614F2" w:rsidRPr="00980142" w:rsidRDefault="004614F2" w:rsidP="007D241B">
            <w:pPr>
              <w:jc w:val="left"/>
              <w:rPr>
                <w:rFonts w:ascii="宋体" w:hAnsi="宋体"/>
                <w:sz w:val="24"/>
              </w:rPr>
            </w:pPr>
            <w:r w:rsidRPr="00980142">
              <w:rPr>
                <w:rFonts w:ascii="宋体" w:hAnsi="宋体" w:hint="eastAsia"/>
                <w:sz w:val="24"/>
              </w:rPr>
              <w:t>自动分析并发现串行程序中的并行性，并自动将源串行程序转换为并行程序。</w:t>
            </w:r>
          </w:p>
        </w:tc>
      </w:tr>
      <w:tr w:rsidR="004614F2" w:rsidRPr="00980142" w14:paraId="65A2DC68" w14:textId="77777777" w:rsidTr="00387BDC">
        <w:trPr>
          <w:cantSplit/>
          <w:trHeight w:val="454"/>
          <w:jc w:val="center"/>
        </w:trPr>
        <w:tc>
          <w:tcPr>
            <w:tcW w:w="1701" w:type="dxa"/>
            <w:vMerge/>
            <w:vAlign w:val="center"/>
          </w:tcPr>
          <w:p w14:paraId="5BF5F950" w14:textId="77777777" w:rsidR="004614F2" w:rsidRPr="00980142" w:rsidRDefault="004614F2" w:rsidP="00980142">
            <w:pPr>
              <w:jc w:val="center"/>
              <w:rPr>
                <w:rFonts w:ascii="宋体" w:hAnsi="宋体"/>
                <w:sz w:val="24"/>
              </w:rPr>
            </w:pPr>
          </w:p>
        </w:tc>
        <w:tc>
          <w:tcPr>
            <w:tcW w:w="3544" w:type="dxa"/>
            <w:tcBorders>
              <w:top w:val="nil"/>
              <w:bottom w:val="nil"/>
            </w:tcBorders>
            <w:vAlign w:val="center"/>
          </w:tcPr>
          <w:p w14:paraId="066A5C3D"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Polly</w:t>
            </w:r>
            <w:r w:rsidRPr="007E5BE3">
              <w:rPr>
                <w:rFonts w:ascii="FrontPage" w:eastAsiaTheme="minorEastAsia" w:hAnsi="FrontPage" w:cs="FrontPage"/>
                <w:kern w:val="0"/>
                <w:sz w:val="23"/>
                <w:szCs w:val="23"/>
                <w:vertAlign w:val="superscript"/>
              </w:rPr>
              <w:t>[52]</w:t>
            </w:r>
          </w:p>
        </w:tc>
        <w:tc>
          <w:tcPr>
            <w:tcW w:w="3544" w:type="dxa"/>
            <w:vMerge/>
            <w:vAlign w:val="center"/>
          </w:tcPr>
          <w:p w14:paraId="39615266" w14:textId="77777777" w:rsidR="004614F2" w:rsidRPr="00980142" w:rsidRDefault="004614F2" w:rsidP="00980142">
            <w:pPr>
              <w:jc w:val="center"/>
              <w:rPr>
                <w:rFonts w:ascii="宋体" w:hAnsi="宋体"/>
                <w:sz w:val="24"/>
              </w:rPr>
            </w:pPr>
          </w:p>
        </w:tc>
      </w:tr>
      <w:tr w:rsidR="004614F2" w:rsidRPr="00980142" w14:paraId="7C8EC379" w14:textId="77777777" w:rsidTr="00387BDC">
        <w:trPr>
          <w:cantSplit/>
          <w:trHeight w:val="454"/>
          <w:jc w:val="center"/>
        </w:trPr>
        <w:tc>
          <w:tcPr>
            <w:tcW w:w="1701" w:type="dxa"/>
            <w:vMerge/>
            <w:vAlign w:val="center"/>
          </w:tcPr>
          <w:p w14:paraId="33EE7B51" w14:textId="77777777" w:rsidR="004614F2" w:rsidRPr="00980142" w:rsidRDefault="004614F2" w:rsidP="00980142">
            <w:pPr>
              <w:jc w:val="center"/>
              <w:rPr>
                <w:rFonts w:ascii="宋体" w:hAnsi="宋体"/>
                <w:sz w:val="24"/>
              </w:rPr>
            </w:pPr>
          </w:p>
        </w:tc>
        <w:tc>
          <w:tcPr>
            <w:tcW w:w="3544" w:type="dxa"/>
            <w:tcBorders>
              <w:top w:val="nil"/>
              <w:bottom w:val="nil"/>
            </w:tcBorders>
            <w:vAlign w:val="center"/>
          </w:tcPr>
          <w:p w14:paraId="5EFD9DBA"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LRPD test</w:t>
            </w:r>
            <w:r w:rsidRPr="007E5BE3">
              <w:rPr>
                <w:rFonts w:ascii="FrontPage" w:eastAsiaTheme="minorEastAsia" w:hAnsi="FrontPage" w:cs="FrontPage"/>
                <w:kern w:val="0"/>
                <w:sz w:val="23"/>
                <w:szCs w:val="23"/>
                <w:vertAlign w:val="superscript"/>
              </w:rPr>
              <w:t>[53]</w:t>
            </w:r>
          </w:p>
        </w:tc>
        <w:tc>
          <w:tcPr>
            <w:tcW w:w="3544" w:type="dxa"/>
            <w:vMerge/>
            <w:vAlign w:val="center"/>
          </w:tcPr>
          <w:p w14:paraId="4298D777" w14:textId="77777777" w:rsidR="004614F2" w:rsidRPr="00980142" w:rsidRDefault="004614F2" w:rsidP="00980142">
            <w:pPr>
              <w:jc w:val="center"/>
              <w:rPr>
                <w:rFonts w:ascii="宋体" w:hAnsi="宋体"/>
                <w:sz w:val="24"/>
              </w:rPr>
            </w:pPr>
          </w:p>
        </w:tc>
      </w:tr>
      <w:tr w:rsidR="004614F2" w:rsidRPr="00980142" w14:paraId="54B750B4" w14:textId="77777777" w:rsidTr="00387BDC">
        <w:trPr>
          <w:cantSplit/>
          <w:trHeight w:val="454"/>
          <w:jc w:val="center"/>
        </w:trPr>
        <w:tc>
          <w:tcPr>
            <w:tcW w:w="1701" w:type="dxa"/>
            <w:vMerge/>
            <w:vAlign w:val="center"/>
          </w:tcPr>
          <w:p w14:paraId="0BEDF198" w14:textId="77777777" w:rsidR="004614F2" w:rsidRPr="00980142" w:rsidRDefault="004614F2" w:rsidP="00980142">
            <w:pPr>
              <w:jc w:val="center"/>
              <w:rPr>
                <w:rFonts w:ascii="宋体" w:hAnsi="宋体"/>
                <w:sz w:val="24"/>
              </w:rPr>
            </w:pPr>
          </w:p>
        </w:tc>
        <w:tc>
          <w:tcPr>
            <w:tcW w:w="3544" w:type="dxa"/>
            <w:tcBorders>
              <w:top w:val="nil"/>
              <w:bottom w:val="nil"/>
            </w:tcBorders>
            <w:vAlign w:val="center"/>
          </w:tcPr>
          <w:p w14:paraId="425A18C7"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Apollo</w:t>
            </w:r>
            <w:r w:rsidRPr="007E5BE3">
              <w:rPr>
                <w:rFonts w:ascii="FrontPage" w:eastAsiaTheme="minorEastAsia" w:hAnsi="FrontPage" w:cs="FrontPage"/>
                <w:kern w:val="0"/>
                <w:sz w:val="23"/>
                <w:szCs w:val="23"/>
                <w:vertAlign w:val="superscript"/>
              </w:rPr>
              <w:t>[54]</w:t>
            </w:r>
          </w:p>
        </w:tc>
        <w:tc>
          <w:tcPr>
            <w:tcW w:w="3544" w:type="dxa"/>
            <w:vMerge/>
            <w:vAlign w:val="center"/>
          </w:tcPr>
          <w:p w14:paraId="15756BDA" w14:textId="77777777" w:rsidR="004614F2" w:rsidRPr="00980142" w:rsidRDefault="004614F2" w:rsidP="00980142">
            <w:pPr>
              <w:jc w:val="center"/>
              <w:rPr>
                <w:rFonts w:ascii="宋体" w:hAnsi="宋体"/>
                <w:sz w:val="24"/>
              </w:rPr>
            </w:pPr>
          </w:p>
        </w:tc>
      </w:tr>
      <w:tr w:rsidR="004614F2" w:rsidRPr="00980142" w14:paraId="42D38BFF" w14:textId="77777777" w:rsidTr="00387BDC">
        <w:trPr>
          <w:cantSplit/>
          <w:trHeight w:val="454"/>
          <w:jc w:val="center"/>
        </w:trPr>
        <w:tc>
          <w:tcPr>
            <w:tcW w:w="1701" w:type="dxa"/>
            <w:vMerge/>
            <w:vAlign w:val="center"/>
          </w:tcPr>
          <w:p w14:paraId="179FE04F" w14:textId="77777777" w:rsidR="004614F2" w:rsidRPr="00980142" w:rsidRDefault="004614F2" w:rsidP="00980142">
            <w:pPr>
              <w:jc w:val="center"/>
              <w:rPr>
                <w:rFonts w:ascii="宋体" w:hAnsi="宋体"/>
                <w:sz w:val="24"/>
              </w:rPr>
            </w:pPr>
          </w:p>
        </w:tc>
        <w:tc>
          <w:tcPr>
            <w:tcW w:w="3544" w:type="dxa"/>
            <w:tcBorders>
              <w:top w:val="nil"/>
              <w:bottom w:val="nil"/>
            </w:tcBorders>
            <w:vAlign w:val="center"/>
          </w:tcPr>
          <w:p w14:paraId="6B6D0526" w14:textId="77777777" w:rsidR="004614F2" w:rsidRPr="00980142" w:rsidRDefault="004614F2" w:rsidP="00980142">
            <w:pPr>
              <w:rPr>
                <w:rFonts w:ascii="FrontPage" w:eastAsiaTheme="minorEastAsia" w:hAnsi="FrontPage" w:cs="FrontPage"/>
                <w:kern w:val="0"/>
                <w:sz w:val="23"/>
                <w:szCs w:val="23"/>
              </w:rPr>
            </w:pPr>
            <w:proofErr w:type="spellStart"/>
            <w:r w:rsidRPr="00980142">
              <w:rPr>
                <w:rFonts w:ascii="FrontPage" w:eastAsiaTheme="minorEastAsia" w:hAnsi="FrontPage" w:cs="FrontPage"/>
                <w:kern w:val="0"/>
                <w:sz w:val="23"/>
                <w:szCs w:val="23"/>
              </w:rPr>
              <w:t>ParallWare</w:t>
            </w:r>
            <w:proofErr w:type="spellEnd"/>
            <w:r w:rsidRPr="007E5BE3">
              <w:rPr>
                <w:rFonts w:ascii="FrontPage" w:eastAsiaTheme="minorEastAsia" w:hAnsi="FrontPage" w:cs="FrontPage"/>
                <w:kern w:val="0"/>
                <w:sz w:val="23"/>
                <w:szCs w:val="23"/>
                <w:vertAlign w:val="superscript"/>
              </w:rPr>
              <w:t>[55]</w:t>
            </w:r>
          </w:p>
        </w:tc>
        <w:tc>
          <w:tcPr>
            <w:tcW w:w="3544" w:type="dxa"/>
            <w:vMerge/>
            <w:vAlign w:val="center"/>
          </w:tcPr>
          <w:p w14:paraId="506B6376" w14:textId="77777777" w:rsidR="004614F2" w:rsidRPr="00980142" w:rsidRDefault="004614F2" w:rsidP="00980142">
            <w:pPr>
              <w:jc w:val="center"/>
              <w:rPr>
                <w:rFonts w:ascii="宋体" w:hAnsi="宋体"/>
                <w:sz w:val="24"/>
              </w:rPr>
            </w:pPr>
          </w:p>
        </w:tc>
      </w:tr>
      <w:tr w:rsidR="004614F2" w:rsidRPr="00980142" w14:paraId="4F8B5CFB" w14:textId="77777777" w:rsidTr="00387BDC">
        <w:trPr>
          <w:cantSplit/>
          <w:trHeight w:val="454"/>
          <w:jc w:val="center"/>
        </w:trPr>
        <w:tc>
          <w:tcPr>
            <w:tcW w:w="1701" w:type="dxa"/>
            <w:vMerge/>
            <w:vAlign w:val="center"/>
          </w:tcPr>
          <w:p w14:paraId="48AE7F37" w14:textId="77777777" w:rsidR="004614F2" w:rsidRPr="00980142" w:rsidRDefault="004614F2" w:rsidP="00980142">
            <w:pPr>
              <w:jc w:val="center"/>
              <w:rPr>
                <w:rFonts w:ascii="宋体" w:hAnsi="宋体"/>
                <w:sz w:val="24"/>
              </w:rPr>
            </w:pPr>
          </w:p>
        </w:tc>
        <w:tc>
          <w:tcPr>
            <w:tcW w:w="3544" w:type="dxa"/>
            <w:tcBorders>
              <w:top w:val="nil"/>
              <w:bottom w:val="nil"/>
            </w:tcBorders>
            <w:vAlign w:val="center"/>
          </w:tcPr>
          <w:p w14:paraId="6953490E" w14:textId="77777777"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Par4All</w:t>
            </w:r>
            <w:r w:rsidRPr="007E5BE3">
              <w:rPr>
                <w:rFonts w:ascii="FrontPage" w:eastAsiaTheme="minorEastAsia" w:hAnsi="FrontPage" w:cs="FrontPage"/>
                <w:kern w:val="0"/>
                <w:sz w:val="23"/>
                <w:szCs w:val="23"/>
                <w:vertAlign w:val="superscript"/>
              </w:rPr>
              <w:t>[56]</w:t>
            </w:r>
          </w:p>
        </w:tc>
        <w:tc>
          <w:tcPr>
            <w:tcW w:w="3544" w:type="dxa"/>
            <w:vMerge/>
            <w:vAlign w:val="center"/>
          </w:tcPr>
          <w:p w14:paraId="3B268364" w14:textId="77777777" w:rsidR="004614F2" w:rsidRPr="00980142" w:rsidRDefault="004614F2" w:rsidP="00980142">
            <w:pPr>
              <w:jc w:val="center"/>
              <w:rPr>
                <w:rFonts w:ascii="宋体" w:hAnsi="宋体"/>
                <w:sz w:val="24"/>
              </w:rPr>
            </w:pPr>
          </w:p>
        </w:tc>
      </w:tr>
      <w:tr w:rsidR="004614F2" w:rsidRPr="00980142" w14:paraId="553F0419" w14:textId="77777777" w:rsidTr="00387BDC">
        <w:trPr>
          <w:cantSplit/>
          <w:trHeight w:val="454"/>
          <w:jc w:val="center"/>
        </w:trPr>
        <w:tc>
          <w:tcPr>
            <w:tcW w:w="1701" w:type="dxa"/>
            <w:vMerge/>
            <w:vAlign w:val="center"/>
          </w:tcPr>
          <w:p w14:paraId="307AF83B" w14:textId="77777777" w:rsidR="004614F2" w:rsidRPr="00980142" w:rsidRDefault="004614F2" w:rsidP="00980142">
            <w:pPr>
              <w:jc w:val="center"/>
              <w:rPr>
                <w:rFonts w:ascii="宋体" w:hAnsi="宋体"/>
                <w:sz w:val="24"/>
              </w:rPr>
            </w:pPr>
          </w:p>
        </w:tc>
        <w:tc>
          <w:tcPr>
            <w:tcW w:w="3544" w:type="dxa"/>
            <w:tcBorders>
              <w:top w:val="nil"/>
              <w:bottom w:val="nil"/>
            </w:tcBorders>
            <w:vAlign w:val="center"/>
          </w:tcPr>
          <w:p w14:paraId="7891AA40" w14:textId="7E5D8840"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PLUTO</w:t>
            </w:r>
            <w:r w:rsidRPr="007E5BE3">
              <w:rPr>
                <w:rFonts w:ascii="FrontPage" w:eastAsiaTheme="minorEastAsia" w:hAnsi="FrontPage" w:cs="FrontPage"/>
                <w:kern w:val="0"/>
                <w:sz w:val="23"/>
                <w:szCs w:val="23"/>
                <w:vertAlign w:val="superscript"/>
              </w:rPr>
              <w:t>[57]</w:t>
            </w:r>
          </w:p>
        </w:tc>
        <w:tc>
          <w:tcPr>
            <w:tcW w:w="3544" w:type="dxa"/>
            <w:vMerge/>
            <w:vAlign w:val="center"/>
          </w:tcPr>
          <w:p w14:paraId="073D49A5" w14:textId="77777777" w:rsidR="004614F2" w:rsidRPr="00980142" w:rsidRDefault="004614F2" w:rsidP="00980142">
            <w:pPr>
              <w:jc w:val="center"/>
              <w:rPr>
                <w:rFonts w:ascii="宋体" w:hAnsi="宋体"/>
                <w:sz w:val="24"/>
              </w:rPr>
            </w:pPr>
          </w:p>
        </w:tc>
      </w:tr>
      <w:tr w:rsidR="004614F2" w:rsidRPr="00980142" w14:paraId="336AB002" w14:textId="77777777" w:rsidTr="00387BDC">
        <w:trPr>
          <w:cantSplit/>
          <w:trHeight w:val="454"/>
          <w:jc w:val="center"/>
        </w:trPr>
        <w:tc>
          <w:tcPr>
            <w:tcW w:w="1701" w:type="dxa"/>
            <w:vMerge/>
            <w:vAlign w:val="center"/>
          </w:tcPr>
          <w:p w14:paraId="6D8D2605" w14:textId="77777777" w:rsidR="004614F2" w:rsidRPr="00980142" w:rsidRDefault="004614F2" w:rsidP="00980142">
            <w:pPr>
              <w:jc w:val="center"/>
              <w:rPr>
                <w:rFonts w:ascii="宋体" w:hAnsi="宋体"/>
                <w:sz w:val="24"/>
              </w:rPr>
            </w:pPr>
          </w:p>
        </w:tc>
        <w:tc>
          <w:tcPr>
            <w:tcW w:w="3544" w:type="dxa"/>
            <w:tcBorders>
              <w:top w:val="nil"/>
            </w:tcBorders>
            <w:vAlign w:val="center"/>
          </w:tcPr>
          <w:p w14:paraId="5AF88015" w14:textId="081967F6" w:rsidR="004614F2" w:rsidRPr="00980142" w:rsidRDefault="004614F2" w:rsidP="00980142">
            <w:pPr>
              <w:rPr>
                <w:rFonts w:ascii="FrontPage" w:eastAsiaTheme="minorEastAsia" w:hAnsi="FrontPage" w:cs="FrontPage"/>
                <w:kern w:val="0"/>
                <w:sz w:val="23"/>
                <w:szCs w:val="23"/>
              </w:rPr>
            </w:pPr>
            <w:r w:rsidRPr="00980142">
              <w:rPr>
                <w:rFonts w:ascii="FrontPage" w:eastAsiaTheme="minorEastAsia" w:hAnsi="FrontPage" w:cs="FrontPage"/>
                <w:kern w:val="0"/>
                <w:sz w:val="23"/>
                <w:szCs w:val="23"/>
              </w:rPr>
              <w:t>Cetus</w:t>
            </w:r>
            <w:r w:rsidRPr="007E5BE3">
              <w:rPr>
                <w:rFonts w:ascii="FrontPage" w:eastAsiaTheme="minorEastAsia" w:hAnsi="FrontPage" w:cs="FrontPage"/>
                <w:kern w:val="0"/>
                <w:sz w:val="23"/>
                <w:szCs w:val="23"/>
                <w:vertAlign w:val="superscript"/>
              </w:rPr>
              <w:t>[5</w:t>
            </w:r>
            <w:r w:rsidR="002A3BDC">
              <w:rPr>
                <w:rFonts w:ascii="FrontPage" w:eastAsiaTheme="minorEastAsia" w:hAnsi="FrontPage" w:cs="FrontPage"/>
                <w:kern w:val="0"/>
                <w:sz w:val="23"/>
                <w:szCs w:val="23"/>
                <w:vertAlign w:val="superscript"/>
              </w:rPr>
              <w:t>8</w:t>
            </w:r>
            <w:r w:rsidRPr="007E5BE3">
              <w:rPr>
                <w:rFonts w:ascii="FrontPage" w:eastAsiaTheme="minorEastAsia" w:hAnsi="FrontPage" w:cs="FrontPage"/>
                <w:kern w:val="0"/>
                <w:sz w:val="23"/>
                <w:szCs w:val="23"/>
                <w:vertAlign w:val="superscript"/>
              </w:rPr>
              <w:t>]</w:t>
            </w:r>
          </w:p>
        </w:tc>
        <w:tc>
          <w:tcPr>
            <w:tcW w:w="3544" w:type="dxa"/>
            <w:vMerge/>
            <w:vAlign w:val="center"/>
          </w:tcPr>
          <w:p w14:paraId="0A567F9F" w14:textId="77777777" w:rsidR="004614F2" w:rsidRPr="00980142" w:rsidRDefault="004614F2" w:rsidP="00980142">
            <w:pPr>
              <w:jc w:val="center"/>
              <w:rPr>
                <w:rFonts w:ascii="宋体" w:hAnsi="宋体"/>
                <w:sz w:val="24"/>
              </w:rPr>
            </w:pPr>
          </w:p>
        </w:tc>
      </w:tr>
    </w:tbl>
    <w:p w14:paraId="21689CEA" w14:textId="1B8FFF0B" w:rsidR="004614F2" w:rsidRPr="006A58F6" w:rsidRDefault="004614F2" w:rsidP="006A58F6">
      <w:pPr>
        <w:pStyle w:val="WSL-4"/>
        <w:ind w:firstLine="518"/>
      </w:pPr>
      <w:r>
        <w:rPr>
          <w:rFonts w:hint="eastAsia"/>
        </w:rPr>
        <w:t>LLVM</w:t>
      </w:r>
      <w:r w:rsidRPr="003E0CDE">
        <w:t>核心</w:t>
      </w:r>
      <w:proofErr w:type="gramStart"/>
      <w:r w:rsidRPr="003E0CDE">
        <w:t>库提供</w:t>
      </w:r>
      <w:proofErr w:type="gramEnd"/>
      <w:r w:rsidRPr="003E0CDE">
        <w:t>了与</w:t>
      </w:r>
      <w:r w:rsidR="00C77A82">
        <w:fldChar w:fldCharType="begin"/>
      </w:r>
      <w:r w:rsidR="00C77A82">
        <w:instrText xml:space="preserve"> HYPERLINK "https://baike.baidu.com/item/%E7%BC%96%E8%AF%91%E5%99%A8" \t "_blank" </w:instrText>
      </w:r>
      <w:r w:rsidR="00C77A82">
        <w:fldChar w:fldCharType="separate"/>
      </w:r>
      <w:r w:rsidRPr="003E0CDE">
        <w:t>编译器</w:t>
      </w:r>
      <w:r w:rsidR="00C77A82">
        <w:fldChar w:fldCharType="end"/>
      </w:r>
      <w:r w:rsidRPr="003E0CDE">
        <w:t>相关的支持，可以作为多种语言编译器的后台来使用</w:t>
      </w:r>
      <w:r>
        <w:rPr>
          <w:rFonts w:hint="eastAsia"/>
        </w:rPr>
        <w:t>。</w:t>
      </w:r>
      <w:r>
        <w:t>传统的静态编译器（例如大多数</w:t>
      </w:r>
      <w:r>
        <w:t>C</w:t>
      </w:r>
      <w:r>
        <w:t>编译器）采用</w:t>
      </w:r>
      <w:r w:rsidR="001C59F5">
        <w:rPr>
          <w:rFonts w:hint="eastAsia"/>
        </w:rPr>
        <w:t>如图</w:t>
      </w:r>
      <w:r w:rsidR="001C59F5">
        <w:rPr>
          <w:rFonts w:hint="eastAsia"/>
        </w:rPr>
        <w:t>2.3</w:t>
      </w:r>
      <w:r w:rsidR="001C59F5">
        <w:rPr>
          <w:rFonts w:hint="eastAsia"/>
        </w:rPr>
        <w:t>所示的</w:t>
      </w:r>
      <w:r>
        <w:t>前端</w:t>
      </w:r>
      <w:r w:rsidR="001C59F5">
        <w:rPr>
          <w:rFonts w:hint="eastAsia"/>
        </w:rPr>
        <w:t>、</w:t>
      </w:r>
      <w:r>
        <w:t>优化组件和后端</w:t>
      </w:r>
      <w:r w:rsidR="00262121">
        <w:rPr>
          <w:rFonts w:hint="eastAsia"/>
        </w:rPr>
        <w:t>的</w:t>
      </w:r>
      <w:r w:rsidR="00262121">
        <w:t>三段式设计</w:t>
      </w:r>
      <w:r>
        <w:t>。前端组件解析程序源代码，检查语法错误，生成一个基于语言特性的</w:t>
      </w:r>
      <w:r>
        <w:rPr>
          <w:rFonts w:hint="eastAsia"/>
        </w:rPr>
        <w:t>抽象语法树</w:t>
      </w:r>
      <w:r w:rsidR="001C59F5">
        <w:rPr>
          <w:rFonts w:hint="eastAsia"/>
        </w:rPr>
        <w:t>(</w:t>
      </w:r>
      <w:r>
        <w:t>A</w:t>
      </w:r>
      <w:r>
        <w:rPr>
          <w:rFonts w:hint="eastAsia"/>
        </w:rPr>
        <w:t>ST</w:t>
      </w:r>
      <w:r w:rsidR="001C59F5">
        <w:rPr>
          <w:rFonts w:hint="eastAsia"/>
        </w:rPr>
        <w:t>)</w:t>
      </w:r>
      <w:r>
        <w:t>来表示输入</w:t>
      </w:r>
      <w:r>
        <w:rPr>
          <w:rFonts w:hint="eastAsia"/>
        </w:rPr>
        <w:t>的</w:t>
      </w:r>
      <w:r>
        <w:t>代码。</w:t>
      </w:r>
      <w:r>
        <w:t>AST</w:t>
      </w:r>
      <w:r>
        <w:t>将代码转换为具有新的表达语法的</w:t>
      </w:r>
      <w:r>
        <w:rPr>
          <w:rFonts w:hint="eastAsia"/>
        </w:rPr>
        <w:t>中间</w:t>
      </w:r>
      <w:r>
        <w:t>代码提供给优化器，然后优化器和后端程序</w:t>
      </w:r>
      <w:r>
        <w:rPr>
          <w:rFonts w:hint="eastAsia"/>
        </w:rPr>
        <w:t>将中间</w:t>
      </w:r>
      <w:r w:rsidR="001C59F5">
        <w:rPr>
          <w:rFonts w:hint="eastAsia"/>
        </w:rPr>
        <w:t>代码</w:t>
      </w:r>
      <w:r>
        <w:t>翻译成</w:t>
      </w:r>
      <w:r>
        <w:rPr>
          <w:rFonts w:hint="eastAsia"/>
        </w:rPr>
        <w:t>机器代码</w:t>
      </w:r>
      <w:r>
        <w:t>。</w:t>
      </w:r>
      <w:r>
        <w:rPr>
          <w:rFonts w:hint="eastAsia"/>
        </w:rPr>
        <w:t>需要说明的是，传统静态编译器对于不同的编程语</w:t>
      </w:r>
      <w:r w:rsidR="006A58F6" w:rsidRPr="00E1268F">
        <w:rPr>
          <w:rFonts w:ascii="宋体" w:hAnsi="宋体" w:cs="宋体" w:hint="eastAsia"/>
          <w:kern w:val="0"/>
        </w:rPr>
        <w:t>言</w:t>
      </w:r>
      <w:r w:rsidR="006A58F6">
        <w:rPr>
          <w:rFonts w:ascii="宋体" w:hAnsi="宋体" w:cs="宋体" w:hint="eastAsia"/>
          <w:kern w:val="0"/>
        </w:rPr>
        <w:t>和硬件架构</w:t>
      </w:r>
      <w:r w:rsidR="006A58F6">
        <w:rPr>
          <w:rFonts w:ascii="宋体" w:hAnsi="宋体" w:cs="宋体" w:hint="eastAsia"/>
          <w:kern w:val="0"/>
        </w:rPr>
        <w:lastRenderedPageBreak/>
        <w:t>分别</w:t>
      </w:r>
      <w:r w:rsidR="006A58F6" w:rsidRPr="00E1268F">
        <w:rPr>
          <w:rFonts w:ascii="宋体" w:hAnsi="宋体" w:cs="宋体" w:hint="eastAsia"/>
          <w:kern w:val="0"/>
        </w:rPr>
        <w:t>设计了不同的中间代码表示，而LLVM</w:t>
      </w:r>
      <w:r w:rsidR="006A58F6">
        <w:rPr>
          <w:rFonts w:ascii="宋体" w:hAnsi="宋体" w:cs="宋体" w:hint="eastAsia"/>
          <w:kern w:val="0"/>
        </w:rPr>
        <w:t>对这三个阶段采用了</w:t>
      </w:r>
      <w:r w:rsidR="006A58F6" w:rsidRPr="00E1268F">
        <w:rPr>
          <w:rFonts w:ascii="宋体" w:hAnsi="宋体" w:hint="eastAsia"/>
        </w:rPr>
        <w:t>更</w:t>
      </w:r>
      <w:r w:rsidR="006A58F6">
        <w:rPr>
          <w:rFonts w:hint="eastAsia"/>
        </w:rPr>
        <w:t>加合理的设计（如图</w:t>
      </w:r>
      <w:r w:rsidR="006A58F6">
        <w:rPr>
          <w:rFonts w:hint="eastAsia"/>
        </w:rPr>
        <w:t>2.4</w:t>
      </w:r>
      <w:r w:rsidR="006A58F6">
        <w:rPr>
          <w:rFonts w:hint="eastAsia"/>
        </w:rPr>
        <w:t>所示），</w:t>
      </w:r>
      <w:r w:rsidR="006A58F6" w:rsidRPr="00E1268F">
        <w:rPr>
          <w:rFonts w:ascii="宋体" w:hAnsi="宋体" w:cs="宋体" w:hint="eastAsia"/>
          <w:kern w:val="0"/>
        </w:rPr>
        <w:t>对</w:t>
      </w:r>
      <w:r w:rsidR="006A58F6" w:rsidRPr="00621C03">
        <w:t>不同的前端</w:t>
      </w:r>
      <w:r w:rsidR="006A58F6">
        <w:rPr>
          <w:rFonts w:hint="eastAsia"/>
        </w:rPr>
        <w:t>和</w:t>
      </w:r>
      <w:r w:rsidR="006A58F6" w:rsidRPr="00621C03">
        <w:t>后端</w:t>
      </w:r>
      <w:r w:rsidR="006A58F6">
        <w:rPr>
          <w:rFonts w:hint="eastAsia"/>
        </w:rPr>
        <w:t>均</w:t>
      </w:r>
      <w:r w:rsidR="006A58F6" w:rsidRPr="00621C03">
        <w:t>使用统一的中间代码</w:t>
      </w:r>
      <w:r w:rsidR="001C59F5">
        <w:rPr>
          <w:rFonts w:hint="eastAsia"/>
        </w:rPr>
        <w:t>(</w:t>
      </w:r>
      <w:r w:rsidR="00B570C6">
        <w:rPr>
          <w:rFonts w:hint="eastAsia"/>
        </w:rPr>
        <w:t>LLVM</w:t>
      </w:r>
      <w:r w:rsidR="00B570C6">
        <w:t xml:space="preserve"> </w:t>
      </w:r>
      <w:r w:rsidR="00B570C6">
        <w:rPr>
          <w:rFonts w:hint="eastAsia"/>
        </w:rPr>
        <w:t>IR</w:t>
      </w:r>
      <w:r w:rsidR="001C59F5">
        <w:t>)</w:t>
      </w:r>
      <w:r w:rsidR="006A58F6">
        <w:rPr>
          <w:rFonts w:hint="eastAsia"/>
        </w:rPr>
        <w:t>表示</w:t>
      </w:r>
      <w:r w:rsidR="00635250">
        <w:rPr>
          <w:rFonts w:ascii="宋体" w:hAnsi="宋体" w:cs="宋体" w:hint="eastAsia"/>
        </w:rPr>
        <w:t>。</w:t>
      </w:r>
    </w:p>
    <w:p w14:paraId="45587B46" w14:textId="77777777" w:rsidR="004614F2" w:rsidRDefault="004614F2" w:rsidP="00081853">
      <w:pPr>
        <w:pStyle w:val="WSL-4"/>
        <w:ind w:firstLineChars="0" w:firstLine="0"/>
        <w:jc w:val="center"/>
      </w:pPr>
      <w:r>
        <w:rPr>
          <w:rFonts w:hint="eastAsia"/>
          <w:noProof/>
        </w:rPr>
        <w:drawing>
          <wp:inline distT="0" distB="0" distL="0" distR="0" wp14:anchorId="61C9BAFC" wp14:editId="75AB04F5">
            <wp:extent cx="6407785" cy="759121"/>
            <wp:effectExtent l="0" t="0" r="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759682-f66f7a1f8fd6bedd.jpg"/>
                    <pic:cNvPicPr/>
                  </pic:nvPicPr>
                  <pic:blipFill>
                    <a:blip r:embed="rId26">
                      <a:extLst>
                        <a:ext uri="{28A0092B-C50C-407E-A947-70E740481C1C}">
                          <a14:useLocalDpi xmlns:a14="http://schemas.microsoft.com/office/drawing/2010/main" val="0"/>
                        </a:ext>
                      </a:extLst>
                    </a:blip>
                    <a:stretch>
                      <a:fillRect/>
                    </a:stretch>
                  </pic:blipFill>
                  <pic:spPr>
                    <a:xfrm>
                      <a:off x="0" y="0"/>
                      <a:ext cx="7230155" cy="856546"/>
                    </a:xfrm>
                    <a:prstGeom prst="rect">
                      <a:avLst/>
                    </a:prstGeom>
                  </pic:spPr>
                </pic:pic>
              </a:graphicData>
            </a:graphic>
          </wp:inline>
        </w:drawing>
      </w:r>
    </w:p>
    <w:p w14:paraId="6E7E0418" w14:textId="7755F9F9" w:rsidR="004614F2" w:rsidRPr="007D617B" w:rsidRDefault="004614F2" w:rsidP="006A58F6">
      <w:pPr>
        <w:pStyle w:val="WSL-6"/>
        <w:rPr>
          <w:color w:val="FF0000"/>
          <w:rPrChange w:id="148" w:author="User" w:date="2020-04-06T22:06:00Z">
            <w:rPr/>
          </w:rPrChange>
        </w:rPr>
      </w:pPr>
      <w:bookmarkStart w:id="149" w:name="_Toc36925550"/>
      <w:bookmarkStart w:id="150" w:name="_Toc37080969"/>
      <w:r w:rsidRPr="007D617B">
        <w:rPr>
          <w:rFonts w:hint="eastAsia"/>
          <w:color w:val="FF0000"/>
          <w:rPrChange w:id="151" w:author="User" w:date="2020-04-06T22:06:00Z">
            <w:rPr>
              <w:rFonts w:hint="eastAsia"/>
            </w:rPr>
          </w:rPrChange>
        </w:rPr>
        <w:t>图</w:t>
      </w:r>
      <w:r w:rsidRPr="007D617B">
        <w:rPr>
          <w:color w:val="FF0000"/>
          <w:rPrChange w:id="152" w:author="User" w:date="2020-04-06T22:06:00Z">
            <w:rPr/>
          </w:rPrChange>
        </w:rPr>
        <w:t xml:space="preserve">2.3 </w:t>
      </w:r>
      <w:r w:rsidRPr="007D617B">
        <w:rPr>
          <w:rFonts w:hint="eastAsia"/>
          <w:color w:val="FF0000"/>
          <w:rPrChange w:id="153" w:author="User" w:date="2020-04-06T22:06:00Z">
            <w:rPr>
              <w:rFonts w:hint="eastAsia"/>
            </w:rPr>
          </w:rPrChange>
        </w:rPr>
        <w:t>传统静态编译器架构</w:t>
      </w:r>
      <w:bookmarkEnd w:id="149"/>
      <w:bookmarkEnd w:id="150"/>
      <w:ins w:id="154" w:author="User" w:date="2020-04-13T11:35:00Z">
        <w:r w:rsidR="00E56030">
          <w:rPr>
            <w:rFonts w:hint="eastAsia"/>
            <w:color w:val="FF0000"/>
          </w:rPr>
          <w:t>（看不见图）</w:t>
        </w:r>
      </w:ins>
    </w:p>
    <w:p w14:paraId="736FFA7C" w14:textId="08959C78" w:rsidR="004614F2" w:rsidRPr="00522884" w:rsidRDefault="00635250" w:rsidP="00930A4D">
      <w:pPr>
        <w:pStyle w:val="WSL-4"/>
        <w:ind w:firstLineChars="0" w:firstLine="0"/>
        <w:rPr>
          <w:rFonts w:ascii="宋体" w:hAnsi="宋体" w:cs="宋体"/>
          <w:kern w:val="0"/>
        </w:rPr>
      </w:pPr>
      <w:r>
        <w:rPr>
          <w:rFonts w:hint="eastAsia"/>
        </w:rPr>
        <w:t>如</w:t>
      </w:r>
      <w:r w:rsidR="00B570C6">
        <w:rPr>
          <w:rFonts w:hint="eastAsia"/>
        </w:rPr>
        <w:t>此一来</w:t>
      </w:r>
      <w:r w:rsidR="004614F2" w:rsidRPr="00522884">
        <w:t>，使编译器支持一种新的语言</w:t>
      </w:r>
      <w:r w:rsidR="004614F2">
        <w:rPr>
          <w:rFonts w:hint="eastAsia"/>
        </w:rPr>
        <w:t>就仅仅</w:t>
      </w:r>
      <w:r w:rsidR="004614F2" w:rsidRPr="00522884">
        <w:t>需要实现一个新的前端</w:t>
      </w:r>
      <w:r>
        <w:rPr>
          <w:rFonts w:hint="eastAsia"/>
        </w:rPr>
        <w:t>；</w:t>
      </w:r>
      <w:r w:rsidR="004614F2">
        <w:rPr>
          <w:rFonts w:hint="eastAsia"/>
        </w:rPr>
        <w:t>同理，使编译器支持一种新的硬件设备，仅仅需要实现一个新的后端。</w:t>
      </w:r>
      <w:r w:rsidR="004614F2" w:rsidRPr="00BE3F2B">
        <w:rPr>
          <w:rFonts w:ascii="宋体" w:hAnsi="宋体"/>
        </w:rPr>
        <w:t>优化</w:t>
      </w:r>
      <w:r w:rsidR="004614F2">
        <w:rPr>
          <w:rFonts w:hint="eastAsia"/>
        </w:rPr>
        <w:t>器则</w:t>
      </w:r>
      <w:r w:rsidR="004614F2" w:rsidRPr="00BE3F2B">
        <w:rPr>
          <w:rFonts w:ascii="宋体" w:hAnsi="宋体"/>
        </w:rPr>
        <w:t>是一个通用的</w:t>
      </w:r>
      <w:r w:rsidR="004614F2">
        <w:rPr>
          <w:rFonts w:hint="eastAsia"/>
        </w:rPr>
        <w:t>组件</w:t>
      </w:r>
      <w:r w:rsidR="004614F2" w:rsidRPr="00BE3F2B">
        <w:rPr>
          <w:rFonts w:ascii="宋体" w:hAnsi="宋体"/>
        </w:rPr>
        <w:t>，它针对的是统一的LLVM IR，不论是支持新的</w:t>
      </w:r>
      <w:del w:id="155" w:author="User" w:date="2020-04-13T11:44:00Z">
        <w:r w:rsidR="004614F2" w:rsidRPr="00BE3F2B" w:rsidDel="00527217">
          <w:rPr>
            <w:rFonts w:ascii="宋体" w:hAnsi="宋体" w:hint="eastAsia"/>
          </w:rPr>
          <w:delText>变成</w:delText>
        </w:r>
      </w:del>
      <w:ins w:id="156" w:author="User" w:date="2020-04-13T11:44:00Z">
        <w:r w:rsidR="00527217">
          <w:rPr>
            <w:rFonts w:ascii="宋体" w:hAnsi="宋体" w:hint="eastAsia"/>
          </w:rPr>
          <w:t>编程</w:t>
        </w:r>
      </w:ins>
      <w:r w:rsidR="004614F2" w:rsidRPr="00BE3F2B">
        <w:rPr>
          <w:rFonts w:ascii="宋体" w:hAnsi="宋体"/>
        </w:rPr>
        <w:t>语言，还是支持新的硬件设备，都不需要对优化</w:t>
      </w:r>
      <w:proofErr w:type="gramStart"/>
      <w:r w:rsidR="004614F2">
        <w:rPr>
          <w:rFonts w:hint="eastAsia"/>
        </w:rPr>
        <w:t>器</w:t>
      </w:r>
      <w:r w:rsidR="004614F2" w:rsidRPr="00BE3F2B">
        <w:rPr>
          <w:rFonts w:ascii="宋体" w:hAnsi="宋体"/>
        </w:rPr>
        <w:t>做</w:t>
      </w:r>
      <w:r w:rsidR="004614F2">
        <w:rPr>
          <w:rFonts w:hint="eastAsia"/>
        </w:rPr>
        <w:t>出</w:t>
      </w:r>
      <w:proofErr w:type="gramEnd"/>
      <w:r w:rsidR="004614F2" w:rsidRPr="00BE3F2B">
        <w:rPr>
          <w:rFonts w:ascii="宋体" w:hAnsi="宋体"/>
        </w:rPr>
        <w:t>修改</w:t>
      </w:r>
      <w:r w:rsidR="004614F2">
        <w:rPr>
          <w:rFonts w:hint="eastAsia"/>
        </w:rPr>
        <w:t>。</w:t>
      </w:r>
    </w:p>
    <w:p w14:paraId="29E96B4C" w14:textId="77777777" w:rsidR="004614F2" w:rsidRDefault="004614F2" w:rsidP="00EA2DD4">
      <w:pPr>
        <w:pStyle w:val="WSL-4"/>
        <w:ind w:firstLineChars="0" w:firstLine="0"/>
        <w:jc w:val="center"/>
      </w:pPr>
      <w:r>
        <w:rPr>
          <w:rFonts w:hint="eastAsia"/>
          <w:noProof/>
        </w:rPr>
        <w:drawing>
          <wp:inline distT="0" distB="0" distL="0" distR="0" wp14:anchorId="00D9FD15" wp14:editId="45CEBC8F">
            <wp:extent cx="5274310" cy="194691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2.3 LLVM架构.jpg"/>
                    <pic:cNvPicPr/>
                  </pic:nvPicPr>
                  <pic:blipFill>
                    <a:blip r:embed="rId27">
                      <a:extLst>
                        <a:ext uri="{28A0092B-C50C-407E-A947-70E740481C1C}">
                          <a14:useLocalDpi xmlns:a14="http://schemas.microsoft.com/office/drawing/2010/main" val="0"/>
                        </a:ext>
                      </a:extLst>
                    </a:blip>
                    <a:stretch>
                      <a:fillRect/>
                    </a:stretch>
                  </pic:blipFill>
                  <pic:spPr>
                    <a:xfrm>
                      <a:off x="0" y="0"/>
                      <a:ext cx="5274310" cy="1946910"/>
                    </a:xfrm>
                    <a:prstGeom prst="rect">
                      <a:avLst/>
                    </a:prstGeom>
                  </pic:spPr>
                </pic:pic>
              </a:graphicData>
            </a:graphic>
          </wp:inline>
        </w:drawing>
      </w:r>
    </w:p>
    <w:p w14:paraId="7AC60D03" w14:textId="77777777" w:rsidR="004614F2" w:rsidRDefault="004614F2" w:rsidP="00C21C02">
      <w:pPr>
        <w:pStyle w:val="WSL-6"/>
      </w:pPr>
      <w:bookmarkStart w:id="157" w:name="_Toc36925551"/>
      <w:bookmarkStart w:id="158" w:name="_Toc37080970"/>
      <w:r>
        <w:rPr>
          <w:rFonts w:hint="eastAsia"/>
        </w:rPr>
        <w:t>图</w:t>
      </w:r>
      <w:r>
        <w:rPr>
          <w:rFonts w:hint="eastAsia"/>
        </w:rPr>
        <w:t>2.4</w:t>
      </w:r>
      <w:r>
        <w:t xml:space="preserve"> </w:t>
      </w:r>
      <w:r>
        <w:rPr>
          <w:rFonts w:hint="eastAsia"/>
        </w:rPr>
        <w:t>LLVM</w:t>
      </w:r>
      <w:r>
        <w:rPr>
          <w:rFonts w:hint="eastAsia"/>
        </w:rPr>
        <w:t>架构</w:t>
      </w:r>
      <w:bookmarkEnd w:id="157"/>
      <w:bookmarkEnd w:id="158"/>
    </w:p>
    <w:p w14:paraId="1AEE1418" w14:textId="6EA051C7" w:rsidR="004614F2" w:rsidRDefault="004614F2" w:rsidP="00F75E92">
      <w:pPr>
        <w:pStyle w:val="WSL-4"/>
        <w:ind w:firstLine="518"/>
        <w:rPr>
          <w:rFonts w:ascii="宋体" w:hAnsi="宋体" w:cs="宋体"/>
          <w:kern w:val="0"/>
        </w:rPr>
      </w:pPr>
      <w:r>
        <w:rPr>
          <w:rFonts w:hint="eastAsia"/>
        </w:rPr>
        <w:t>LLVM</w:t>
      </w:r>
      <w:r>
        <w:t xml:space="preserve"> </w:t>
      </w:r>
      <w:r>
        <w:rPr>
          <w:rFonts w:hint="eastAsia"/>
        </w:rPr>
        <w:t>IR</w:t>
      </w:r>
      <w:r>
        <w:rPr>
          <w:rFonts w:hint="eastAsia"/>
        </w:rPr>
        <w:t>本质上是</w:t>
      </w:r>
      <w:r w:rsidRPr="00334AFF">
        <w:rPr>
          <w:rFonts w:hint="eastAsia"/>
        </w:rPr>
        <w:t>一种与源编程语言和目标机器架构无关的通用中间表示，是</w:t>
      </w:r>
      <w:r w:rsidRPr="00334AFF">
        <w:rPr>
          <w:rFonts w:hint="eastAsia"/>
        </w:rPr>
        <w:t>LLVM</w:t>
      </w:r>
      <w:r w:rsidRPr="00334AFF">
        <w:rPr>
          <w:rFonts w:hint="eastAsia"/>
        </w:rPr>
        <w:t>项目的核心设计和最大的优势。</w:t>
      </w:r>
      <w:r>
        <w:rPr>
          <w:rFonts w:hint="eastAsia"/>
        </w:rPr>
        <w:t>它</w:t>
      </w:r>
      <w:r w:rsidRPr="00334AFF">
        <w:rPr>
          <w:rFonts w:hint="eastAsia"/>
        </w:rPr>
        <w:t>使用静态单赋值</w:t>
      </w:r>
      <w:r w:rsidR="00F93A50">
        <w:rPr>
          <w:rFonts w:hint="eastAsia"/>
        </w:rPr>
        <w:t>(</w:t>
      </w:r>
      <w:r w:rsidRPr="00334AFF">
        <w:rPr>
          <w:rFonts w:hint="eastAsia"/>
        </w:rPr>
        <w:t>SSA</w:t>
      </w:r>
      <w:r w:rsidR="00F93A50">
        <w:t>)</w:t>
      </w:r>
      <w:r w:rsidRPr="00334AFF">
        <w:rPr>
          <w:rFonts w:hint="eastAsia"/>
        </w:rPr>
        <w:t>策略，即以三地址码的形式组织指令并且假设有无数个寄存器可用</w:t>
      </w:r>
      <w:r>
        <w:rPr>
          <w:rFonts w:hint="eastAsia"/>
        </w:rPr>
        <w:t>（为每一个变量、基本块或函数提供唯一的标识符，但标识符名称不确定）</w:t>
      </w:r>
      <w:r w:rsidRPr="00334AFF">
        <w:rPr>
          <w:rFonts w:hint="eastAsia"/>
        </w:rPr>
        <w:t>。</w:t>
      </w:r>
      <w:r w:rsidRPr="00D74E60">
        <w:rPr>
          <w:rFonts w:ascii="宋体" w:hAnsi="宋体" w:cs="宋体"/>
          <w:kern w:val="0"/>
        </w:rPr>
        <w:t>它是经过特殊设计的，</w:t>
      </w:r>
      <w:r w:rsidR="00F93A50">
        <w:rPr>
          <w:rFonts w:ascii="宋体" w:hAnsi="宋体" w:cs="宋体" w:hint="eastAsia"/>
          <w:kern w:val="0"/>
        </w:rPr>
        <w:t>并且</w:t>
      </w:r>
      <w:r>
        <w:rPr>
          <w:rFonts w:ascii="宋体" w:hAnsi="宋体" w:cs="宋体" w:hint="eastAsia"/>
          <w:kern w:val="0"/>
        </w:rPr>
        <w:t>为了</w:t>
      </w:r>
      <w:r w:rsidRPr="00D74E60">
        <w:rPr>
          <w:rFonts w:ascii="宋体" w:hAnsi="宋体" w:cs="宋体"/>
          <w:kern w:val="0"/>
        </w:rPr>
        <w:t>支持轻量级的运行时优化、过程函数的优化</w:t>
      </w:r>
      <w:r>
        <w:rPr>
          <w:rFonts w:ascii="宋体" w:hAnsi="宋体" w:cs="宋体" w:hint="eastAsia"/>
          <w:kern w:val="0"/>
        </w:rPr>
        <w:t>、</w:t>
      </w:r>
      <w:r w:rsidRPr="00D74E60">
        <w:rPr>
          <w:rFonts w:ascii="宋体" w:hAnsi="宋体" w:cs="宋体"/>
          <w:kern w:val="0"/>
        </w:rPr>
        <w:t>整个程序的分析和代码完全重构</w:t>
      </w:r>
      <w:r>
        <w:rPr>
          <w:rFonts w:ascii="宋体" w:hAnsi="宋体" w:cs="宋体" w:hint="eastAsia"/>
          <w:kern w:val="0"/>
        </w:rPr>
        <w:t>以及</w:t>
      </w:r>
      <w:r w:rsidRPr="00D74E60">
        <w:rPr>
          <w:rFonts w:ascii="宋体" w:hAnsi="宋体" w:cs="宋体"/>
          <w:kern w:val="0"/>
        </w:rPr>
        <w:t>翻译等等，它</w:t>
      </w:r>
      <w:r w:rsidR="00F93A50">
        <w:rPr>
          <w:rFonts w:ascii="宋体" w:hAnsi="宋体" w:cs="宋体" w:hint="eastAsia"/>
          <w:kern w:val="0"/>
        </w:rPr>
        <w:t>还</w:t>
      </w:r>
      <w:r w:rsidRPr="00D74E60">
        <w:rPr>
          <w:rFonts w:ascii="宋体" w:hAnsi="宋体" w:cs="宋体"/>
          <w:kern w:val="0"/>
        </w:rPr>
        <w:t>定义了清晰的语义</w:t>
      </w:r>
      <w:r>
        <w:rPr>
          <w:rFonts w:ascii="宋体" w:hAnsi="宋体" w:cs="宋体" w:hint="eastAsia"/>
          <w:kern w:val="0"/>
        </w:rPr>
        <w:t>。</w:t>
      </w:r>
      <w:r>
        <w:rPr>
          <w:rFonts w:hint="eastAsia"/>
        </w:rPr>
        <w:t>假设</w:t>
      </w:r>
      <w:del w:id="159" w:author="User" w:date="2020-04-13T11:45:00Z">
        <w:r w:rsidDel="00527217">
          <w:rPr>
            <w:rFonts w:hint="eastAsia"/>
          </w:rPr>
          <w:delText>我们</w:delText>
        </w:r>
      </w:del>
      <w:r>
        <w:rPr>
          <w:rFonts w:hint="eastAsia"/>
        </w:rPr>
        <w:t>有一段</w:t>
      </w:r>
      <w:r>
        <w:rPr>
          <w:rFonts w:hint="eastAsia"/>
        </w:rPr>
        <w:t>C</w:t>
      </w:r>
      <w:r>
        <w:rPr>
          <w:rFonts w:hint="eastAsia"/>
        </w:rPr>
        <w:t>语言程序如图</w:t>
      </w:r>
      <w:r>
        <w:rPr>
          <w:rFonts w:hint="eastAsia"/>
        </w:rPr>
        <w:t>2.5</w:t>
      </w:r>
      <w:r w:rsidR="000152C3">
        <w:rPr>
          <w:rFonts w:hint="eastAsia"/>
        </w:rPr>
        <w:t>(</w:t>
      </w:r>
      <w:r>
        <w:rPr>
          <w:rFonts w:hint="eastAsia"/>
        </w:rPr>
        <w:t>a</w:t>
      </w:r>
      <w:r w:rsidR="000152C3">
        <w:rPr>
          <w:rFonts w:hint="eastAsia"/>
        </w:rPr>
        <w:t>)</w:t>
      </w:r>
      <w:r>
        <w:rPr>
          <w:rFonts w:hint="eastAsia"/>
        </w:rPr>
        <w:t>所示，那么其对应的</w:t>
      </w:r>
      <w:r>
        <w:rPr>
          <w:rFonts w:hint="eastAsia"/>
        </w:rPr>
        <w:t>IR</w:t>
      </w:r>
      <w:r>
        <w:rPr>
          <w:rFonts w:hint="eastAsia"/>
        </w:rPr>
        <w:t>如图</w:t>
      </w:r>
      <w:r>
        <w:rPr>
          <w:rFonts w:hint="eastAsia"/>
        </w:rPr>
        <w:t>2.5</w:t>
      </w:r>
      <w:r w:rsidR="000152C3">
        <w:rPr>
          <w:rFonts w:hint="eastAsia"/>
        </w:rPr>
        <w:t>(</w:t>
      </w:r>
      <w:r>
        <w:rPr>
          <w:rFonts w:hint="eastAsia"/>
        </w:rPr>
        <w:t>b</w:t>
      </w:r>
      <w:r w:rsidR="000152C3">
        <w:rPr>
          <w:rFonts w:hint="eastAsia"/>
        </w:rPr>
        <w:t>)</w:t>
      </w:r>
      <w:r>
        <w:rPr>
          <w:rFonts w:hint="eastAsia"/>
        </w:rPr>
        <w:t>所示。</w:t>
      </w:r>
      <w:r w:rsidRPr="00BF433C">
        <w:rPr>
          <w:rFonts w:ascii="宋体" w:hAnsi="宋体" w:cs="宋体"/>
          <w:kern w:val="0"/>
        </w:rPr>
        <w:t>可以看出，LLVM IR 是一种底层的类RISC虚拟指令集。正如真正的RISC指令集一样，它提供了一系列线性的简单指令</w:t>
      </w:r>
      <w:r>
        <w:rPr>
          <w:rFonts w:ascii="宋体" w:hAnsi="宋体" w:cs="宋体" w:hint="eastAsia"/>
          <w:kern w:val="0"/>
        </w:rPr>
        <w:t>，如</w:t>
      </w:r>
      <w:r w:rsidRPr="00BF433C">
        <w:rPr>
          <w:rFonts w:ascii="宋体" w:hAnsi="宋体" w:cs="宋体"/>
          <w:kern w:val="0"/>
        </w:rPr>
        <w:t>加、减、比较</w:t>
      </w:r>
      <w:r>
        <w:rPr>
          <w:rFonts w:ascii="宋体" w:hAnsi="宋体" w:cs="宋体" w:hint="eastAsia"/>
          <w:kern w:val="0"/>
        </w:rPr>
        <w:t>和</w:t>
      </w:r>
      <w:r w:rsidRPr="00BF433C">
        <w:rPr>
          <w:rFonts w:ascii="宋体" w:hAnsi="宋体" w:cs="宋体"/>
          <w:kern w:val="0"/>
        </w:rPr>
        <w:t>分支结构</w:t>
      </w:r>
      <w:r>
        <w:rPr>
          <w:rFonts w:ascii="宋体" w:hAnsi="宋体" w:cs="宋体" w:hint="eastAsia"/>
          <w:kern w:val="0"/>
        </w:rPr>
        <w:t>等等</w:t>
      </w:r>
      <w:r w:rsidRPr="00BF433C">
        <w:rPr>
          <w:rFonts w:ascii="宋体" w:hAnsi="宋体" w:cs="宋体"/>
          <w:kern w:val="0"/>
        </w:rPr>
        <w:t>。</w:t>
      </w:r>
      <w:r>
        <w:rPr>
          <w:rFonts w:ascii="宋体" w:hAnsi="宋体" w:cs="宋体" w:hint="eastAsia"/>
          <w:kern w:val="0"/>
        </w:rPr>
        <w:t>和</w:t>
      </w:r>
      <w:r w:rsidRPr="00BF433C">
        <w:rPr>
          <w:rFonts w:ascii="宋体" w:hAnsi="宋体" w:cs="宋体"/>
          <w:kern w:val="0"/>
        </w:rPr>
        <w:t>大多数RISC指令集不同的是，LLVM使用</w:t>
      </w:r>
      <w:r>
        <w:rPr>
          <w:rFonts w:ascii="宋体" w:hAnsi="宋体" w:cs="宋体" w:hint="eastAsia"/>
          <w:kern w:val="0"/>
        </w:rPr>
        <w:t>了</w:t>
      </w:r>
      <w:r w:rsidRPr="00BF433C">
        <w:rPr>
          <w:rFonts w:ascii="宋体" w:hAnsi="宋体" w:cs="宋体"/>
          <w:kern w:val="0"/>
        </w:rPr>
        <w:t>一种简单的</w:t>
      </w:r>
      <w:r>
        <w:rPr>
          <w:rFonts w:ascii="宋体" w:hAnsi="宋体" w:cs="宋体" w:hint="eastAsia"/>
          <w:kern w:val="0"/>
        </w:rPr>
        <w:t>数据</w:t>
      </w:r>
      <w:r w:rsidRPr="00BF433C">
        <w:rPr>
          <w:rFonts w:ascii="宋体" w:hAnsi="宋体" w:cs="宋体"/>
          <w:kern w:val="0"/>
        </w:rPr>
        <w:t>类型系统来标记强类型</w:t>
      </w:r>
      <w:r>
        <w:rPr>
          <w:rFonts w:ascii="宋体" w:hAnsi="宋体" w:cs="宋体" w:hint="eastAsia"/>
          <w:kern w:val="0"/>
        </w:rPr>
        <w:t>(如使用</w:t>
      </w:r>
      <w:r w:rsidRPr="00BF433C">
        <w:rPr>
          <w:rFonts w:ascii="宋体" w:hAnsi="宋体" w:cs="宋体"/>
          <w:kern w:val="0"/>
        </w:rPr>
        <w:t>i32表示32位整型，</w:t>
      </w:r>
      <w:r>
        <w:rPr>
          <w:rFonts w:ascii="宋体" w:hAnsi="宋体" w:cs="宋体" w:hint="eastAsia"/>
          <w:kern w:val="0"/>
        </w:rPr>
        <w:t>使用</w:t>
      </w:r>
      <w:r w:rsidRPr="00BF433C">
        <w:rPr>
          <w:rFonts w:ascii="宋体" w:hAnsi="宋体" w:cs="宋体"/>
          <w:kern w:val="0"/>
        </w:rPr>
        <w:t>i32**表示指向32位整型的指针</w:t>
      </w:r>
      <w:r>
        <w:rPr>
          <w:rFonts w:ascii="宋体" w:hAnsi="宋体" w:cs="宋体" w:hint="eastAsia"/>
          <w:kern w:val="0"/>
        </w:rPr>
        <w:t>)</w:t>
      </w:r>
      <w:r w:rsidRPr="00BF433C">
        <w:rPr>
          <w:rFonts w:ascii="宋体" w:hAnsi="宋体" w:cs="宋体"/>
          <w:kern w:val="0"/>
        </w:rPr>
        <w:t>，而一些机器层面的细节都被</w:t>
      </w:r>
      <w:r>
        <w:rPr>
          <w:rFonts w:ascii="宋体" w:hAnsi="宋体" w:cs="宋体" w:hint="eastAsia"/>
          <w:kern w:val="0"/>
        </w:rPr>
        <w:t>抽象了出去(</w:t>
      </w:r>
      <w:r w:rsidRPr="00BF433C">
        <w:rPr>
          <w:rFonts w:ascii="宋体" w:hAnsi="宋体" w:cs="宋体"/>
          <w:kern w:val="0"/>
        </w:rPr>
        <w:t>如函数调用使用call作标记，而返回使用ret标记</w:t>
      </w:r>
      <w:r>
        <w:rPr>
          <w:rFonts w:ascii="宋体" w:hAnsi="宋体" w:cs="宋体" w:hint="eastAsia"/>
          <w:kern w:val="0"/>
        </w:rPr>
        <w:t>)</w:t>
      </w:r>
      <w:r w:rsidRPr="00BF433C">
        <w:rPr>
          <w:rFonts w:ascii="宋体" w:hAnsi="宋体" w:cs="宋体"/>
          <w:kern w:val="0"/>
        </w:rPr>
        <w:t>。</w:t>
      </w:r>
    </w:p>
    <w:p w14:paraId="468EC5EC" w14:textId="41291CE0" w:rsidR="00C21C02" w:rsidRDefault="00C21C02" w:rsidP="00C21C02">
      <w:pPr>
        <w:pStyle w:val="WSL-2"/>
        <w:numPr>
          <w:ilvl w:val="0"/>
          <w:numId w:val="0"/>
        </w:numPr>
      </w:pPr>
      <w:bookmarkStart w:id="160" w:name="_Toc37081035"/>
      <w:r>
        <w:rPr>
          <w:rFonts w:hint="eastAsia"/>
        </w:rPr>
        <w:t>2.3</w:t>
      </w:r>
      <w:r>
        <w:rPr>
          <w:rFonts w:hint="eastAsia"/>
        </w:rPr>
        <w:t>程序的上下文流图</w:t>
      </w:r>
      <w:r>
        <w:rPr>
          <w:rFonts w:hint="eastAsia"/>
        </w:rPr>
        <w:t>(XFG</w:t>
      </w:r>
      <w:r>
        <w:t>)</w:t>
      </w:r>
      <w:bookmarkEnd w:id="160"/>
    </w:p>
    <w:p w14:paraId="389BA828" w14:textId="40E51AA4" w:rsidR="00C21C02" w:rsidRPr="00C21C02" w:rsidRDefault="00C21C02" w:rsidP="00C21C02">
      <w:pPr>
        <w:pStyle w:val="WSL-4"/>
        <w:ind w:firstLine="518"/>
      </w:pPr>
      <w:r>
        <w:rPr>
          <w:rFonts w:hint="eastAsia"/>
        </w:rPr>
        <w:t>程序的上下文流图，是由</w:t>
      </w:r>
      <w:r w:rsidRPr="00680E2D">
        <w:t>Tal Ben-Nun</w:t>
      </w:r>
      <w:r w:rsidRPr="00680E2D">
        <w:rPr>
          <w:rFonts w:hint="eastAsia"/>
        </w:rPr>
        <w:t>等人在文献</w:t>
      </w:r>
      <w:r w:rsidRPr="00680E2D">
        <w:rPr>
          <w:rFonts w:hint="eastAsia"/>
        </w:rPr>
        <w:t>[</w:t>
      </w:r>
      <w:r w:rsidRPr="00680E2D">
        <w:t>40]</w:t>
      </w:r>
      <w:r w:rsidRPr="00680E2D">
        <w:rPr>
          <w:rFonts w:hint="eastAsia"/>
        </w:rPr>
        <w:t>中</w:t>
      </w:r>
      <w:r>
        <w:rPr>
          <w:rFonts w:hint="eastAsia"/>
        </w:rPr>
        <w:t>提出的首个以通过结合程序中控制流信息与数据流信息来生成程序指令嵌入</w:t>
      </w:r>
      <w:r w:rsidR="000152C3">
        <w:rPr>
          <w:rFonts w:hint="eastAsia"/>
        </w:rPr>
        <w:t>（</w:t>
      </w:r>
      <w:r w:rsidR="00A53860">
        <w:rPr>
          <w:rFonts w:hint="eastAsia"/>
        </w:rPr>
        <w:t>即</w:t>
      </w:r>
      <w:r w:rsidR="000152C3">
        <w:rPr>
          <w:rFonts w:hint="eastAsia"/>
        </w:rPr>
        <w:t>向量表示）</w:t>
      </w:r>
      <w:r>
        <w:rPr>
          <w:rFonts w:hint="eastAsia"/>
        </w:rPr>
        <w:t>的图表示</w:t>
      </w:r>
      <w:r>
        <w:rPr>
          <w:rFonts w:hint="eastAsia"/>
        </w:rPr>
        <w:lastRenderedPageBreak/>
        <w:t>形式。其中，上下文是指相互之间存在依赖关系（包括数据依赖和控制依赖）的</w:t>
      </w:r>
      <w:moveToRangeStart w:id="161" w:author="User" w:date="2020-04-13T11:52:00Z" w:name="move37671136"/>
      <w:r w:rsidR="00500291" w:rsidRPr="00500291">
        <w:rPr>
          <w:rFonts w:hint="eastAsia"/>
        </w:rPr>
        <w:t>语句，同时为了在生成嵌入过程中避免硬件特性、编程语言特性和指令组装等方面的限制和歧义，选取独立于硬件和编程语言的</w:t>
      </w:r>
      <w:r w:rsidR="00500291" w:rsidRPr="00500291">
        <w:rPr>
          <w:rFonts w:hint="eastAsia"/>
        </w:rPr>
        <w:t>LLVM IR</w:t>
      </w:r>
      <w:r w:rsidR="00500291" w:rsidRPr="00500291">
        <w:rPr>
          <w:rFonts w:hint="eastAsia"/>
        </w:rPr>
        <w:t>作为图构造过程的数据来源。</w:t>
      </w:r>
      <w:moveToRangeEnd w:id="161"/>
    </w:p>
    <w:p w14:paraId="3A8594B1" w14:textId="77777777" w:rsidR="004614F2" w:rsidRDefault="004614F2" w:rsidP="00EA2DD4">
      <w:pPr>
        <w:pStyle w:val="WSL-4"/>
        <w:ind w:firstLineChars="0" w:firstLine="0"/>
        <w:jc w:val="center"/>
      </w:pPr>
      <w:r>
        <w:rPr>
          <w:rFonts w:hint="eastAsia"/>
          <w:noProof/>
        </w:rPr>
        <w:drawing>
          <wp:inline distT="0" distB="0" distL="0" distR="0" wp14:anchorId="2724A10E" wp14:editId="27D0B6A4">
            <wp:extent cx="5274310" cy="2486025"/>
            <wp:effectExtent l="0" t="0" r="2540" b="952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2.5 LLVM IR示例.PNG"/>
                    <pic:cNvPicPr/>
                  </pic:nvPicPr>
                  <pic:blipFill>
                    <a:blip r:embed="rId28">
                      <a:extLst>
                        <a:ext uri="{28A0092B-C50C-407E-A947-70E740481C1C}">
                          <a14:useLocalDpi xmlns:a14="http://schemas.microsoft.com/office/drawing/2010/main" val="0"/>
                        </a:ext>
                      </a:extLst>
                    </a:blip>
                    <a:stretch>
                      <a:fillRect/>
                    </a:stretch>
                  </pic:blipFill>
                  <pic:spPr>
                    <a:xfrm>
                      <a:off x="0" y="0"/>
                      <a:ext cx="5274310" cy="2486025"/>
                    </a:xfrm>
                    <a:prstGeom prst="rect">
                      <a:avLst/>
                    </a:prstGeom>
                  </pic:spPr>
                </pic:pic>
              </a:graphicData>
            </a:graphic>
          </wp:inline>
        </w:drawing>
      </w:r>
    </w:p>
    <w:p w14:paraId="31A61814" w14:textId="26A8524C" w:rsidR="004614F2" w:rsidRDefault="004614F2" w:rsidP="00C21C02">
      <w:pPr>
        <w:pStyle w:val="WSL-6"/>
      </w:pPr>
      <w:bookmarkStart w:id="162" w:name="_Toc36925552"/>
      <w:bookmarkStart w:id="163" w:name="_Toc37080971"/>
      <w:r>
        <w:rPr>
          <w:rFonts w:hint="eastAsia"/>
        </w:rPr>
        <w:t>图</w:t>
      </w:r>
      <w:r>
        <w:rPr>
          <w:rFonts w:hint="eastAsia"/>
        </w:rPr>
        <w:t>2.5</w:t>
      </w:r>
      <w:r>
        <w:t xml:space="preserve"> </w:t>
      </w:r>
      <w:r>
        <w:rPr>
          <w:rFonts w:hint="eastAsia"/>
        </w:rPr>
        <w:t>LLVM</w:t>
      </w:r>
      <w:r>
        <w:t xml:space="preserve"> </w:t>
      </w:r>
      <w:r>
        <w:rPr>
          <w:rFonts w:hint="eastAsia"/>
        </w:rPr>
        <w:t>IR</w:t>
      </w:r>
      <w:r>
        <w:rPr>
          <w:rFonts w:hint="eastAsia"/>
        </w:rPr>
        <w:t>示例</w:t>
      </w:r>
      <w:bookmarkEnd w:id="162"/>
      <w:bookmarkEnd w:id="163"/>
      <w:ins w:id="164" w:author="User" w:date="2020-04-06T22:09:00Z">
        <w:r w:rsidR="007D617B">
          <w:rPr>
            <w:rFonts w:hint="eastAsia"/>
          </w:rPr>
          <w:t>（</w:t>
        </w:r>
        <w:r w:rsidR="000E4C7B">
          <w:rPr>
            <w:rFonts w:hint="eastAsia"/>
          </w:rPr>
          <w:t>a</w:t>
        </w:r>
        <w:r w:rsidR="000E4C7B">
          <w:rPr>
            <w:rFonts w:hint="eastAsia"/>
          </w:rPr>
          <w:t>和</w:t>
        </w:r>
        <w:r w:rsidR="000E4C7B">
          <w:rPr>
            <w:rFonts w:hint="eastAsia"/>
          </w:rPr>
          <w:t>b</w:t>
        </w:r>
        <w:r w:rsidR="000E4C7B">
          <w:rPr>
            <w:rFonts w:hint="eastAsia"/>
          </w:rPr>
          <w:t>子图要有名字）</w:t>
        </w:r>
      </w:ins>
    </w:p>
    <w:p w14:paraId="18C6528D" w14:textId="60232797" w:rsidR="00C21C02" w:rsidRPr="00C21C02" w:rsidRDefault="00B12A84" w:rsidP="00C21C02">
      <w:pPr>
        <w:pStyle w:val="WSL-4"/>
        <w:ind w:firstLineChars="0" w:firstLine="0"/>
      </w:pPr>
      <w:moveFromRangeStart w:id="165" w:author="User" w:date="2020-04-13T11:52:00Z" w:name="move37671136"/>
      <w:moveFrom w:id="166" w:author="User" w:date="2020-04-13T11:52:00Z">
        <w:r w:rsidDel="00500291">
          <w:rPr>
            <w:rFonts w:hint="eastAsia"/>
          </w:rPr>
          <w:t>语句，同时为了在生成嵌入过程中避免硬件特性、编程语言特性和指令组装等方</w:t>
        </w:r>
        <w:r w:rsidR="00F14C1B" w:rsidDel="00500291">
          <w:rPr>
            <w:rFonts w:hint="eastAsia"/>
          </w:rPr>
          <w:t>面的限制和歧义，</w:t>
        </w:r>
        <w:r w:rsidR="00C21C02" w:rsidDel="00500291">
          <w:rPr>
            <w:rFonts w:hint="eastAsia"/>
          </w:rPr>
          <w:t>选取独立于硬件和编程语言的</w:t>
        </w:r>
        <w:r w:rsidR="00C21C02" w:rsidDel="00500291">
          <w:rPr>
            <w:rFonts w:hint="eastAsia"/>
          </w:rPr>
          <w:t>LLVM</w:t>
        </w:r>
        <w:r w:rsidR="00C21C02" w:rsidDel="00500291">
          <w:t xml:space="preserve"> </w:t>
        </w:r>
        <w:r w:rsidR="00C21C02" w:rsidDel="00500291">
          <w:rPr>
            <w:rFonts w:hint="eastAsia"/>
          </w:rPr>
          <w:t>IR</w:t>
        </w:r>
        <w:r w:rsidR="00C21C02" w:rsidDel="00500291">
          <w:rPr>
            <w:rFonts w:hint="eastAsia"/>
          </w:rPr>
          <w:t>作为图构造</w:t>
        </w:r>
        <w:r w:rsidR="00F14C1B" w:rsidDel="00500291">
          <w:rPr>
            <w:rFonts w:hint="eastAsia"/>
          </w:rPr>
          <w:t>过程的</w:t>
        </w:r>
        <w:r w:rsidR="00C21C02" w:rsidDel="00500291">
          <w:rPr>
            <w:rFonts w:hint="eastAsia"/>
          </w:rPr>
          <w:t>数据来源。</w:t>
        </w:r>
      </w:moveFrom>
      <w:moveFromRangeEnd w:id="165"/>
      <w:ins w:id="167" w:author="User" w:date="2020-04-13T11:52:00Z">
        <w:r w:rsidR="00500291">
          <w:rPr>
            <w:rFonts w:hint="eastAsia"/>
          </w:rPr>
          <w:t>（除非特殊情况，最好不要在段中间分割</w:t>
        </w:r>
      </w:ins>
      <w:ins w:id="168" w:author="User" w:date="2020-04-13T11:53:00Z">
        <w:r w:rsidR="00500291">
          <w:rPr>
            <w:rFonts w:hint="eastAsia"/>
          </w:rPr>
          <w:t>，否则前面改了几个字</w:t>
        </w:r>
      </w:ins>
      <w:ins w:id="169" w:author="User" w:date="2020-04-13T11:54:00Z">
        <w:r w:rsidR="00500291">
          <w:rPr>
            <w:rFonts w:hint="eastAsia"/>
          </w:rPr>
          <w:t>，</w:t>
        </w:r>
      </w:ins>
      <w:ins w:id="170" w:author="User" w:date="2020-04-13T11:53:00Z">
        <w:r w:rsidR="00500291">
          <w:rPr>
            <w:rFonts w:hint="eastAsia"/>
          </w:rPr>
          <w:t>后面都要跟着动。</w:t>
        </w:r>
      </w:ins>
      <w:ins w:id="171" w:author="User" w:date="2020-04-13T11:52:00Z">
        <w:r w:rsidR="00500291">
          <w:rPr>
            <w:rFonts w:hint="eastAsia"/>
          </w:rPr>
          <w:t>）</w:t>
        </w:r>
      </w:ins>
    </w:p>
    <w:p w14:paraId="01559FA9" w14:textId="6B2990EC" w:rsidR="004614F2" w:rsidRDefault="004614F2" w:rsidP="00F75E92">
      <w:pPr>
        <w:pStyle w:val="WSL-4"/>
        <w:ind w:firstLine="518"/>
      </w:pPr>
      <w:r>
        <w:rPr>
          <w:rFonts w:hint="eastAsia"/>
        </w:rPr>
        <w:t>由于</w:t>
      </w:r>
      <w:r>
        <w:rPr>
          <w:rFonts w:hint="eastAsia"/>
        </w:rPr>
        <w:t>LLVM</w:t>
      </w:r>
      <w:r>
        <w:rPr>
          <w:rFonts w:hint="eastAsia"/>
        </w:rPr>
        <w:t>将</w:t>
      </w:r>
      <w:r>
        <w:rPr>
          <w:rFonts w:hint="eastAsia"/>
        </w:rPr>
        <w:t>IR</w:t>
      </w:r>
      <w:r>
        <w:rPr>
          <w:rFonts w:hint="eastAsia"/>
        </w:rPr>
        <w:t>语句划分为“基本块”，每个基本块中不存在控制流分支。如图</w:t>
      </w:r>
      <w:r>
        <w:rPr>
          <w:rFonts w:hint="eastAsia"/>
        </w:rPr>
        <w:t>2.</w:t>
      </w:r>
      <w:r>
        <w:t>6(</w:t>
      </w:r>
      <w:r>
        <w:rPr>
          <w:rFonts w:hint="eastAsia"/>
        </w:rPr>
        <w:t>c</w:t>
      </w:r>
      <w:r>
        <w:t>)</w:t>
      </w:r>
      <w:r>
        <w:rPr>
          <w:rFonts w:hint="eastAsia"/>
        </w:rPr>
        <w:t>所示，</w:t>
      </w:r>
      <w:r w:rsidR="00664E84" w:rsidRPr="00500291">
        <w:rPr>
          <w:rFonts w:hint="eastAsia"/>
          <w:color w:val="FF0000"/>
          <w:rPrChange w:id="172" w:author="User" w:date="2020-04-13T11:54:00Z">
            <w:rPr>
              <w:rFonts w:hint="eastAsia"/>
            </w:rPr>
          </w:rPrChange>
        </w:rPr>
        <w:t>不同的颜色框</w:t>
      </w:r>
      <w:r w:rsidR="00664E84">
        <w:rPr>
          <w:rFonts w:hint="eastAsia"/>
        </w:rPr>
        <w:t>代表不同的基本块，</w:t>
      </w:r>
      <w:r>
        <w:rPr>
          <w:rFonts w:hint="eastAsia"/>
        </w:rPr>
        <w:t>在一个基本块内，程序按顺序执行并创建可追踪的数据流，同时将执行结果分配给单个标识符，因此一个基本块内的数据依赖关系清晰可见，基本块内任何标识符的上下文也很容易可以获得。但是在控制分支前后，仅靠数据流图并不足以提供足够的信息来确定给定标识符的程序上下文。</w:t>
      </w:r>
      <w:r>
        <w:rPr>
          <w:rFonts w:hint="eastAsia"/>
        </w:rPr>
        <w:t>XFG</w:t>
      </w:r>
      <w:r>
        <w:rPr>
          <w:rFonts w:hint="eastAsia"/>
        </w:rPr>
        <w:t>恰好弥补了这一缺陷，其中既包含了数据流信息也同时包含了控制流信息。如图</w:t>
      </w:r>
      <w:r>
        <w:rPr>
          <w:rFonts w:hint="eastAsia"/>
        </w:rPr>
        <w:t>2</w:t>
      </w:r>
      <w:r>
        <w:t>.</w:t>
      </w:r>
      <w:r>
        <w:rPr>
          <w:rFonts w:hint="eastAsia"/>
        </w:rPr>
        <w:t>6</w:t>
      </w:r>
      <w:r>
        <w:t>(d)</w:t>
      </w:r>
      <w:r>
        <w:rPr>
          <w:rFonts w:hint="eastAsia"/>
        </w:rPr>
        <w:t>所示，</w:t>
      </w:r>
      <w:r>
        <w:rPr>
          <w:rFonts w:hint="eastAsia"/>
        </w:rPr>
        <w:t>XFG</w:t>
      </w:r>
      <w:r>
        <w:rPr>
          <w:rFonts w:hint="eastAsia"/>
        </w:rPr>
        <w:t>是有向多重图，其中两个节点之间可以拥有多条边。</w:t>
      </w:r>
      <w:r>
        <w:rPr>
          <w:rFonts w:hint="eastAsia"/>
        </w:rPr>
        <w:t xml:space="preserve"> XFG</w:t>
      </w:r>
      <w:r>
        <w:rPr>
          <w:rFonts w:hint="eastAsia"/>
        </w:rPr>
        <w:t>的节点可以是变量、基本块或函数名称等标识符，在图中分别显示为椭圆形或矩形。相应地，一条边代表一种数据依赖（黑色）或控制依赖（浅蓝色）。</w:t>
      </w:r>
    </w:p>
    <w:p w14:paraId="0EED84D8" w14:textId="77777777" w:rsidR="00CE73FC" w:rsidRDefault="00CE73FC" w:rsidP="00CE73FC">
      <w:pPr>
        <w:pStyle w:val="WSL-4"/>
        <w:ind w:firstLineChars="0" w:firstLine="0"/>
        <w:jc w:val="center"/>
      </w:pPr>
      <w:r>
        <w:rPr>
          <w:noProof/>
        </w:rPr>
        <w:lastRenderedPageBreak/>
        <w:drawing>
          <wp:inline distT="0" distB="0" distL="0" distR="0" wp14:anchorId="39B38A56" wp14:editId="37CEE30E">
            <wp:extent cx="6065001" cy="2376055"/>
            <wp:effectExtent l="0" t="0" r="0" b="571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19214" cy="2397294"/>
                    </a:xfrm>
                    <a:prstGeom prst="rect">
                      <a:avLst/>
                    </a:prstGeom>
                    <a:noFill/>
                    <a:ln>
                      <a:noFill/>
                    </a:ln>
                  </pic:spPr>
                </pic:pic>
              </a:graphicData>
            </a:graphic>
          </wp:inline>
        </w:drawing>
      </w:r>
    </w:p>
    <w:p w14:paraId="490E03C5" w14:textId="77777777" w:rsidR="00CE73FC" w:rsidRDefault="00CE73FC" w:rsidP="00CE73FC">
      <w:pPr>
        <w:pStyle w:val="WSL-6"/>
      </w:pPr>
      <w:bookmarkStart w:id="173" w:name="_Toc36925553"/>
      <w:bookmarkStart w:id="174" w:name="_Toc37080972"/>
      <w:r>
        <w:rPr>
          <w:rFonts w:hint="eastAsia"/>
        </w:rPr>
        <w:t>图</w:t>
      </w:r>
      <w:r>
        <w:rPr>
          <w:rFonts w:hint="eastAsia"/>
        </w:rPr>
        <w:t>2.6</w:t>
      </w:r>
      <w:r>
        <w:t xml:space="preserve"> </w:t>
      </w:r>
      <w:r>
        <w:rPr>
          <w:rFonts w:hint="eastAsia"/>
        </w:rPr>
        <w:t>程序的上下文流图示例</w:t>
      </w:r>
      <w:bookmarkEnd w:id="173"/>
      <w:bookmarkEnd w:id="174"/>
    </w:p>
    <w:p w14:paraId="4CDAD9AE" w14:textId="280DB557" w:rsidR="004614F2" w:rsidRDefault="004614F2" w:rsidP="00F75E92">
      <w:pPr>
        <w:pStyle w:val="WSL-4"/>
        <w:ind w:firstLine="518"/>
      </w:pPr>
      <w:r>
        <w:rPr>
          <w:rFonts w:hint="eastAsia"/>
        </w:rPr>
        <w:t>由于</w:t>
      </w:r>
      <w:r>
        <w:rPr>
          <w:rFonts w:hint="eastAsia"/>
        </w:rPr>
        <w:t>LLVM</w:t>
      </w:r>
      <w:r>
        <w:t xml:space="preserve"> </w:t>
      </w:r>
      <w:r>
        <w:rPr>
          <w:rFonts w:hint="eastAsia"/>
        </w:rPr>
        <w:t>IR</w:t>
      </w:r>
      <w:r>
        <w:rPr>
          <w:rFonts w:hint="eastAsia"/>
        </w:rPr>
        <w:t>中对标识符名称的分配是不确定的，因此上述使用标识符作为</w:t>
      </w:r>
      <w:r>
        <w:rPr>
          <w:rFonts w:hint="eastAsia"/>
        </w:rPr>
        <w:t>XFG</w:t>
      </w:r>
      <w:r>
        <w:rPr>
          <w:rFonts w:hint="eastAsia"/>
        </w:rPr>
        <w:t>节点的表示方法使得</w:t>
      </w:r>
      <w:r>
        <w:rPr>
          <w:rFonts w:hint="eastAsia"/>
        </w:rPr>
        <w:t>XFG</w:t>
      </w:r>
      <w:r>
        <w:rPr>
          <w:rFonts w:hint="eastAsia"/>
        </w:rPr>
        <w:t>节点的表示空间变得无限大。为了更加贴合上下文的概念和更好的学习代码的嵌入表示，文献</w:t>
      </w:r>
      <w:r>
        <w:rPr>
          <w:rFonts w:hint="eastAsia"/>
        </w:rPr>
        <w:t>[</w:t>
      </w:r>
      <w:r>
        <w:t>40]</w:t>
      </w:r>
      <w:r>
        <w:rPr>
          <w:rFonts w:hint="eastAsia"/>
        </w:rPr>
        <w:t>的实验过程中，在假设</w:t>
      </w:r>
      <w:r w:rsidRPr="00A118F1">
        <w:rPr>
          <w:rFonts w:hint="eastAsia"/>
        </w:rPr>
        <w:t>相同上下文中出现的</w:t>
      </w:r>
      <w:r>
        <w:rPr>
          <w:rFonts w:hint="eastAsia"/>
        </w:rPr>
        <w:t>语句大概率</w:t>
      </w:r>
      <w:r w:rsidRPr="00A118F1">
        <w:rPr>
          <w:rFonts w:hint="eastAsia"/>
        </w:rPr>
        <w:t>具有相似的语义</w:t>
      </w:r>
      <w:r>
        <w:rPr>
          <w:rFonts w:hint="eastAsia"/>
        </w:rPr>
        <w:t>的前提下，对</w:t>
      </w:r>
      <w:r>
        <w:rPr>
          <w:rFonts w:hint="eastAsia"/>
        </w:rPr>
        <w:t>LLVM</w:t>
      </w:r>
      <w:r>
        <w:t xml:space="preserve"> </w:t>
      </w:r>
      <w:r>
        <w:rPr>
          <w:rFonts w:hint="eastAsia"/>
        </w:rPr>
        <w:t>IR</w:t>
      </w:r>
      <w:r>
        <w:rPr>
          <w:rFonts w:hint="eastAsia"/>
        </w:rPr>
        <w:t>语句的类型进行了总结并将</w:t>
      </w:r>
      <w:r>
        <w:rPr>
          <w:rFonts w:hint="eastAsia"/>
        </w:rPr>
        <w:t>XFG</w:t>
      </w:r>
      <w:r>
        <w:rPr>
          <w:rFonts w:hint="eastAsia"/>
        </w:rPr>
        <w:t>中的节点向</w:t>
      </w:r>
      <w:r>
        <w:rPr>
          <w:rFonts w:hint="eastAsia"/>
        </w:rPr>
        <w:t>IR</w:t>
      </w:r>
      <w:r>
        <w:rPr>
          <w:rFonts w:hint="eastAsia"/>
        </w:rPr>
        <w:t>语句级别进行了二次整合生成了</w:t>
      </w:r>
      <w:r>
        <w:t>D</w:t>
      </w:r>
      <w:r>
        <w:rPr>
          <w:rFonts w:hint="eastAsia"/>
        </w:rPr>
        <w:t>ual</w:t>
      </w:r>
      <w:r>
        <w:t>-XFG</w:t>
      </w:r>
      <w:r>
        <w:rPr>
          <w:rFonts w:hint="eastAsia"/>
        </w:rPr>
        <w:t>，使其所有的节点均为</w:t>
      </w:r>
      <w:r>
        <w:rPr>
          <w:rFonts w:hint="eastAsia"/>
        </w:rPr>
        <w:t>LLVM</w:t>
      </w:r>
      <w:r>
        <w:t xml:space="preserve"> </w:t>
      </w:r>
      <w:r>
        <w:rPr>
          <w:rFonts w:hint="eastAsia"/>
        </w:rPr>
        <w:t>IR</w:t>
      </w:r>
      <w:r>
        <w:rPr>
          <w:rFonts w:hint="eastAsia"/>
        </w:rPr>
        <w:t>语句，即</w:t>
      </w:r>
      <w:r>
        <w:rPr>
          <w:rFonts w:hint="eastAsia"/>
        </w:rPr>
        <w:t>LLVM</w:t>
      </w:r>
      <w:r>
        <w:t xml:space="preserve"> </w:t>
      </w:r>
      <w:r>
        <w:rPr>
          <w:rFonts w:hint="eastAsia"/>
        </w:rPr>
        <w:t>IR</w:t>
      </w:r>
      <w:r>
        <w:rPr>
          <w:rFonts w:hint="eastAsia"/>
        </w:rPr>
        <w:t>文件中的一行。除非特殊说明，本文接下来所提到的</w:t>
      </w:r>
      <w:r>
        <w:rPr>
          <w:rFonts w:hint="eastAsia"/>
        </w:rPr>
        <w:t>XFG</w:t>
      </w:r>
      <w:r>
        <w:rPr>
          <w:rFonts w:hint="eastAsia"/>
        </w:rPr>
        <w:t>均指</w:t>
      </w:r>
      <w:r>
        <w:rPr>
          <w:rFonts w:hint="eastAsia"/>
        </w:rPr>
        <w:t>Dual-XFG</w:t>
      </w:r>
      <w:r>
        <w:rPr>
          <w:rFonts w:hint="eastAsia"/>
        </w:rPr>
        <w:t>。</w:t>
      </w:r>
    </w:p>
    <w:p w14:paraId="036EAC6C" w14:textId="51837971" w:rsidR="009052A8" w:rsidRPr="00CE73FC" w:rsidRDefault="00214FB0" w:rsidP="00CE73FC">
      <w:pPr>
        <w:pStyle w:val="WSL-4"/>
        <w:ind w:firstLine="518"/>
      </w:pPr>
      <w:r w:rsidRPr="00CE73FC">
        <w:rPr>
          <w:rFonts w:hint="eastAsia"/>
        </w:rPr>
        <w:t>XFG</w:t>
      </w:r>
      <w:r w:rsidRPr="00CE73FC">
        <w:rPr>
          <w:rFonts w:hint="eastAsia"/>
        </w:rPr>
        <w:t>的构造遵循以下规则：</w:t>
      </w:r>
      <w:r w:rsidR="00CE73FC">
        <w:rPr>
          <w:rFonts w:hint="eastAsia"/>
        </w:rPr>
        <w:t>(</w:t>
      </w:r>
      <w:r w:rsidR="00CE73FC">
        <w:t>1)</w:t>
      </w:r>
      <w:r w:rsidRPr="00CE73FC">
        <w:rPr>
          <w:rFonts w:hint="eastAsia"/>
        </w:rPr>
        <w:t>一个基本块内的数据依赖关系必须全部用边进行连接；</w:t>
      </w:r>
      <w:r w:rsidR="00CE73FC">
        <w:rPr>
          <w:rFonts w:hint="eastAsia"/>
        </w:rPr>
        <w:t>(</w:t>
      </w:r>
      <w:r w:rsidR="00CE73FC">
        <w:t>2)</w:t>
      </w:r>
      <w:r w:rsidRPr="00CE73FC">
        <w:rPr>
          <w:rFonts w:hint="eastAsia"/>
        </w:rPr>
        <w:t>基本块与基本块之间的依赖关系必须使用边将基本块标识符相连接；</w:t>
      </w:r>
      <w:r w:rsidR="00CE73FC">
        <w:rPr>
          <w:rFonts w:hint="eastAsia"/>
        </w:rPr>
        <w:t>(</w:t>
      </w:r>
      <w:r w:rsidR="00CE73FC">
        <w:t>3)</w:t>
      </w:r>
      <w:r w:rsidRPr="00CE73FC">
        <w:rPr>
          <w:rFonts w:hint="eastAsia"/>
        </w:rPr>
        <w:t>没有</w:t>
      </w:r>
      <w:proofErr w:type="gramStart"/>
      <w:r w:rsidRPr="00CE73FC">
        <w:rPr>
          <w:rFonts w:hint="eastAsia"/>
        </w:rPr>
        <w:t>父级数据</w:t>
      </w:r>
      <w:proofErr w:type="gramEnd"/>
      <w:r w:rsidRPr="00CE73FC">
        <w:rPr>
          <w:rFonts w:hint="eastAsia"/>
        </w:rPr>
        <w:t>流入的基本块，与图的根节点相连；</w:t>
      </w:r>
      <w:r w:rsidR="00CE73FC">
        <w:rPr>
          <w:rFonts w:hint="eastAsia"/>
        </w:rPr>
        <w:t>(</w:t>
      </w:r>
      <w:r w:rsidR="00CE73FC">
        <w:t>4)</w:t>
      </w:r>
      <w:r w:rsidRPr="00CE73FC">
        <w:rPr>
          <w:rFonts w:hint="eastAsia"/>
        </w:rPr>
        <w:t>对于外部代码调用，若为静态调用，</w:t>
      </w:r>
      <w:r w:rsidR="009363AA" w:rsidRPr="00CE73FC">
        <w:rPr>
          <w:rFonts w:hint="eastAsia"/>
        </w:rPr>
        <w:t>在</w:t>
      </w:r>
      <w:r w:rsidRPr="00CE73FC">
        <w:rPr>
          <w:rFonts w:hint="eastAsia"/>
        </w:rPr>
        <w:t>编译过程中可以访问代码，则将该部分代码语句包含</w:t>
      </w:r>
      <w:r w:rsidR="009363AA" w:rsidRPr="00CE73FC">
        <w:rPr>
          <w:rFonts w:hint="eastAsia"/>
        </w:rPr>
        <w:t>在</w:t>
      </w:r>
      <w:r w:rsidRPr="00CE73FC">
        <w:rPr>
          <w:rFonts w:hint="eastAsia"/>
        </w:rPr>
        <w:t>XFG</w:t>
      </w:r>
      <w:r w:rsidRPr="00CE73FC">
        <w:rPr>
          <w:rFonts w:hint="eastAsia"/>
        </w:rPr>
        <w:t>中，若为动态链接，</w:t>
      </w:r>
      <w:r w:rsidR="009363AA" w:rsidRPr="00CE73FC">
        <w:rPr>
          <w:rFonts w:hint="eastAsia"/>
        </w:rPr>
        <w:t>在</w:t>
      </w:r>
      <w:r w:rsidRPr="00CE73FC">
        <w:rPr>
          <w:rFonts w:hint="eastAsia"/>
        </w:rPr>
        <w:t>编译过程中不可访问代码，则使用调用语句代替。值得一提的是，对于一个有</w:t>
      </w:r>
      <w:r w:rsidRPr="00CE73FC">
        <w:rPr>
          <w:rFonts w:hint="eastAsia"/>
        </w:rPr>
        <w:t>n</w:t>
      </w:r>
      <w:proofErr w:type="gramStart"/>
      <w:r w:rsidRPr="00CE73FC">
        <w:rPr>
          <w:rFonts w:hint="eastAsia"/>
        </w:rPr>
        <w:t>个</w:t>
      </w:r>
      <w:proofErr w:type="gramEnd"/>
      <w:r w:rsidRPr="00CE73FC">
        <w:rPr>
          <w:rFonts w:hint="eastAsia"/>
        </w:rPr>
        <w:t>SSA</w:t>
      </w:r>
      <w:r w:rsidRPr="00CE73FC">
        <w:rPr>
          <w:rFonts w:hint="eastAsia"/>
        </w:rPr>
        <w:t>语句的</w:t>
      </w:r>
      <w:r w:rsidRPr="00CE73FC">
        <w:rPr>
          <w:rFonts w:hint="eastAsia"/>
        </w:rPr>
        <w:t>LLVM</w:t>
      </w:r>
      <w:r w:rsidRPr="00CE73FC">
        <w:t xml:space="preserve"> </w:t>
      </w:r>
      <w:r w:rsidRPr="00CE73FC">
        <w:rPr>
          <w:rFonts w:hint="eastAsia"/>
        </w:rPr>
        <w:t>IR</w:t>
      </w:r>
      <w:r w:rsidRPr="00CE73FC">
        <w:rPr>
          <w:rFonts w:hint="eastAsia"/>
        </w:rPr>
        <w:t>文件，构造其</w:t>
      </w:r>
      <w:r w:rsidRPr="00CE73FC">
        <w:rPr>
          <w:rFonts w:hint="eastAsia"/>
        </w:rPr>
        <w:t>XFG</w:t>
      </w:r>
      <w:r w:rsidRPr="00CE73FC">
        <w:rPr>
          <w:rFonts w:hint="eastAsia"/>
        </w:rPr>
        <w:t>的时间复杂度为</w:t>
      </w:r>
      <w:r w:rsidRPr="00CE73FC">
        <w:rPr>
          <w:rFonts w:hint="eastAsia"/>
        </w:rPr>
        <w:t>O(n</w:t>
      </w:r>
      <w:r w:rsidRPr="00CE73FC">
        <w:t>)</w:t>
      </w:r>
      <w:r w:rsidRPr="00CE73FC">
        <w:rPr>
          <w:rFonts w:hint="eastAsia"/>
        </w:rPr>
        <w:t>，这说明了使用</w:t>
      </w:r>
      <w:r w:rsidRPr="00CE73FC">
        <w:rPr>
          <w:rFonts w:hint="eastAsia"/>
        </w:rPr>
        <w:t>XFG</w:t>
      </w:r>
      <w:r w:rsidRPr="00CE73FC">
        <w:rPr>
          <w:rFonts w:hint="eastAsia"/>
        </w:rPr>
        <w:t>进行程序语义的表示对于大规模代码（如</w:t>
      </w:r>
      <w:proofErr w:type="spellStart"/>
      <w:r w:rsidRPr="00CE73FC">
        <w:rPr>
          <w:rFonts w:hint="eastAsia"/>
        </w:rPr>
        <w:t>Tensorflow</w:t>
      </w:r>
      <w:proofErr w:type="spellEnd"/>
      <w:r w:rsidR="009363AA" w:rsidRPr="00CE73FC">
        <w:rPr>
          <w:rFonts w:hint="eastAsia"/>
        </w:rPr>
        <w:t>源码）的分析具有巨大价值。</w:t>
      </w:r>
    </w:p>
    <w:p w14:paraId="5832B9E3" w14:textId="60B317F4" w:rsidR="004614F2" w:rsidRPr="006D3576" w:rsidRDefault="004614F2" w:rsidP="003D7511">
      <w:pPr>
        <w:pStyle w:val="WSL-2"/>
        <w:numPr>
          <w:ilvl w:val="0"/>
          <w:numId w:val="0"/>
        </w:numPr>
      </w:pPr>
      <w:bookmarkStart w:id="175" w:name="_Toc37081036"/>
      <w:r>
        <w:rPr>
          <w:rFonts w:hint="eastAsia"/>
        </w:rPr>
        <w:t>2.</w:t>
      </w:r>
      <w:r>
        <w:t xml:space="preserve">4 </w:t>
      </w:r>
      <w:r>
        <w:rPr>
          <w:rFonts w:hint="eastAsia"/>
        </w:rPr>
        <w:t>Poly</w:t>
      </w:r>
      <w:r>
        <w:t>hedral</w:t>
      </w:r>
      <w:r>
        <w:rPr>
          <w:rFonts w:hint="eastAsia"/>
        </w:rPr>
        <w:t>模型和</w:t>
      </w:r>
      <w:r>
        <w:rPr>
          <w:rFonts w:hint="eastAsia"/>
        </w:rPr>
        <w:t>Pluto</w:t>
      </w:r>
      <w:r>
        <w:rPr>
          <w:rFonts w:hint="eastAsia"/>
        </w:rPr>
        <w:t>编译器</w:t>
      </w:r>
      <w:bookmarkEnd w:id="175"/>
    </w:p>
    <w:p w14:paraId="2D122909" w14:textId="77777777" w:rsidR="004614F2" w:rsidRDefault="004614F2" w:rsidP="00F75E92">
      <w:pPr>
        <w:pStyle w:val="WSL-4"/>
        <w:ind w:firstLine="518"/>
      </w:pPr>
      <w:r>
        <w:rPr>
          <w:rFonts w:hint="eastAsia"/>
        </w:rPr>
        <w:t>在国内关于</w:t>
      </w:r>
      <w:r>
        <w:rPr>
          <w:rFonts w:hint="eastAsia"/>
        </w:rPr>
        <w:t>Polyhedral</w:t>
      </w:r>
      <w:r>
        <w:rPr>
          <w:rFonts w:hint="eastAsia"/>
        </w:rPr>
        <w:t>模型的研究中，多将其译为多面体模型。由于多面体模型具有</w:t>
      </w:r>
      <w:r w:rsidRPr="00097E9A">
        <w:t>应用范围广</w:t>
      </w:r>
      <w:r>
        <w:rPr>
          <w:rFonts w:hint="eastAsia"/>
        </w:rPr>
        <w:t>、</w:t>
      </w:r>
      <w:r w:rsidRPr="00097E9A">
        <w:t>表示能力强</w:t>
      </w:r>
      <w:r>
        <w:rPr>
          <w:rFonts w:hint="eastAsia"/>
        </w:rPr>
        <w:t>和</w:t>
      </w:r>
      <w:r w:rsidRPr="00097E9A">
        <w:t>优化空间大</w:t>
      </w:r>
      <w:r>
        <w:rPr>
          <w:rFonts w:hint="eastAsia"/>
        </w:rPr>
        <w:t>的优点，目前</w:t>
      </w:r>
      <w:r w:rsidRPr="00097E9A">
        <w:t>基于多面体模型的编译优化技术是</w:t>
      </w:r>
      <w:r>
        <w:rPr>
          <w:rFonts w:hint="eastAsia"/>
        </w:rPr>
        <w:t>串行</w:t>
      </w:r>
      <w:r w:rsidRPr="00097E9A">
        <w:t>程序自动并行化</w:t>
      </w:r>
      <w:r>
        <w:rPr>
          <w:rFonts w:hint="eastAsia"/>
        </w:rPr>
        <w:t>研究</w:t>
      </w:r>
      <w:r w:rsidRPr="00097E9A">
        <w:t>领域的一个热点</w:t>
      </w:r>
      <w:r w:rsidRPr="00097E9A">
        <w:t xml:space="preserve">, </w:t>
      </w:r>
      <w:r w:rsidRPr="00097E9A">
        <w:t>是解决</w:t>
      </w:r>
      <w:r>
        <w:rPr>
          <w:rFonts w:hint="eastAsia"/>
        </w:rPr>
        <w:t>串行</w:t>
      </w:r>
      <w:r w:rsidRPr="00097E9A">
        <w:t>程序自动</w:t>
      </w:r>
      <w:r>
        <w:rPr>
          <w:rFonts w:hint="eastAsia"/>
        </w:rPr>
        <w:t>转换为</w:t>
      </w:r>
      <w:r w:rsidRPr="00097E9A">
        <w:t>并行</w:t>
      </w:r>
      <w:r>
        <w:rPr>
          <w:rFonts w:hint="eastAsia"/>
        </w:rPr>
        <w:t>程序</w:t>
      </w:r>
      <w:r w:rsidRPr="00097E9A">
        <w:t>的一种有效手段</w:t>
      </w:r>
      <w:r>
        <w:rPr>
          <w:rFonts w:hint="eastAsia"/>
        </w:rPr>
        <w:t>。</w:t>
      </w:r>
    </w:p>
    <w:p w14:paraId="2CBD0381" w14:textId="4FD3C2AE" w:rsidR="004614F2" w:rsidRDefault="004614F2" w:rsidP="00F75E92">
      <w:pPr>
        <w:pStyle w:val="WSL-4"/>
        <w:ind w:firstLine="518"/>
      </w:pPr>
      <w:r>
        <w:rPr>
          <w:rFonts w:hint="eastAsia"/>
        </w:rPr>
        <w:t>基于</w:t>
      </w:r>
      <w:r>
        <w:rPr>
          <w:rFonts w:hint="eastAsia"/>
        </w:rPr>
        <w:t>Polyhedral</w:t>
      </w:r>
      <w:r>
        <w:rPr>
          <w:rFonts w:hint="eastAsia"/>
        </w:rPr>
        <w:t>模型的</w:t>
      </w:r>
      <w:r w:rsidRPr="00DC2505">
        <w:t>编译技术是指在循环</w:t>
      </w:r>
      <w:r>
        <w:rPr>
          <w:rFonts w:hint="eastAsia"/>
        </w:rPr>
        <w:t>的上下</w:t>
      </w:r>
      <w:r w:rsidRPr="00DC2505">
        <w:t>界约束条件下将</w:t>
      </w:r>
      <w:r>
        <w:rPr>
          <w:rFonts w:hint="eastAsia"/>
        </w:rPr>
        <w:t>代码</w:t>
      </w:r>
      <w:r w:rsidRPr="00DC2505">
        <w:t>语句表示</w:t>
      </w:r>
      <w:r>
        <w:rPr>
          <w:rFonts w:hint="eastAsia"/>
        </w:rPr>
        <w:t>为</w:t>
      </w:r>
      <w:r w:rsidRPr="00DC2505">
        <w:t>空间</w:t>
      </w:r>
      <w:r>
        <w:rPr>
          <w:rFonts w:hint="eastAsia"/>
        </w:rPr>
        <w:t>内的</w:t>
      </w:r>
      <w:r w:rsidRPr="00DC2505">
        <w:t>多面体</w:t>
      </w:r>
      <w:r w:rsidRPr="00DC2505">
        <w:t xml:space="preserve">, </w:t>
      </w:r>
      <w:r w:rsidRPr="00DC2505">
        <w:t>并通过</w:t>
      </w:r>
      <w:r>
        <w:rPr>
          <w:rFonts w:hint="eastAsia"/>
        </w:rPr>
        <w:t>在该</w:t>
      </w:r>
      <w:r w:rsidRPr="00DC2505">
        <w:t>多面体上</w:t>
      </w:r>
      <w:r>
        <w:rPr>
          <w:rFonts w:hint="eastAsia"/>
        </w:rPr>
        <w:t>进行</w:t>
      </w:r>
      <w:r w:rsidRPr="00DC2505">
        <w:t>的几何操作来分析和优化程序</w:t>
      </w:r>
      <w:r>
        <w:rPr>
          <w:rFonts w:hint="eastAsia"/>
        </w:rPr>
        <w:t>性能</w:t>
      </w:r>
      <w:r w:rsidRPr="00DC2505">
        <w:t>的编译技术</w:t>
      </w:r>
      <w:r>
        <w:rPr>
          <w:rFonts w:hint="eastAsia"/>
        </w:rPr>
        <w:t>。</w:t>
      </w:r>
      <w:r w:rsidRPr="00DC2505">
        <w:t>多面体模型通常利用迭代空间、访存映射、依赖关系和调度表</w:t>
      </w:r>
      <w:r w:rsidRPr="00DC2505">
        <w:lastRenderedPageBreak/>
        <w:t>示</w:t>
      </w:r>
      <w:r>
        <w:rPr>
          <w:rFonts w:hint="eastAsia"/>
        </w:rPr>
        <w:t>源代码</w:t>
      </w:r>
      <w:r w:rsidRPr="00DC2505">
        <w:t>及其语义</w:t>
      </w:r>
      <w:r>
        <w:rPr>
          <w:rFonts w:hint="eastAsia"/>
        </w:rPr>
        <w:t>。</w:t>
      </w:r>
      <w:r w:rsidRPr="00DC2505">
        <w:t>其中</w:t>
      </w:r>
      <w:r w:rsidRPr="00DC2505">
        <w:t xml:space="preserve">, </w:t>
      </w:r>
      <w:r w:rsidRPr="00DC2505">
        <w:t>迭代空间是</w:t>
      </w:r>
      <w:r>
        <w:rPr>
          <w:rFonts w:hint="eastAsia"/>
        </w:rPr>
        <w:t>指在</w:t>
      </w:r>
      <w:r w:rsidRPr="00DC2505">
        <w:t>循环</w:t>
      </w:r>
      <w:r>
        <w:rPr>
          <w:rFonts w:hint="eastAsia"/>
        </w:rPr>
        <w:t>的</w:t>
      </w:r>
      <w:r w:rsidRPr="00DC2505">
        <w:t>一次迭代</w:t>
      </w:r>
      <w:r>
        <w:rPr>
          <w:rFonts w:hint="eastAsia"/>
        </w:rPr>
        <w:t>内，随着迭代变量（</w:t>
      </w:r>
      <w:proofErr w:type="spellStart"/>
      <w:r>
        <w:rPr>
          <w:rFonts w:hint="eastAsia"/>
        </w:rPr>
        <w:t>i</w:t>
      </w:r>
      <w:proofErr w:type="spellEnd"/>
      <w:r>
        <w:rPr>
          <w:rFonts w:hint="eastAsia"/>
        </w:rPr>
        <w:t>或</w:t>
      </w:r>
      <w:r>
        <w:rPr>
          <w:rFonts w:hint="eastAsia"/>
        </w:rPr>
        <w:t>j</w:t>
      </w:r>
      <w:r>
        <w:rPr>
          <w:rFonts w:hint="eastAsia"/>
        </w:rPr>
        <w:t>等等）变化的某一条语句（如：</w:t>
      </w:r>
      <w:r>
        <w:rPr>
          <w:rFonts w:hint="eastAsia"/>
        </w:rPr>
        <w:t>A[</w:t>
      </w:r>
      <w:proofErr w:type="spellStart"/>
      <w:r>
        <w:t>i</w:t>
      </w:r>
      <w:proofErr w:type="spellEnd"/>
      <w:r>
        <w:t>]=B[</w:t>
      </w:r>
      <w:proofErr w:type="spellStart"/>
      <w:r>
        <w:t>i</w:t>
      </w:r>
      <w:proofErr w:type="spellEnd"/>
      <w:r>
        <w:t>]+C[</w:t>
      </w:r>
      <w:proofErr w:type="spellStart"/>
      <w:r>
        <w:t>i</w:t>
      </w:r>
      <w:proofErr w:type="spellEnd"/>
      <w:r>
        <w:t>]</w:t>
      </w:r>
      <w:r>
        <w:rPr>
          <w:rFonts w:hint="eastAsia"/>
        </w:rPr>
        <w:t>）的所有实例的</w:t>
      </w:r>
      <w:r w:rsidRPr="00DC2505">
        <w:t>集合</w:t>
      </w:r>
      <w:r>
        <w:rPr>
          <w:rFonts w:hint="eastAsia"/>
        </w:rPr>
        <w:t>（如</w:t>
      </w:r>
      <w:r>
        <w:rPr>
          <w:rFonts w:hint="eastAsia"/>
        </w:rPr>
        <w:t>{A</w:t>
      </w:r>
      <w:r>
        <w:t>[</w:t>
      </w:r>
      <w:proofErr w:type="spellStart"/>
      <w:r>
        <w:t>i</w:t>
      </w:r>
      <w:proofErr w:type="spellEnd"/>
      <w:r>
        <w:t>]=B[</w:t>
      </w:r>
      <w:proofErr w:type="spellStart"/>
      <w:r>
        <w:t>i</w:t>
      </w:r>
      <w:proofErr w:type="spellEnd"/>
      <w:r>
        <w:t>]+C[</w:t>
      </w:r>
      <w:proofErr w:type="spellStart"/>
      <w:r>
        <w:t>i</w:t>
      </w:r>
      <w:proofErr w:type="spellEnd"/>
      <w:r>
        <w:t>]</w:t>
      </w:r>
      <w:r w:rsidR="0034434D">
        <w:t>,</w:t>
      </w:r>
      <w:r>
        <w:t>(</w:t>
      </w:r>
      <w:proofErr w:type="spellStart"/>
      <w:r>
        <w:t>i</w:t>
      </w:r>
      <w:proofErr w:type="spellEnd"/>
      <w:r>
        <w:t>=0,1,2…n)</w:t>
      </w:r>
      <w:r>
        <w:rPr>
          <w:rFonts w:hint="eastAsia"/>
        </w:rPr>
        <w:t>}</w:t>
      </w:r>
      <w:r>
        <w:rPr>
          <w:rFonts w:hint="eastAsia"/>
        </w:rPr>
        <w:t>）；</w:t>
      </w:r>
      <w:r w:rsidRPr="00DC2505">
        <w:t>访存映射用于表示</w:t>
      </w:r>
      <w:r>
        <w:rPr>
          <w:rFonts w:hint="eastAsia"/>
        </w:rPr>
        <w:t>程序</w:t>
      </w:r>
      <w:r w:rsidRPr="00DC2505">
        <w:t>语句与数据</w:t>
      </w:r>
      <w:r>
        <w:rPr>
          <w:rFonts w:hint="eastAsia"/>
        </w:rPr>
        <w:t>访问操作</w:t>
      </w:r>
      <w:r w:rsidRPr="00DC2505">
        <w:t>之间的映射关系</w:t>
      </w:r>
      <w:r>
        <w:rPr>
          <w:rFonts w:hint="eastAsia"/>
        </w:rPr>
        <w:t>；</w:t>
      </w:r>
      <w:r w:rsidRPr="00DC2505">
        <w:t>依赖关系</w:t>
      </w:r>
      <w:r>
        <w:rPr>
          <w:rFonts w:hint="eastAsia"/>
        </w:rPr>
        <w:t>是</w:t>
      </w:r>
      <w:r w:rsidRPr="00DC2505">
        <w:t>指访</w:t>
      </w:r>
      <w:r>
        <w:rPr>
          <w:rFonts w:hint="eastAsia"/>
        </w:rPr>
        <w:t>问</w:t>
      </w:r>
      <w:r w:rsidRPr="00DC2505">
        <w:t>相同数据元素的两个</w:t>
      </w:r>
      <w:r>
        <w:rPr>
          <w:rFonts w:hint="eastAsia"/>
        </w:rPr>
        <w:t>程序</w:t>
      </w:r>
      <w:r w:rsidRPr="00DC2505">
        <w:t>语句</w:t>
      </w:r>
      <w:r>
        <w:rPr>
          <w:rFonts w:hint="eastAsia"/>
        </w:rPr>
        <w:t>实例</w:t>
      </w:r>
      <w:r w:rsidRPr="00DC2505">
        <w:t>之间的偏序关系</w:t>
      </w:r>
      <w:r w:rsidRPr="00DC2505">
        <w:t>(</w:t>
      </w:r>
      <w:r w:rsidRPr="00DC2505">
        <w:t>其中至少有</w:t>
      </w:r>
      <w:r w:rsidRPr="00DC2505">
        <w:t>1</w:t>
      </w:r>
      <w:r w:rsidRPr="00DC2505">
        <w:t>个</w:t>
      </w:r>
      <w:r>
        <w:rPr>
          <w:rFonts w:hint="eastAsia"/>
        </w:rPr>
        <w:t>操作类型为写操作</w:t>
      </w:r>
      <w:r w:rsidRPr="00DC2505">
        <w:t>)</w:t>
      </w:r>
      <w:r>
        <w:rPr>
          <w:rFonts w:hint="eastAsia"/>
        </w:rPr>
        <w:t>；</w:t>
      </w:r>
      <w:r w:rsidRPr="00DC2505">
        <w:t>调度则</w:t>
      </w:r>
      <w:r>
        <w:rPr>
          <w:rFonts w:hint="eastAsia"/>
        </w:rPr>
        <w:t>被</w:t>
      </w:r>
      <w:r w:rsidRPr="00DC2505">
        <w:t>用于表示在满足依赖关系的前提下语句实例之间执行顺序</w:t>
      </w:r>
      <w:r>
        <w:rPr>
          <w:rFonts w:hint="eastAsia"/>
        </w:rPr>
        <w:t>。</w:t>
      </w:r>
      <w:r w:rsidRPr="00DC2505">
        <w:t>如</w:t>
      </w:r>
      <w:hyperlink r:id="rId30" w:anchor="Figure1" w:history="1">
        <w:r w:rsidRPr="00DC2505">
          <w:t>图</w:t>
        </w:r>
        <w:r w:rsidRPr="00DC2505">
          <w:t xml:space="preserve"> </w:t>
        </w:r>
        <w:r>
          <w:rPr>
            <w:rFonts w:hint="eastAsia"/>
          </w:rPr>
          <w:t>2.7</w:t>
        </w:r>
        <w:r w:rsidRPr="00DC2505">
          <w:t>(a)</w:t>
        </w:r>
      </w:hyperlink>
      <w:r w:rsidRPr="00DC2505">
        <w:t>所示循环嵌套</w:t>
      </w:r>
      <w:r w:rsidRPr="00DC2505">
        <w:t xml:space="preserve">, </w:t>
      </w:r>
      <w:r w:rsidRPr="00DC2505">
        <w:t>其对应的多面体表示如</w:t>
      </w:r>
      <w:r w:rsidR="00C77A82">
        <w:fldChar w:fldCharType="begin"/>
      </w:r>
      <w:r w:rsidR="00C77A82">
        <w:instrText xml:space="preserve"> HYPERLINK "http://www.jos.org.cn/html/2018/8/5563.htm" \l "Figure1" </w:instrText>
      </w:r>
      <w:r w:rsidR="00C77A82">
        <w:fldChar w:fldCharType="separate"/>
      </w:r>
      <w:r w:rsidRPr="00DC2505">
        <w:t>图</w:t>
      </w:r>
      <w:r w:rsidRPr="00300FB7">
        <w:t xml:space="preserve">2.7 </w:t>
      </w:r>
      <w:r w:rsidRPr="00DC2505">
        <w:t>(b)</w:t>
      </w:r>
      <w:r w:rsidR="00C77A82">
        <w:fldChar w:fldCharType="end"/>
      </w:r>
      <w:r>
        <w:rPr>
          <w:rFonts w:hint="eastAsia"/>
        </w:rPr>
        <w:t>所示</w:t>
      </w:r>
      <w:r w:rsidRPr="00DC2505">
        <w:t xml:space="preserve">, </w:t>
      </w:r>
      <w:r w:rsidRPr="00DC2505">
        <w:t>蓝色圆形对应</w:t>
      </w:r>
      <w:r w:rsidR="002B3002">
        <w:rPr>
          <w:rFonts w:hint="eastAsia"/>
        </w:rPr>
        <w:t>语句</w:t>
      </w:r>
      <w:r w:rsidRPr="00DC2505">
        <w:t>S1</w:t>
      </w:r>
      <w:r w:rsidRPr="00DC2505">
        <w:t>的实例</w:t>
      </w:r>
      <w:r w:rsidRPr="00DC2505">
        <w:t xml:space="preserve">, </w:t>
      </w:r>
      <w:r w:rsidRPr="00DC2505">
        <w:t>红色</w:t>
      </w:r>
      <w:r w:rsidR="002B3002">
        <w:rPr>
          <w:rFonts w:hint="eastAsia"/>
        </w:rPr>
        <w:t>圆</w:t>
      </w:r>
      <w:r w:rsidRPr="00DC2505">
        <w:t>形对应</w:t>
      </w:r>
      <w:r w:rsidR="002B3002">
        <w:rPr>
          <w:rFonts w:hint="eastAsia"/>
        </w:rPr>
        <w:t>语句</w:t>
      </w:r>
      <w:r w:rsidRPr="00DC2505">
        <w:t>S2</w:t>
      </w:r>
      <w:r w:rsidRPr="00DC2505">
        <w:t>的实例</w:t>
      </w:r>
      <w:r w:rsidRPr="00DC2505">
        <w:t>; </w:t>
      </w:r>
      <w:hyperlink r:id="rId31" w:anchor="Figure1" w:history="1">
        <w:r w:rsidRPr="00DC2505">
          <w:t>图</w:t>
        </w:r>
        <w:r w:rsidRPr="00DC2505">
          <w:t xml:space="preserve"> </w:t>
        </w:r>
        <w:r>
          <w:rPr>
            <w:rFonts w:hint="eastAsia"/>
          </w:rPr>
          <w:t>2.7</w:t>
        </w:r>
        <w:r w:rsidRPr="00DC2505">
          <w:t>(c)</w:t>
        </w:r>
      </w:hyperlink>
      <w:r w:rsidRPr="00DC2505">
        <w:t>中列出了该循环对应的迭代空间</w:t>
      </w:r>
      <w:r w:rsidR="00756007">
        <w:rPr>
          <w:rFonts w:hint="eastAsia"/>
        </w:rPr>
        <w:t>(</w:t>
      </w:r>
      <w:r w:rsidR="00756007">
        <w:t>Domain)</w:t>
      </w:r>
      <w:r w:rsidRPr="00DC2505">
        <w:t>、调度</w:t>
      </w:r>
      <w:r w:rsidR="00756007">
        <w:rPr>
          <w:rFonts w:hint="eastAsia"/>
        </w:rPr>
        <w:t>(</w:t>
      </w:r>
      <w:r w:rsidR="00756007">
        <w:t>Schedule)</w:t>
      </w:r>
      <w:r w:rsidRPr="00DC2505">
        <w:t>、访存映射</w:t>
      </w:r>
      <w:r w:rsidR="00756007">
        <w:rPr>
          <w:rFonts w:hint="eastAsia"/>
        </w:rPr>
        <w:t>(</w:t>
      </w:r>
      <w:r w:rsidR="00756007">
        <w:t>Write and Read)</w:t>
      </w:r>
      <w:r w:rsidRPr="00DC2505">
        <w:t>和依赖关系</w:t>
      </w:r>
      <w:r w:rsidR="00756007">
        <w:rPr>
          <w:rFonts w:hint="eastAsia"/>
        </w:rPr>
        <w:t>(</w:t>
      </w:r>
      <w:r w:rsidR="00756007">
        <w:t>Dependence)</w:t>
      </w:r>
      <w:r>
        <w:rPr>
          <w:rFonts w:hint="eastAsia"/>
        </w:rPr>
        <w:t>。</w:t>
      </w:r>
    </w:p>
    <w:p w14:paraId="6D909B40" w14:textId="65007B18" w:rsidR="00975C4E" w:rsidRPr="00975C4E" w:rsidRDefault="00975C4E" w:rsidP="00436BB7">
      <w:pPr>
        <w:pStyle w:val="WSL-4"/>
        <w:ind w:firstLine="518"/>
      </w:pPr>
      <w:r w:rsidRPr="00330D2D">
        <w:t>自</w:t>
      </w:r>
      <w:r w:rsidRPr="00330D2D">
        <w:t>20</w:t>
      </w:r>
      <w:r w:rsidRPr="00330D2D">
        <w:t>世纪</w:t>
      </w:r>
      <w:r w:rsidRPr="00330D2D">
        <w:t>90</w:t>
      </w:r>
      <w:r w:rsidRPr="00330D2D">
        <w:t>年代初</w:t>
      </w:r>
      <w:r w:rsidRPr="00330D2D">
        <w:rPr>
          <w:rFonts w:hint="eastAsia"/>
        </w:rPr>
        <w:t>以来</w:t>
      </w:r>
      <w:r>
        <w:rPr>
          <w:rFonts w:hint="eastAsia"/>
        </w:rPr>
        <w:t>，基于</w:t>
      </w:r>
      <w:r>
        <w:rPr>
          <w:rFonts w:hint="eastAsia"/>
        </w:rPr>
        <w:t>Polyhedral</w:t>
      </w:r>
      <w:r>
        <w:rPr>
          <w:rFonts w:hint="eastAsia"/>
        </w:rPr>
        <w:t>模型的</w:t>
      </w:r>
      <w:r w:rsidRPr="00330D2D">
        <w:t>编译技术在程序自动并行化</w:t>
      </w:r>
      <w:r>
        <w:rPr>
          <w:rFonts w:hint="eastAsia"/>
        </w:rPr>
        <w:t>研究</w:t>
      </w:r>
      <w:r w:rsidRPr="00330D2D">
        <w:t>领域取得了</w:t>
      </w:r>
      <w:r>
        <w:rPr>
          <w:rFonts w:hint="eastAsia"/>
        </w:rPr>
        <w:t>诸多</w:t>
      </w:r>
      <w:r w:rsidRPr="00330D2D">
        <w:t>突破</w:t>
      </w:r>
      <w:r>
        <w:rPr>
          <w:rFonts w:hint="eastAsia"/>
        </w:rPr>
        <w:t>，甚至</w:t>
      </w:r>
      <w:r w:rsidRPr="00330D2D">
        <w:t>在许多方面</w:t>
      </w:r>
      <w:r>
        <w:rPr>
          <w:rFonts w:hint="eastAsia"/>
        </w:rPr>
        <w:t>可以</w:t>
      </w:r>
      <w:r w:rsidRPr="00330D2D">
        <w:t>代表这一</w:t>
      </w:r>
      <w:r>
        <w:rPr>
          <w:rFonts w:hint="eastAsia"/>
        </w:rPr>
        <w:t>研究</w:t>
      </w:r>
      <w:r w:rsidRPr="00330D2D">
        <w:t>领域当前</w:t>
      </w:r>
      <w:r>
        <w:rPr>
          <w:rFonts w:hint="eastAsia"/>
        </w:rPr>
        <w:t>的</w:t>
      </w:r>
      <w:r w:rsidRPr="00330D2D">
        <w:t>最先</w:t>
      </w:r>
    </w:p>
    <w:p w14:paraId="6A3C3F68" w14:textId="77777777" w:rsidR="004614F2" w:rsidRDefault="004614F2" w:rsidP="00975C4E">
      <w:pPr>
        <w:pStyle w:val="WSL-4"/>
        <w:ind w:firstLineChars="0" w:firstLine="0"/>
        <w:jc w:val="center"/>
      </w:pPr>
      <w:r>
        <w:rPr>
          <w:noProof/>
        </w:rPr>
        <w:drawing>
          <wp:inline distT="0" distB="0" distL="0" distR="0" wp14:anchorId="28B813F3" wp14:editId="38E218E9">
            <wp:extent cx="5274310" cy="1694815"/>
            <wp:effectExtent l="0" t="0" r="2540" b="63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2.7 polyhedral模型示例.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310" cy="1694815"/>
                    </a:xfrm>
                    <a:prstGeom prst="rect">
                      <a:avLst/>
                    </a:prstGeom>
                  </pic:spPr>
                </pic:pic>
              </a:graphicData>
            </a:graphic>
          </wp:inline>
        </w:drawing>
      </w:r>
    </w:p>
    <w:p w14:paraId="245966EE" w14:textId="69CA9D33" w:rsidR="004614F2" w:rsidRDefault="004614F2" w:rsidP="00975C4E">
      <w:pPr>
        <w:pStyle w:val="WSL-6"/>
      </w:pPr>
      <w:bookmarkStart w:id="176" w:name="_Toc36925554"/>
      <w:bookmarkStart w:id="177" w:name="_Toc37080973"/>
      <w:r>
        <w:rPr>
          <w:rFonts w:hint="eastAsia"/>
        </w:rPr>
        <w:t>图</w:t>
      </w:r>
      <w:r>
        <w:rPr>
          <w:rFonts w:hint="eastAsia"/>
        </w:rPr>
        <w:t>2.7</w:t>
      </w:r>
      <w:r>
        <w:t xml:space="preserve"> </w:t>
      </w:r>
      <w:r>
        <w:rPr>
          <w:rFonts w:hint="eastAsia"/>
        </w:rPr>
        <w:t>Polyhedral</w:t>
      </w:r>
      <w:r>
        <w:rPr>
          <w:rFonts w:hint="eastAsia"/>
        </w:rPr>
        <w:t>模型示例</w:t>
      </w:r>
      <w:bookmarkEnd w:id="176"/>
      <w:bookmarkEnd w:id="177"/>
    </w:p>
    <w:p w14:paraId="67E365EB" w14:textId="5E7F2501" w:rsidR="00436BB7" w:rsidRPr="00330D2D" w:rsidRDefault="00430B39" w:rsidP="00436BB7">
      <w:pPr>
        <w:pStyle w:val="WSL-4"/>
        <w:ind w:firstLineChars="0" w:firstLine="0"/>
      </w:pPr>
      <w:proofErr w:type="gramStart"/>
      <w:r w:rsidRPr="00330D2D">
        <w:t>进研究</w:t>
      </w:r>
      <w:proofErr w:type="gramEnd"/>
      <w:r w:rsidRPr="00330D2D">
        <w:t>水平</w:t>
      </w:r>
      <w:r>
        <w:rPr>
          <w:rFonts w:hint="eastAsia"/>
        </w:rPr>
        <w:t>。基于</w:t>
      </w:r>
      <w:r>
        <w:rPr>
          <w:rFonts w:hint="eastAsia"/>
        </w:rPr>
        <w:t>Polyhedral</w:t>
      </w:r>
      <w:r>
        <w:rPr>
          <w:rFonts w:hint="eastAsia"/>
        </w:rPr>
        <w:t>模型的</w:t>
      </w:r>
      <w:r w:rsidRPr="00330D2D">
        <w:t>编译工具</w:t>
      </w:r>
      <w:r>
        <w:rPr>
          <w:rFonts w:hint="eastAsia"/>
        </w:rPr>
        <w:t>一般</w:t>
      </w:r>
      <w:r w:rsidRPr="00330D2D">
        <w:t>主要由</w:t>
      </w:r>
      <w:r w:rsidRPr="00330D2D">
        <w:t>3</w:t>
      </w:r>
      <w:r w:rsidRPr="00330D2D">
        <w:t>个部分组成</w:t>
      </w:r>
      <w:r>
        <w:rPr>
          <w:rFonts w:hint="eastAsia"/>
        </w:rPr>
        <w:t>，具体工</w:t>
      </w:r>
      <w:r w:rsidR="00436BB7">
        <w:rPr>
          <w:rFonts w:hint="eastAsia"/>
        </w:rPr>
        <w:t>作流程如图</w:t>
      </w:r>
      <w:r w:rsidR="00436BB7">
        <w:rPr>
          <w:rFonts w:hint="eastAsia"/>
        </w:rPr>
        <w:t>2.8</w:t>
      </w:r>
      <w:r w:rsidR="00436BB7">
        <w:rPr>
          <w:rFonts w:hint="eastAsia"/>
        </w:rPr>
        <w:t>所示，其中红色</w:t>
      </w:r>
      <w:r w:rsidR="00436BB7" w:rsidRPr="00330D2D">
        <w:t>虚线</w:t>
      </w:r>
      <w:r w:rsidR="00436BB7">
        <w:rPr>
          <w:rFonts w:hint="eastAsia"/>
        </w:rPr>
        <w:t>框内的</w:t>
      </w:r>
      <w:r w:rsidR="00436BB7" w:rsidRPr="00330D2D">
        <w:t>部分为多面体编译工具的构成</w:t>
      </w:r>
      <w:r w:rsidR="00436BB7">
        <w:rPr>
          <w:rFonts w:hint="eastAsia"/>
        </w:rPr>
        <w:t>组</w:t>
      </w:r>
      <w:r w:rsidR="00436BB7" w:rsidRPr="00330D2D">
        <w:t>件</w:t>
      </w:r>
      <w:r w:rsidR="00436BB7">
        <w:rPr>
          <w:rFonts w:hint="eastAsia"/>
        </w:rPr>
        <w:t>。</w:t>
      </w:r>
      <w:r w:rsidR="00436BB7" w:rsidRPr="00330D2D">
        <w:t>首先</w:t>
      </w:r>
      <w:r w:rsidR="00436BB7" w:rsidRPr="00330D2D">
        <w:t>,</w:t>
      </w:r>
      <w:r w:rsidR="00436BB7" w:rsidRPr="00330D2D">
        <w:t>编译工具的前端</w:t>
      </w:r>
      <w:r w:rsidR="00436BB7">
        <w:rPr>
          <w:rFonts w:hint="eastAsia"/>
        </w:rPr>
        <w:t>由</w:t>
      </w:r>
      <w:r w:rsidR="00436BB7" w:rsidRPr="00330D2D">
        <w:t>抽象分析</w:t>
      </w:r>
      <w:r w:rsidR="00436BB7">
        <w:rPr>
          <w:rFonts w:hint="eastAsia"/>
        </w:rPr>
        <w:t>组件</w:t>
      </w:r>
      <w:r w:rsidR="00436BB7" w:rsidRPr="00330D2D">
        <w:t>构成</w:t>
      </w:r>
      <w:r w:rsidR="00436BB7" w:rsidRPr="00330D2D">
        <w:t xml:space="preserve">, </w:t>
      </w:r>
      <w:r w:rsidR="00436BB7" w:rsidRPr="00330D2D">
        <w:t>其作用是从输入</w:t>
      </w:r>
      <w:r w:rsidR="00436BB7">
        <w:rPr>
          <w:rFonts w:hint="eastAsia"/>
        </w:rPr>
        <w:t>的程序源码</w:t>
      </w:r>
      <w:r w:rsidR="00436BB7" w:rsidRPr="00330D2D">
        <w:t>中识别并</w:t>
      </w:r>
      <w:r w:rsidR="00436BB7">
        <w:rPr>
          <w:rFonts w:hint="eastAsia"/>
        </w:rPr>
        <w:t>提取</w:t>
      </w:r>
      <w:r w:rsidR="00436BB7" w:rsidRPr="00330D2D">
        <w:t>满足多面体</w:t>
      </w:r>
      <w:r w:rsidR="00436BB7">
        <w:rPr>
          <w:rFonts w:hint="eastAsia"/>
        </w:rPr>
        <w:t>模型的</w:t>
      </w:r>
      <w:r w:rsidR="00436BB7" w:rsidRPr="00330D2D">
        <w:t>静态仿射约束的程序段</w:t>
      </w:r>
      <w:r w:rsidR="00436BB7" w:rsidRPr="00330D2D">
        <w:t xml:space="preserve">, </w:t>
      </w:r>
      <w:r w:rsidR="00436BB7" w:rsidRPr="00330D2D">
        <w:t>将</w:t>
      </w:r>
      <w:r w:rsidR="00436BB7">
        <w:rPr>
          <w:rFonts w:hint="eastAsia"/>
        </w:rPr>
        <w:t>其</w:t>
      </w:r>
      <w:r w:rsidR="00436BB7" w:rsidRPr="00330D2D">
        <w:t>表示成多面体</w:t>
      </w:r>
      <w:r w:rsidR="00436BB7">
        <w:rPr>
          <w:rFonts w:hint="eastAsia"/>
        </w:rPr>
        <w:t>的</w:t>
      </w:r>
      <w:r w:rsidR="00436BB7" w:rsidRPr="00330D2D">
        <w:t>形式</w:t>
      </w:r>
      <w:r w:rsidR="00436BB7">
        <w:rPr>
          <w:rFonts w:hint="eastAsia"/>
        </w:rPr>
        <w:t>；</w:t>
      </w:r>
      <w:r w:rsidR="00436BB7" w:rsidRPr="00330D2D">
        <w:t>然后</w:t>
      </w:r>
      <w:r w:rsidR="00436BB7">
        <w:rPr>
          <w:rFonts w:hint="eastAsia"/>
        </w:rPr>
        <w:t>，</w:t>
      </w:r>
      <w:r w:rsidR="00436BB7" w:rsidRPr="00330D2D">
        <w:t>根据迭代空间和访存映射</w:t>
      </w:r>
      <w:r w:rsidR="00436BB7" w:rsidRPr="00330D2D">
        <w:t>,</w:t>
      </w:r>
      <w:r w:rsidR="00436BB7" w:rsidRPr="00330D2D">
        <w:t>调用整数线性规划过程计算</w:t>
      </w:r>
      <w:r w:rsidR="00436BB7">
        <w:rPr>
          <w:rFonts w:hint="eastAsia"/>
        </w:rPr>
        <w:t>其中的</w:t>
      </w:r>
      <w:r w:rsidR="00436BB7" w:rsidRPr="00330D2D">
        <w:t>依赖关系</w:t>
      </w:r>
      <w:r w:rsidR="00436BB7">
        <w:rPr>
          <w:rFonts w:hint="eastAsia"/>
        </w:rPr>
        <w:t>。</w:t>
      </w:r>
      <w:r w:rsidR="00436BB7" w:rsidRPr="00330D2D">
        <w:t>这里的静态约束是指</w:t>
      </w:r>
      <w:r w:rsidR="00436BB7">
        <w:rPr>
          <w:rFonts w:hint="eastAsia"/>
        </w:rPr>
        <w:t>某一个程序段中的控制流和依赖关系在编译阶段可以被判定并且能够用有限的集合进行表示。然后</w:t>
      </w:r>
      <w:r w:rsidR="00436BB7" w:rsidRPr="00330D2D">
        <w:t>,</w:t>
      </w:r>
      <w:r w:rsidR="00436BB7" w:rsidRPr="00330D2D">
        <w:t>编译工具的中间优化部分</w:t>
      </w:r>
      <w:r w:rsidR="00436BB7">
        <w:rPr>
          <w:rFonts w:hint="eastAsia"/>
        </w:rPr>
        <w:t>由</w:t>
      </w:r>
      <w:r w:rsidR="00436BB7" w:rsidRPr="00330D2D">
        <w:t>调度变换</w:t>
      </w:r>
      <w:r w:rsidR="00436BB7">
        <w:rPr>
          <w:rFonts w:hint="eastAsia"/>
        </w:rPr>
        <w:t>组件</w:t>
      </w:r>
      <w:r w:rsidR="00436BB7" w:rsidRPr="00330D2D">
        <w:t>构成</w:t>
      </w:r>
      <w:r w:rsidR="00436BB7" w:rsidRPr="00330D2D">
        <w:t xml:space="preserve">, </w:t>
      </w:r>
      <w:r w:rsidR="00436BB7" w:rsidRPr="00330D2D">
        <w:t>其作用是在满足依赖关系的前提下</w:t>
      </w:r>
      <w:r w:rsidR="00436BB7" w:rsidRPr="00330D2D">
        <w:t xml:space="preserve">, </w:t>
      </w:r>
      <w:r w:rsidR="00436BB7" w:rsidRPr="00330D2D">
        <w:t>通过调用整数线性规划过程</w:t>
      </w:r>
      <w:r w:rsidR="00436BB7" w:rsidRPr="00330D2D">
        <w:t xml:space="preserve">, </w:t>
      </w:r>
      <w:r w:rsidR="00436BB7" w:rsidRPr="00330D2D">
        <w:t>计算</w:t>
      </w:r>
      <w:r w:rsidR="00436BB7">
        <w:rPr>
          <w:rFonts w:hint="eastAsia"/>
        </w:rPr>
        <w:t>得到</w:t>
      </w:r>
      <w:r w:rsidR="00436BB7" w:rsidRPr="00330D2D">
        <w:t>一个</w:t>
      </w:r>
      <w:r w:rsidR="00436BB7">
        <w:rPr>
          <w:rFonts w:hint="eastAsia"/>
        </w:rPr>
        <w:t>可以</w:t>
      </w:r>
      <w:r w:rsidR="00436BB7" w:rsidRPr="00330D2D">
        <w:t>充分</w:t>
      </w:r>
      <w:r w:rsidR="00436BB7">
        <w:rPr>
          <w:rFonts w:hint="eastAsia"/>
        </w:rPr>
        <w:t>发挥</w:t>
      </w:r>
      <w:r w:rsidR="00436BB7" w:rsidRPr="00330D2D">
        <w:t>目标程序</w:t>
      </w:r>
      <w:r w:rsidR="00436BB7">
        <w:rPr>
          <w:rFonts w:hint="eastAsia"/>
        </w:rPr>
        <w:t>性能</w:t>
      </w:r>
      <w:r w:rsidR="00436BB7" w:rsidRPr="00330D2D">
        <w:t>和</w:t>
      </w:r>
      <w:r w:rsidR="00436BB7">
        <w:rPr>
          <w:rFonts w:hint="eastAsia"/>
        </w:rPr>
        <w:t>利用硬件</w:t>
      </w:r>
      <w:r w:rsidR="00436BB7" w:rsidRPr="00330D2D">
        <w:t>体系结构特点的调度</w:t>
      </w:r>
      <w:r w:rsidR="00436BB7">
        <w:rPr>
          <w:rFonts w:hint="eastAsia"/>
        </w:rPr>
        <w:t>结果。</w:t>
      </w:r>
      <w:r w:rsidR="00436BB7" w:rsidRPr="00330D2D">
        <w:t>最后</w:t>
      </w:r>
      <w:r w:rsidR="00436BB7">
        <w:rPr>
          <w:rFonts w:hint="eastAsia"/>
        </w:rPr>
        <w:t>，</w:t>
      </w:r>
      <w:r w:rsidR="00436BB7" w:rsidRPr="00330D2D">
        <w:t>编译工具的后端</w:t>
      </w:r>
      <w:r w:rsidR="00436BB7">
        <w:rPr>
          <w:rFonts w:hint="eastAsia"/>
        </w:rPr>
        <w:t>由</w:t>
      </w:r>
      <w:r w:rsidR="00436BB7" w:rsidRPr="00330D2D">
        <w:t>代码生成</w:t>
      </w:r>
      <w:r w:rsidR="00436BB7">
        <w:rPr>
          <w:rFonts w:hint="eastAsia"/>
        </w:rPr>
        <w:t>组件</w:t>
      </w:r>
      <w:r w:rsidR="00436BB7" w:rsidRPr="00330D2D">
        <w:t>构成</w:t>
      </w:r>
      <w:r w:rsidR="00436BB7" w:rsidRPr="00330D2D">
        <w:t xml:space="preserve">, </w:t>
      </w:r>
      <w:r w:rsidR="00436BB7" w:rsidRPr="00330D2D">
        <w:t>该部分的</w:t>
      </w:r>
      <w:r w:rsidR="00436BB7">
        <w:rPr>
          <w:rFonts w:hint="eastAsia"/>
        </w:rPr>
        <w:t>功能又</w:t>
      </w:r>
      <w:r w:rsidR="00436BB7" w:rsidRPr="00330D2D">
        <w:t>可以细分为两个阶段</w:t>
      </w:r>
      <w:r w:rsidR="00436BB7">
        <w:rPr>
          <w:rFonts w:hint="eastAsia"/>
        </w:rPr>
        <w:t>：</w:t>
      </w:r>
      <w:r w:rsidR="00436BB7" w:rsidRPr="00330D2D">
        <w:t>第</w:t>
      </w:r>
      <w:r w:rsidR="00436BB7">
        <w:rPr>
          <w:rFonts w:hint="eastAsia"/>
        </w:rPr>
        <w:t>一</w:t>
      </w:r>
      <w:r w:rsidR="00436BB7" w:rsidRPr="00330D2D">
        <w:t>阶段以迭代空间和调度</w:t>
      </w:r>
      <w:r w:rsidR="00436BB7">
        <w:rPr>
          <w:rFonts w:hint="eastAsia"/>
        </w:rPr>
        <w:t>结果作</w:t>
      </w:r>
      <w:r w:rsidR="00436BB7" w:rsidRPr="00330D2D">
        <w:t>为输入</w:t>
      </w:r>
      <w:r w:rsidR="00436BB7" w:rsidRPr="00330D2D">
        <w:t xml:space="preserve">, </w:t>
      </w:r>
      <w:r w:rsidR="00436BB7" w:rsidRPr="00330D2D">
        <w:t>借助整数</w:t>
      </w:r>
      <w:r w:rsidR="00436BB7">
        <w:rPr>
          <w:rFonts w:hint="eastAsia"/>
        </w:rPr>
        <w:t>线性</w:t>
      </w:r>
      <w:r w:rsidR="00436BB7" w:rsidRPr="00330D2D">
        <w:t>规划过程生成</w:t>
      </w:r>
      <w:r w:rsidR="00436BB7">
        <w:rPr>
          <w:rFonts w:hint="eastAsia"/>
        </w:rPr>
        <w:t>AST</w:t>
      </w:r>
      <w:r w:rsidR="00436BB7" w:rsidRPr="00330D2D">
        <w:t xml:space="preserve">; </w:t>
      </w:r>
      <w:r w:rsidR="00436BB7" w:rsidRPr="00330D2D">
        <w:t>第</w:t>
      </w:r>
      <w:r w:rsidR="00436BB7">
        <w:rPr>
          <w:rFonts w:hint="eastAsia"/>
        </w:rPr>
        <w:t>二</w:t>
      </w:r>
      <w:r w:rsidR="00436BB7" w:rsidRPr="00330D2D">
        <w:t>阶段根据目标程序语言规范将</w:t>
      </w:r>
      <w:r w:rsidR="00436BB7">
        <w:rPr>
          <w:rFonts w:hint="eastAsia"/>
        </w:rPr>
        <w:t>AST</w:t>
      </w:r>
      <w:r w:rsidR="00436BB7" w:rsidRPr="00330D2D">
        <w:t>转</w:t>
      </w:r>
      <w:r w:rsidR="00436BB7">
        <w:rPr>
          <w:rFonts w:hint="eastAsia"/>
        </w:rPr>
        <w:t>换为目标</w:t>
      </w:r>
      <w:r w:rsidR="00436BB7" w:rsidRPr="00330D2D">
        <w:t>代码</w:t>
      </w:r>
      <w:r w:rsidR="00436BB7">
        <w:rPr>
          <w:rFonts w:hint="eastAsia"/>
        </w:rPr>
        <w:t>。</w:t>
      </w:r>
    </w:p>
    <w:p w14:paraId="4E20E715" w14:textId="77777777" w:rsidR="004614F2" w:rsidRDefault="004614F2" w:rsidP="00975C4E">
      <w:pPr>
        <w:pStyle w:val="WSL-4"/>
        <w:ind w:firstLineChars="0" w:firstLine="0"/>
        <w:jc w:val="center"/>
      </w:pPr>
      <w:r>
        <w:rPr>
          <w:noProof/>
        </w:rPr>
        <w:lastRenderedPageBreak/>
        <w:drawing>
          <wp:inline distT="0" distB="0" distL="0" distR="0" wp14:anchorId="54E26EFF" wp14:editId="0DC90A00">
            <wp:extent cx="4357545" cy="3093720"/>
            <wp:effectExtent l="0" t="0" r="508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2.8 基于多面体模型的编译工具.PNG"/>
                    <pic:cNvPicPr/>
                  </pic:nvPicPr>
                  <pic:blipFill>
                    <a:blip r:embed="rId33">
                      <a:extLst>
                        <a:ext uri="{28A0092B-C50C-407E-A947-70E740481C1C}">
                          <a14:useLocalDpi xmlns:a14="http://schemas.microsoft.com/office/drawing/2010/main" val="0"/>
                        </a:ext>
                      </a:extLst>
                    </a:blip>
                    <a:stretch>
                      <a:fillRect/>
                    </a:stretch>
                  </pic:blipFill>
                  <pic:spPr>
                    <a:xfrm>
                      <a:off x="0" y="0"/>
                      <a:ext cx="4464353" cy="3169551"/>
                    </a:xfrm>
                    <a:prstGeom prst="rect">
                      <a:avLst/>
                    </a:prstGeom>
                  </pic:spPr>
                </pic:pic>
              </a:graphicData>
            </a:graphic>
          </wp:inline>
        </w:drawing>
      </w:r>
    </w:p>
    <w:p w14:paraId="5F4DF7A7" w14:textId="77777777" w:rsidR="004614F2" w:rsidRDefault="004614F2" w:rsidP="00975C4E">
      <w:pPr>
        <w:pStyle w:val="WSL-6"/>
      </w:pPr>
      <w:bookmarkStart w:id="178" w:name="_Toc36925555"/>
      <w:bookmarkStart w:id="179" w:name="_Toc37080974"/>
      <w:r>
        <w:rPr>
          <w:rFonts w:hint="eastAsia"/>
        </w:rPr>
        <w:t>图</w:t>
      </w:r>
      <w:r>
        <w:rPr>
          <w:rFonts w:hint="eastAsia"/>
        </w:rPr>
        <w:t>2.8</w:t>
      </w:r>
      <w:r>
        <w:t xml:space="preserve"> </w:t>
      </w:r>
      <w:r>
        <w:rPr>
          <w:rFonts w:hint="eastAsia"/>
        </w:rPr>
        <w:t>基于多面体模型的编译工具工作流程</w:t>
      </w:r>
      <w:bookmarkEnd w:id="178"/>
      <w:bookmarkEnd w:id="179"/>
    </w:p>
    <w:p w14:paraId="480D09D9" w14:textId="49873889" w:rsidR="004614F2" w:rsidRDefault="004614F2" w:rsidP="00F75E92">
      <w:pPr>
        <w:pStyle w:val="WSL-4"/>
        <w:ind w:firstLine="518"/>
      </w:pPr>
      <w:r>
        <w:rPr>
          <w:rFonts w:hint="eastAsia"/>
        </w:rPr>
        <w:t>Pluto</w:t>
      </w:r>
      <w:r w:rsidRPr="00437E01">
        <w:rPr>
          <w:rFonts w:hint="eastAsia"/>
        </w:rPr>
        <w:t>编译器是一个很好的开发程序并行性和数据局部性的优化工具</w:t>
      </w:r>
      <w:r>
        <w:rPr>
          <w:rFonts w:hint="eastAsia"/>
        </w:rPr>
        <w:t>，</w:t>
      </w:r>
      <w:r w:rsidRPr="00437E01">
        <w:rPr>
          <w:rFonts w:hint="eastAsia"/>
        </w:rPr>
        <w:t>是众多</w:t>
      </w:r>
      <w:r>
        <w:rPr>
          <w:rFonts w:hint="eastAsia"/>
        </w:rPr>
        <w:t>基于</w:t>
      </w:r>
      <w:r w:rsidRPr="00437E01">
        <w:rPr>
          <w:rFonts w:hint="eastAsia"/>
        </w:rPr>
        <w:t>Polyhedral</w:t>
      </w:r>
      <w:r>
        <w:rPr>
          <w:rFonts w:hint="eastAsia"/>
        </w:rPr>
        <w:t>模型的</w:t>
      </w:r>
      <w:r w:rsidRPr="00437E01">
        <w:rPr>
          <w:rFonts w:hint="eastAsia"/>
        </w:rPr>
        <w:t>编译器中应用范围最广、最成功的编译器之一，以该编译器为平台实现的</w:t>
      </w:r>
      <w:r w:rsidRPr="00437E01">
        <w:rPr>
          <w:rFonts w:hint="eastAsia"/>
        </w:rPr>
        <w:t>Pluto</w:t>
      </w:r>
      <w:r w:rsidRPr="00437E01">
        <w:rPr>
          <w:rFonts w:hint="eastAsia"/>
        </w:rPr>
        <w:t>调度算法</w:t>
      </w:r>
      <w:r>
        <w:rPr>
          <w:rFonts w:hint="eastAsia"/>
        </w:rPr>
        <w:t>和</w:t>
      </w:r>
      <w:r>
        <w:rPr>
          <w:rFonts w:hint="eastAsia"/>
        </w:rPr>
        <w:t>Pluto</w:t>
      </w:r>
      <w:r w:rsidR="00F9215C">
        <w:rPr>
          <w:rFonts w:hint="eastAsia"/>
        </w:rPr>
        <w:t>+</w:t>
      </w:r>
      <w:r>
        <w:rPr>
          <w:rFonts w:hint="eastAsia"/>
        </w:rPr>
        <w:t>算法</w:t>
      </w:r>
      <w:r w:rsidRPr="00437E01">
        <w:rPr>
          <w:rFonts w:hint="eastAsia"/>
        </w:rPr>
        <w:t>代表了</w:t>
      </w:r>
      <w:r w:rsidRPr="00437E01">
        <w:rPr>
          <w:rFonts w:hint="eastAsia"/>
        </w:rPr>
        <w:t>Polyhedra</w:t>
      </w:r>
      <w:r>
        <w:rPr>
          <w:rFonts w:hint="eastAsia"/>
        </w:rPr>
        <w:t>l</w:t>
      </w:r>
      <w:r>
        <w:rPr>
          <w:rFonts w:hint="eastAsia"/>
        </w:rPr>
        <w:t>模型</w:t>
      </w:r>
      <w:r w:rsidRPr="00437E01">
        <w:rPr>
          <w:rFonts w:hint="eastAsia"/>
        </w:rPr>
        <w:t>调度最先进的研究水平。</w:t>
      </w:r>
      <w:r>
        <w:rPr>
          <w:rFonts w:hint="eastAsia"/>
        </w:rPr>
        <w:t>文献</w:t>
      </w:r>
      <w:r>
        <w:rPr>
          <w:rFonts w:hint="eastAsia"/>
        </w:rPr>
        <w:t>[</w:t>
      </w:r>
      <w:r>
        <w:t>16]</w:t>
      </w:r>
      <w:r>
        <w:rPr>
          <w:rFonts w:hint="eastAsia"/>
        </w:rPr>
        <w:t>也因此</w:t>
      </w:r>
      <w:r w:rsidRPr="002841C0">
        <w:rPr>
          <w:rFonts w:hint="eastAsia"/>
        </w:rPr>
        <w:t>于</w:t>
      </w:r>
      <w:r w:rsidRPr="002841C0">
        <w:rPr>
          <w:rFonts w:hint="eastAsia"/>
        </w:rPr>
        <w:t>2018</w:t>
      </w:r>
      <w:r w:rsidRPr="002841C0">
        <w:rPr>
          <w:rFonts w:hint="eastAsia"/>
        </w:rPr>
        <w:t>年被</w:t>
      </w:r>
      <w:r w:rsidRPr="002841C0">
        <w:rPr>
          <w:rFonts w:hint="eastAsia"/>
        </w:rPr>
        <w:t>PLDI</w:t>
      </w:r>
      <w:r>
        <w:rPr>
          <w:rFonts w:hint="eastAsia"/>
        </w:rPr>
        <w:t xml:space="preserve"> (</w:t>
      </w:r>
      <w:r>
        <w:t>ACM SIGPLAN Conference on Programming Language Design and Implementation)</w:t>
      </w:r>
      <w:r w:rsidRPr="00F95A9F">
        <w:rPr>
          <w:rFonts w:hint="eastAsia"/>
        </w:rPr>
        <w:t xml:space="preserve"> </w:t>
      </w:r>
      <w:r w:rsidRPr="002841C0">
        <w:rPr>
          <w:rFonts w:hint="eastAsia"/>
        </w:rPr>
        <w:t>会议以“</w:t>
      </w:r>
      <w:r w:rsidRPr="002841C0">
        <w:rPr>
          <w:rFonts w:hint="eastAsia"/>
        </w:rPr>
        <w:t>Pluto</w:t>
      </w:r>
      <w:r w:rsidRPr="002841C0">
        <w:rPr>
          <w:rFonts w:hint="eastAsia"/>
        </w:rPr>
        <w:t>调度算法至今在众多领域包括将机器学习算法部署在特定加速部件等方面都发挥着重要作用”的评语评为</w:t>
      </w:r>
      <w:r>
        <w:rPr>
          <w:rFonts w:hint="eastAsia"/>
        </w:rPr>
        <w:t>近</w:t>
      </w:r>
      <w:r w:rsidRPr="002841C0">
        <w:rPr>
          <w:rFonts w:hint="eastAsia"/>
        </w:rPr>
        <w:t>十年最有影响力的论文。</w:t>
      </w:r>
    </w:p>
    <w:p w14:paraId="373FB3A2" w14:textId="77777777" w:rsidR="004614F2" w:rsidRPr="00300FB7" w:rsidRDefault="004614F2" w:rsidP="00F75E92">
      <w:pPr>
        <w:pStyle w:val="WSL-4"/>
        <w:ind w:firstLine="518"/>
      </w:pPr>
      <w:r>
        <w:rPr>
          <w:rFonts w:hint="eastAsia"/>
        </w:rPr>
        <w:t>从编程语言的层面来讲，</w:t>
      </w:r>
      <w:r>
        <w:rPr>
          <w:rFonts w:hint="eastAsia"/>
        </w:rPr>
        <w:t>P</w:t>
      </w:r>
      <w:r>
        <w:t>luto</w:t>
      </w:r>
      <w:r>
        <w:rPr>
          <w:rFonts w:hint="eastAsia"/>
        </w:rPr>
        <w:t>编译器</w:t>
      </w:r>
      <w:r>
        <w:t>是一个从</w:t>
      </w:r>
      <w:r>
        <w:t>C</w:t>
      </w:r>
      <w:r>
        <w:rPr>
          <w:rFonts w:hint="eastAsia"/>
        </w:rPr>
        <w:t>语言</w:t>
      </w:r>
      <w:r>
        <w:t>程序到</w:t>
      </w:r>
      <w:r>
        <w:t>OpenMP</w:t>
      </w:r>
      <w:r>
        <w:rPr>
          <w:rFonts w:hint="eastAsia"/>
        </w:rPr>
        <w:t>程序</w:t>
      </w:r>
      <w:r>
        <w:t>的</w:t>
      </w:r>
      <w:proofErr w:type="gramStart"/>
      <w:r>
        <w:rPr>
          <w:rFonts w:hint="eastAsia"/>
        </w:rPr>
        <w:t>源到源</w:t>
      </w:r>
      <w:r>
        <w:t>编译器</w:t>
      </w:r>
      <w:proofErr w:type="gramEnd"/>
      <w:r>
        <w:rPr>
          <w:rFonts w:hint="eastAsia"/>
        </w:rPr>
        <w:t>，</w:t>
      </w:r>
      <w:r>
        <w:t>并且</w:t>
      </w:r>
      <w:r>
        <w:rPr>
          <w:rFonts w:hint="eastAsia"/>
        </w:rPr>
        <w:t>自开源以来</w:t>
      </w:r>
      <w:r>
        <w:t>不断</w:t>
      </w:r>
      <w:r>
        <w:rPr>
          <w:rFonts w:hint="eastAsia"/>
        </w:rPr>
        <w:t>地</w:t>
      </w:r>
      <w:r>
        <w:t>尝试兼容包括</w:t>
      </w:r>
      <w:r>
        <w:t>PIP</w:t>
      </w:r>
      <w:r>
        <w:t>、</w:t>
      </w:r>
      <w:r>
        <w:rPr>
          <w:rFonts w:hint="eastAsia"/>
        </w:rPr>
        <w:t>ISL</w:t>
      </w:r>
      <w:r>
        <w:t>、</w:t>
      </w:r>
      <w:r>
        <w:rPr>
          <w:rFonts w:hint="eastAsia"/>
        </w:rPr>
        <w:t>PET</w:t>
      </w:r>
      <w:r>
        <w:t>、</w:t>
      </w:r>
      <w:r>
        <w:rPr>
          <w:rFonts w:hint="eastAsia"/>
        </w:rPr>
        <w:t>Clan</w:t>
      </w:r>
      <w:r>
        <w:rPr>
          <w:rFonts w:hint="eastAsia"/>
        </w:rPr>
        <w:t>等在内的</w:t>
      </w:r>
      <w:r>
        <w:t>各种</w:t>
      </w:r>
      <w:r>
        <w:rPr>
          <w:rFonts w:hint="eastAsia"/>
        </w:rPr>
        <w:t>开源</w:t>
      </w:r>
      <w:r>
        <w:t>库</w:t>
      </w:r>
      <w:r>
        <w:rPr>
          <w:rFonts w:hint="eastAsia"/>
        </w:rPr>
        <w:t>。从优化角度来看，</w:t>
      </w:r>
      <w:r>
        <w:rPr>
          <w:rFonts w:hint="eastAsia"/>
        </w:rPr>
        <w:t>Pluto</w:t>
      </w:r>
      <w:r>
        <w:rPr>
          <w:rFonts w:hint="eastAsia"/>
        </w:rPr>
        <w:t>算法的实现思路决定了</w:t>
      </w:r>
      <w:r w:rsidRPr="002E6519">
        <w:rPr>
          <w:rFonts w:hint="eastAsia"/>
        </w:rPr>
        <w:t>Pluto</w:t>
      </w:r>
      <w:r w:rsidRPr="002E6519">
        <w:rPr>
          <w:rFonts w:hint="eastAsia"/>
        </w:rPr>
        <w:t>编译器是一个试图</w:t>
      </w:r>
      <w:r>
        <w:rPr>
          <w:rFonts w:hint="eastAsia"/>
        </w:rPr>
        <w:t>使</w:t>
      </w:r>
      <w:r w:rsidRPr="002E6519">
        <w:rPr>
          <w:rFonts w:hint="eastAsia"/>
        </w:rPr>
        <w:t>用调度来尽可能多的解决程序并行化中</w:t>
      </w:r>
      <w:r>
        <w:rPr>
          <w:rFonts w:hint="eastAsia"/>
        </w:rPr>
        <w:t>遇到的</w:t>
      </w:r>
      <w:r w:rsidRPr="002E6519">
        <w:rPr>
          <w:rFonts w:hint="eastAsia"/>
        </w:rPr>
        <w:t>优化问题的工具</w:t>
      </w:r>
      <w:r>
        <w:rPr>
          <w:rFonts w:hint="eastAsia"/>
        </w:rPr>
        <w:t>。在程序的分析方法层面，</w:t>
      </w:r>
      <w:r>
        <w:rPr>
          <w:rFonts w:hint="eastAsia"/>
        </w:rPr>
        <w:t>Pluto</w:t>
      </w:r>
      <w:r>
        <w:rPr>
          <w:rFonts w:hint="eastAsia"/>
        </w:rPr>
        <w:t>编译器是一个仅</w:t>
      </w:r>
      <w:r w:rsidRPr="00B84332">
        <w:rPr>
          <w:rFonts w:hint="eastAsia"/>
        </w:rPr>
        <w:t>支持</w:t>
      </w:r>
      <w:r w:rsidRPr="00B84332">
        <w:rPr>
          <w:rFonts w:hint="eastAsia"/>
        </w:rPr>
        <w:t>C</w:t>
      </w:r>
      <w:r w:rsidRPr="00B84332">
        <w:rPr>
          <w:rFonts w:hint="eastAsia"/>
        </w:rPr>
        <w:t>语言文件作为输入的静态分析工具。</w:t>
      </w:r>
      <w:r>
        <w:rPr>
          <w:rFonts w:hint="eastAsia"/>
        </w:rPr>
        <w:t>此外，</w:t>
      </w:r>
      <w:r w:rsidRPr="002E6519">
        <w:rPr>
          <w:rFonts w:hint="eastAsia"/>
        </w:rPr>
        <w:t>Pluto</w:t>
      </w:r>
      <w:r w:rsidRPr="002E6519">
        <w:rPr>
          <w:rFonts w:hint="eastAsia"/>
        </w:rPr>
        <w:t>编译器</w:t>
      </w:r>
      <w:r>
        <w:rPr>
          <w:rFonts w:hint="eastAsia"/>
        </w:rPr>
        <w:t>还</w:t>
      </w:r>
      <w:r w:rsidRPr="002E6519">
        <w:rPr>
          <w:rFonts w:hint="eastAsia"/>
        </w:rPr>
        <w:t>可以</w:t>
      </w:r>
      <w:r>
        <w:rPr>
          <w:rFonts w:hint="eastAsia"/>
        </w:rPr>
        <w:t>被用来</w:t>
      </w:r>
      <w:r w:rsidRPr="002E6519">
        <w:rPr>
          <w:rFonts w:hint="eastAsia"/>
        </w:rPr>
        <w:t>开发</w:t>
      </w:r>
      <w:r>
        <w:rPr>
          <w:rFonts w:hint="eastAsia"/>
        </w:rPr>
        <w:t>程序</w:t>
      </w:r>
      <w:r w:rsidRPr="002E6519">
        <w:rPr>
          <w:rFonts w:hint="eastAsia"/>
        </w:rPr>
        <w:t>多粒度的并行性，比如</w:t>
      </w:r>
      <w:r>
        <w:rPr>
          <w:rFonts w:hint="eastAsia"/>
        </w:rPr>
        <w:t>对于存在嵌套循环的程序段，</w:t>
      </w:r>
      <w:r w:rsidRPr="002E6519">
        <w:rPr>
          <w:rFonts w:hint="eastAsia"/>
        </w:rPr>
        <w:t>可以将外层的</w:t>
      </w:r>
      <w:proofErr w:type="gramStart"/>
      <w:r w:rsidRPr="002E6519">
        <w:rPr>
          <w:rFonts w:hint="eastAsia"/>
        </w:rPr>
        <w:t>循环做</w:t>
      </w:r>
      <w:proofErr w:type="gramEnd"/>
      <w:r w:rsidRPr="002E6519">
        <w:rPr>
          <w:rFonts w:hint="eastAsia"/>
        </w:rPr>
        <w:t>OpenMP</w:t>
      </w:r>
      <w:r>
        <w:rPr>
          <w:rFonts w:hint="eastAsia"/>
        </w:rPr>
        <w:t>并行</w:t>
      </w:r>
      <w:r w:rsidRPr="002E6519">
        <w:rPr>
          <w:rFonts w:hint="eastAsia"/>
        </w:rPr>
        <w:t>标识，而将最内层可以</w:t>
      </w:r>
      <w:r>
        <w:rPr>
          <w:rFonts w:hint="eastAsia"/>
        </w:rPr>
        <w:t>进行</w:t>
      </w:r>
      <w:r w:rsidRPr="002E6519">
        <w:rPr>
          <w:rFonts w:hint="eastAsia"/>
        </w:rPr>
        <w:t>向量化的</w:t>
      </w:r>
      <w:proofErr w:type="gramStart"/>
      <w:r w:rsidRPr="002E6519">
        <w:rPr>
          <w:rFonts w:hint="eastAsia"/>
        </w:rPr>
        <w:t>循环做</w:t>
      </w:r>
      <w:proofErr w:type="spellStart"/>
      <w:proofErr w:type="gramEnd"/>
      <w:r w:rsidRPr="002E6519">
        <w:rPr>
          <w:rFonts w:hint="eastAsia"/>
        </w:rPr>
        <w:t>ivdep</w:t>
      </w:r>
      <w:proofErr w:type="spellEnd"/>
      <w:r w:rsidRPr="002E6519">
        <w:rPr>
          <w:rFonts w:hint="eastAsia"/>
        </w:rPr>
        <w:t>和</w:t>
      </w:r>
      <w:r w:rsidRPr="002E6519">
        <w:rPr>
          <w:rFonts w:hint="eastAsia"/>
        </w:rPr>
        <w:t>vector always</w:t>
      </w:r>
      <w:r w:rsidRPr="002E6519">
        <w:rPr>
          <w:rFonts w:hint="eastAsia"/>
        </w:rPr>
        <w:t>标识，然后再交给基础编译器做进一步的向量化开发。</w:t>
      </w:r>
      <w:r>
        <w:rPr>
          <w:rFonts w:hint="eastAsia"/>
        </w:rPr>
        <w:t>遗憾的是，</w:t>
      </w:r>
      <w:r w:rsidRPr="009C3FB1">
        <w:rPr>
          <w:rFonts w:hint="eastAsia"/>
        </w:rPr>
        <w:t>由于前文提到的</w:t>
      </w:r>
      <w:r w:rsidRPr="009C3FB1">
        <w:rPr>
          <w:rFonts w:hint="eastAsia"/>
        </w:rPr>
        <w:t>Polyhedral</w:t>
      </w:r>
      <w:r w:rsidRPr="009C3FB1">
        <w:rPr>
          <w:rFonts w:hint="eastAsia"/>
        </w:rPr>
        <w:t>模型本身</w:t>
      </w:r>
      <w:r>
        <w:rPr>
          <w:rFonts w:hint="eastAsia"/>
        </w:rPr>
        <w:t>对于程序</w:t>
      </w:r>
      <w:r w:rsidRPr="00330D2D">
        <w:t>静态约束</w:t>
      </w:r>
      <w:r>
        <w:rPr>
          <w:rFonts w:hint="eastAsia"/>
        </w:rPr>
        <w:t>的要求，</w:t>
      </w:r>
      <w:r w:rsidRPr="009C3FB1">
        <w:rPr>
          <w:rFonts w:hint="eastAsia"/>
        </w:rPr>
        <w:t>Pluto</w:t>
      </w:r>
      <w:r w:rsidRPr="009C3FB1">
        <w:rPr>
          <w:rFonts w:hint="eastAsia"/>
        </w:rPr>
        <w:t>编译器目前还没有办法直接用于大型应用测试集的优化</w:t>
      </w:r>
      <w:r>
        <w:rPr>
          <w:rFonts w:hint="eastAsia"/>
        </w:rPr>
        <w:t>。</w:t>
      </w:r>
    </w:p>
    <w:p w14:paraId="21DB139D" w14:textId="7092C384" w:rsidR="004614F2" w:rsidRDefault="004614F2" w:rsidP="00821847">
      <w:pPr>
        <w:pStyle w:val="WSL-2"/>
        <w:numPr>
          <w:ilvl w:val="0"/>
          <w:numId w:val="0"/>
        </w:numPr>
      </w:pPr>
      <w:bookmarkStart w:id="180" w:name="_Toc37081037"/>
      <w:r>
        <w:rPr>
          <w:rFonts w:hint="eastAsia"/>
        </w:rPr>
        <w:t>2.</w:t>
      </w:r>
      <w:r>
        <w:t>5</w:t>
      </w:r>
      <w:r>
        <w:rPr>
          <w:rFonts w:hint="eastAsia"/>
        </w:rPr>
        <w:t>图神经网络</w:t>
      </w:r>
      <w:del w:id="181" w:author="User" w:date="2020-04-13T12:00:00Z">
        <w:r w:rsidDel="005C5C68">
          <w:rPr>
            <w:rFonts w:hint="eastAsia"/>
          </w:rPr>
          <w:delText>（</w:delText>
        </w:r>
      </w:del>
      <w:r>
        <w:rPr>
          <w:rFonts w:hint="eastAsia"/>
        </w:rPr>
        <w:t>GNN</w:t>
      </w:r>
      <w:del w:id="182" w:author="User" w:date="2020-04-13T12:00:00Z">
        <w:r w:rsidDel="005C5C68">
          <w:rPr>
            <w:rFonts w:hint="eastAsia"/>
          </w:rPr>
          <w:delText>）</w:delText>
        </w:r>
      </w:del>
      <w:r>
        <w:rPr>
          <w:rFonts w:hint="eastAsia"/>
        </w:rPr>
        <w:t>与图卷积神经网络</w:t>
      </w:r>
      <w:del w:id="183" w:author="User" w:date="2020-04-13T12:00:00Z">
        <w:r w:rsidDel="005C5C68">
          <w:rPr>
            <w:rFonts w:hint="eastAsia"/>
          </w:rPr>
          <w:delText>（</w:delText>
        </w:r>
      </w:del>
      <w:r>
        <w:rPr>
          <w:rFonts w:hint="eastAsia"/>
        </w:rPr>
        <w:t>GCN</w:t>
      </w:r>
      <w:del w:id="184" w:author="User" w:date="2020-04-13T12:00:00Z">
        <w:r w:rsidDel="005C5C68">
          <w:rPr>
            <w:rFonts w:hint="eastAsia"/>
          </w:rPr>
          <w:delText>）</w:delText>
        </w:r>
      </w:del>
      <w:bookmarkEnd w:id="180"/>
    </w:p>
    <w:p w14:paraId="6C8C25A1" w14:textId="507E0FE4" w:rsidR="004614F2" w:rsidRPr="00A03A0D" w:rsidRDefault="004614F2" w:rsidP="00F75E92">
      <w:pPr>
        <w:pStyle w:val="WSL-4"/>
        <w:ind w:firstLine="518"/>
      </w:pPr>
      <w:r w:rsidRPr="00B455F5">
        <w:t>尽管深度学习已经在欧几里得</w:t>
      </w:r>
      <w:r>
        <w:rPr>
          <w:rFonts w:hint="eastAsia"/>
        </w:rPr>
        <w:t>空间</w:t>
      </w:r>
      <w:r w:rsidRPr="00B455F5">
        <w:t>数据中取得了很大的成功</w:t>
      </w:r>
      <w:r w:rsidRPr="00771778">
        <w:rPr>
          <w:rFonts w:hint="eastAsia"/>
          <w:vertAlign w:val="superscript"/>
        </w:rPr>
        <w:t>[</w:t>
      </w:r>
      <w:r w:rsidRPr="00771778">
        <w:rPr>
          <w:vertAlign w:val="superscript"/>
        </w:rPr>
        <w:t>6</w:t>
      </w:r>
      <w:r w:rsidR="002A3BDC" w:rsidRPr="00771778">
        <w:rPr>
          <w:vertAlign w:val="superscript"/>
        </w:rPr>
        <w:t>0</w:t>
      </w:r>
      <w:r w:rsidRPr="00771778">
        <w:rPr>
          <w:vertAlign w:val="superscript"/>
        </w:rPr>
        <w:t>]</w:t>
      </w:r>
      <w:r w:rsidRPr="00B455F5">
        <w:t>，但</w:t>
      </w:r>
      <w:r>
        <w:rPr>
          <w:rFonts w:hint="eastAsia"/>
        </w:rPr>
        <w:t>越来越多的应用程序数据开始以图的形式进行表示</w:t>
      </w:r>
      <w:r w:rsidRPr="00B455F5">
        <w:t>，</w:t>
      </w:r>
      <w:r>
        <w:rPr>
          <w:rFonts w:hint="eastAsia"/>
        </w:rPr>
        <w:t>大量的学习任务要求处理元素间含有丰富关系信息的图数据。如物理系统的建模、分子指纹的学习、蛋白质结构的预</w:t>
      </w:r>
      <w:r>
        <w:rPr>
          <w:rFonts w:hint="eastAsia"/>
        </w:rPr>
        <w:lastRenderedPageBreak/>
        <w:t>测和疾病的分类等都需要模型从</w:t>
      </w:r>
      <w:proofErr w:type="gramStart"/>
      <w:r>
        <w:rPr>
          <w:rFonts w:hint="eastAsia"/>
        </w:rPr>
        <w:t>图数据</w:t>
      </w:r>
      <w:proofErr w:type="gramEnd"/>
      <w:r>
        <w:rPr>
          <w:rFonts w:hint="eastAsia"/>
        </w:rPr>
        <w:t>中去学习，但传统的神经网络模型并不能很好的处理</w:t>
      </w:r>
      <w:proofErr w:type="gramStart"/>
      <w:r>
        <w:rPr>
          <w:rFonts w:hint="eastAsia"/>
        </w:rPr>
        <w:t>图类型</w:t>
      </w:r>
      <w:proofErr w:type="gramEnd"/>
      <w:r>
        <w:rPr>
          <w:rFonts w:hint="eastAsia"/>
        </w:rPr>
        <w:t>的数据，图神经网络</w:t>
      </w:r>
      <w:r>
        <w:rPr>
          <w:rFonts w:hint="eastAsia"/>
        </w:rPr>
        <w:t>(GNN</w:t>
      </w:r>
      <w:r>
        <w:t>)</w:t>
      </w:r>
      <w:r>
        <w:rPr>
          <w:rFonts w:hint="eastAsia"/>
        </w:rPr>
        <w:t>应运而生。</w:t>
      </w:r>
      <w:r>
        <w:rPr>
          <w:rFonts w:hint="eastAsia"/>
        </w:rPr>
        <w:t>GNN</w:t>
      </w:r>
      <w:r>
        <w:rPr>
          <w:rFonts w:hint="eastAsia"/>
        </w:rPr>
        <w:t>的概念是由</w:t>
      </w:r>
      <w:r>
        <w:rPr>
          <w:rFonts w:hint="eastAsia"/>
        </w:rPr>
        <w:t>Gori</w:t>
      </w:r>
      <w:r>
        <w:rPr>
          <w:rFonts w:hint="eastAsia"/>
        </w:rPr>
        <w:t>等人首次提出的</w:t>
      </w:r>
      <w:r w:rsidRPr="00771778">
        <w:rPr>
          <w:rFonts w:hint="eastAsia"/>
          <w:vertAlign w:val="superscript"/>
        </w:rPr>
        <w:t>[</w:t>
      </w:r>
      <w:r w:rsidRPr="00771778">
        <w:rPr>
          <w:vertAlign w:val="superscript"/>
        </w:rPr>
        <w:t>6</w:t>
      </w:r>
      <w:r w:rsidR="002A3BDC" w:rsidRPr="00771778">
        <w:rPr>
          <w:vertAlign w:val="superscript"/>
        </w:rPr>
        <w:t>1</w:t>
      </w:r>
      <w:r w:rsidRPr="00771778">
        <w:rPr>
          <w:vertAlign w:val="superscript"/>
        </w:rPr>
        <w:t>]</w:t>
      </w:r>
      <w:r>
        <w:rPr>
          <w:rFonts w:hint="eastAsia"/>
        </w:rPr>
        <w:t>，后来的</w:t>
      </w:r>
      <w:r w:rsidRPr="00272705">
        <w:rPr>
          <w:rFonts w:hint="eastAsia"/>
        </w:rPr>
        <w:t>研究人员在设计</w:t>
      </w:r>
      <w:r>
        <w:rPr>
          <w:rFonts w:hint="eastAsia"/>
        </w:rPr>
        <w:t>GNN</w:t>
      </w:r>
      <w:r w:rsidRPr="00272705">
        <w:rPr>
          <w:rFonts w:hint="eastAsia"/>
        </w:rPr>
        <w:t>的架构时</w:t>
      </w:r>
      <w:r>
        <w:rPr>
          <w:rFonts w:hint="eastAsia"/>
        </w:rPr>
        <w:t>又</w:t>
      </w:r>
      <w:r w:rsidRPr="00272705">
        <w:rPr>
          <w:rFonts w:hint="eastAsia"/>
        </w:rPr>
        <w:t>借鉴了卷积网络</w:t>
      </w:r>
      <w:r>
        <w:rPr>
          <w:rFonts w:hint="eastAsia"/>
        </w:rPr>
        <w:t>（</w:t>
      </w:r>
      <w:r>
        <w:rPr>
          <w:rFonts w:hint="eastAsia"/>
        </w:rPr>
        <w:t>CNN</w:t>
      </w:r>
      <w:r>
        <w:rPr>
          <w:rFonts w:hint="eastAsia"/>
        </w:rPr>
        <w:t>）</w:t>
      </w:r>
      <w:r w:rsidRPr="00272705">
        <w:rPr>
          <w:rFonts w:hint="eastAsia"/>
        </w:rPr>
        <w:t>的思想</w:t>
      </w:r>
      <w:r>
        <w:rPr>
          <w:rFonts w:hint="eastAsia"/>
        </w:rPr>
        <w:t>，出现了图卷积神经网络（</w:t>
      </w:r>
      <w:r>
        <w:rPr>
          <w:rFonts w:hint="eastAsia"/>
        </w:rPr>
        <w:t>GCN</w:t>
      </w:r>
      <w:r>
        <w:rPr>
          <w:rFonts w:hint="eastAsia"/>
        </w:rPr>
        <w:t>）</w:t>
      </w:r>
      <w:r w:rsidRPr="00272705">
        <w:rPr>
          <w:rFonts w:hint="eastAsia"/>
        </w:rPr>
        <w:t>。</w:t>
      </w:r>
    </w:p>
    <w:p w14:paraId="578C8926" w14:textId="1AEBE361" w:rsidR="004614F2" w:rsidRDefault="004614F2" w:rsidP="00821847">
      <w:pPr>
        <w:pStyle w:val="WSL-3"/>
      </w:pPr>
      <w:bookmarkStart w:id="185" w:name="_Toc37081038"/>
      <w:r>
        <w:rPr>
          <w:rFonts w:hint="eastAsia"/>
        </w:rPr>
        <w:t>2.5.1</w:t>
      </w:r>
      <w:r>
        <w:rPr>
          <w:rFonts w:hint="eastAsia"/>
        </w:rPr>
        <w:t>图的定义</w:t>
      </w:r>
      <w:bookmarkEnd w:id="185"/>
    </w:p>
    <w:p w14:paraId="457653CA" w14:textId="56F399A0" w:rsidR="004614F2" w:rsidRDefault="004614F2" w:rsidP="00F75E92">
      <w:pPr>
        <w:pStyle w:val="WSL-4"/>
        <w:ind w:firstLine="518"/>
      </w:pPr>
      <w:r>
        <w:rPr>
          <w:rFonts w:hint="eastAsia"/>
        </w:rPr>
        <w:t>近年来，由于图的强大表达能力，用机器学习方法分析图的研究受到了越来越多的关注。</w:t>
      </w:r>
      <w:r w:rsidRPr="00644ADB">
        <w:rPr>
          <w:rFonts w:hint="eastAsia"/>
        </w:rPr>
        <w:t>图是一种对一组</w:t>
      </w:r>
      <w:r>
        <w:rPr>
          <w:rFonts w:hint="eastAsia"/>
        </w:rPr>
        <w:t>对象（图的节点）及其之间的关系（图的边）</w:t>
      </w:r>
      <w:r w:rsidRPr="00644ADB">
        <w:rPr>
          <w:rFonts w:hint="eastAsia"/>
        </w:rPr>
        <w:t>的集合进行建模的数据结构</w:t>
      </w:r>
      <w:r>
        <w:rPr>
          <w:rFonts w:hint="eastAsia"/>
        </w:rPr>
        <w:t>。</w:t>
      </w:r>
      <w:r w:rsidRPr="00644ADB">
        <w:rPr>
          <w:rFonts w:hint="eastAsia"/>
        </w:rPr>
        <w:t>在计算机科学中，一个图</w:t>
      </w:r>
      <w:r w:rsidRPr="00644ADB">
        <w:rPr>
          <w:rFonts w:hint="eastAsia"/>
        </w:rPr>
        <w:t>G</w:t>
      </w:r>
      <w:r w:rsidRPr="00644ADB">
        <w:rPr>
          <w:rFonts w:hint="eastAsia"/>
        </w:rPr>
        <w:t>可以由它所包含的顶点和</w:t>
      </w:r>
      <w:proofErr w:type="gramStart"/>
      <w:r w:rsidRPr="00644ADB">
        <w:rPr>
          <w:rFonts w:hint="eastAsia"/>
        </w:rPr>
        <w:t>边</w:t>
      </w:r>
      <w:proofErr w:type="gramEnd"/>
      <w:r w:rsidRPr="00644ADB">
        <w:rPr>
          <w:rFonts w:hint="eastAsia"/>
        </w:rPr>
        <w:t>的集合</w:t>
      </w:r>
      <w:r>
        <w:rPr>
          <w:rFonts w:hint="eastAsia"/>
        </w:rPr>
        <w:t>来进行</w:t>
      </w:r>
      <w:r w:rsidRPr="00644ADB">
        <w:rPr>
          <w:rFonts w:hint="eastAsia"/>
        </w:rPr>
        <w:t>描述。</w:t>
      </w:r>
      <w:r>
        <w:rPr>
          <w:rFonts w:hint="eastAsia"/>
        </w:rPr>
        <w:t>而在机器学习领域，由于图的数据复杂且规模并不确定，往往需要将图的邻接矩阵加入到图的定义中来，具体定义如下：定义图</w:t>
      </w:r>
      <w:r>
        <w:rPr>
          <w:rFonts w:hint="eastAsia"/>
        </w:rPr>
        <w:t>G</w:t>
      </w:r>
      <w:r>
        <w:t>=(V,E,A)</w:t>
      </w:r>
      <w:r>
        <w:rPr>
          <w:rFonts w:hint="eastAsia"/>
        </w:rPr>
        <w:t>，其中</w:t>
      </w:r>
      <w:r>
        <w:rPr>
          <w:rFonts w:hint="eastAsia"/>
        </w:rPr>
        <w:t>V</w:t>
      </w:r>
      <w:r>
        <w:rPr>
          <w:rFonts w:hint="eastAsia"/>
        </w:rPr>
        <w:t>代表图的节点集合，</w:t>
      </w:r>
      <w:r>
        <w:rPr>
          <w:rFonts w:hint="eastAsia"/>
        </w:rPr>
        <w:t>E</w:t>
      </w:r>
      <w:r>
        <w:rPr>
          <w:rFonts w:hint="eastAsia"/>
        </w:rPr>
        <w:t>代表图的边的集合，</w:t>
      </w:r>
      <w:r>
        <w:rPr>
          <w:rFonts w:hint="eastAsia"/>
        </w:rPr>
        <w:t>A</w:t>
      </w:r>
      <w:r>
        <w:rPr>
          <w:rFonts w:hint="eastAsia"/>
        </w:rPr>
        <w:t>代表图的邻接矩阵。在一个图中，</w:t>
      </w:r>
      <w:r>
        <w:rPr>
          <w:rFonts w:hint="eastAsia"/>
        </w:rPr>
        <w:t>v</w:t>
      </w:r>
      <w:r w:rsidRPr="00293FCB">
        <w:rPr>
          <w:rFonts w:hint="eastAsia"/>
          <w:vertAlign w:val="subscript"/>
        </w:rPr>
        <w:t>i</w:t>
      </w:r>
      <w:r>
        <w:rPr>
          <w:rFonts w:hint="eastAsia"/>
        </w:rPr>
        <w:t>∈</w:t>
      </w:r>
      <w:r>
        <w:rPr>
          <w:rFonts w:hint="eastAsia"/>
        </w:rPr>
        <w:t>V</w:t>
      </w:r>
      <w:r>
        <w:rPr>
          <w:rFonts w:hint="eastAsia"/>
        </w:rPr>
        <w:t>表示一个节点，</w:t>
      </w:r>
      <w:proofErr w:type="spellStart"/>
      <w:r>
        <w:rPr>
          <w:rFonts w:hint="eastAsia"/>
        </w:rPr>
        <w:t>e</w:t>
      </w:r>
      <w:r w:rsidRPr="00293FCB">
        <w:rPr>
          <w:rFonts w:hint="eastAsia"/>
          <w:vertAlign w:val="subscript"/>
        </w:rPr>
        <w:t>ij</w:t>
      </w:r>
      <w:proofErr w:type="spellEnd"/>
      <w:r>
        <w:rPr>
          <w:rFonts w:hint="eastAsia"/>
        </w:rPr>
        <w:t>=</w:t>
      </w:r>
      <w:r>
        <w:t>(</w:t>
      </w:r>
      <w:proofErr w:type="spellStart"/>
      <w:r>
        <w:t>v</w:t>
      </w:r>
      <w:r w:rsidRPr="00293FCB">
        <w:rPr>
          <w:vertAlign w:val="subscript"/>
        </w:rPr>
        <w:t>i</w:t>
      </w:r>
      <w:r>
        <w:t>,v</w:t>
      </w:r>
      <w:r w:rsidRPr="00293FCB">
        <w:rPr>
          <w:vertAlign w:val="subscript"/>
        </w:rPr>
        <w:t>j</w:t>
      </w:r>
      <w:proofErr w:type="spellEnd"/>
      <w:r>
        <w:t>)</w:t>
      </w:r>
      <w:r>
        <w:rPr>
          <w:rFonts w:hint="eastAsia"/>
        </w:rPr>
        <w:t>表示一条边。对于一个具有</w:t>
      </w:r>
      <w:r>
        <w:rPr>
          <w:rFonts w:hint="eastAsia"/>
        </w:rPr>
        <w:t>N</w:t>
      </w:r>
      <w:proofErr w:type="gramStart"/>
      <w:r>
        <w:rPr>
          <w:rFonts w:hint="eastAsia"/>
        </w:rPr>
        <w:t>个</w:t>
      </w:r>
      <w:proofErr w:type="gramEnd"/>
      <w:r>
        <w:rPr>
          <w:rFonts w:hint="eastAsia"/>
        </w:rPr>
        <w:t>节点的图</w:t>
      </w:r>
      <w:r>
        <w:rPr>
          <w:rFonts w:hint="eastAsia"/>
        </w:rPr>
        <w:t>G</w:t>
      </w:r>
      <w:r>
        <w:rPr>
          <w:rFonts w:hint="eastAsia"/>
        </w:rPr>
        <w:t>来说，它的邻接矩阵</w:t>
      </w:r>
      <w:r>
        <w:rPr>
          <w:rFonts w:hint="eastAsia"/>
        </w:rPr>
        <w:t>A</w:t>
      </w:r>
      <w:r>
        <w:rPr>
          <w:rFonts w:hint="eastAsia"/>
        </w:rPr>
        <w:t>是一个</w:t>
      </w:r>
      <w:r>
        <w:rPr>
          <w:rFonts w:hint="eastAsia"/>
        </w:rPr>
        <w:t>N*N</w:t>
      </w:r>
      <w:r>
        <w:rPr>
          <w:rFonts w:hint="eastAsia"/>
        </w:rPr>
        <w:t>的矩阵，</w:t>
      </w:r>
      <w:proofErr w:type="spellStart"/>
      <w:r>
        <w:rPr>
          <w:rFonts w:hint="eastAsia"/>
        </w:rPr>
        <w:t>A</w:t>
      </w:r>
      <w:r w:rsidRPr="009371BB">
        <w:rPr>
          <w:rFonts w:hint="eastAsia"/>
          <w:vertAlign w:val="subscript"/>
        </w:rPr>
        <w:t>ij</w:t>
      </w:r>
      <w:proofErr w:type="spellEnd"/>
      <w:r>
        <w:rPr>
          <w:rFonts w:hint="eastAsia"/>
        </w:rPr>
        <w:t>表示图的第</w:t>
      </w:r>
      <w:proofErr w:type="spellStart"/>
      <w:r>
        <w:rPr>
          <w:rFonts w:hint="eastAsia"/>
        </w:rPr>
        <w:t>i</w:t>
      </w:r>
      <w:proofErr w:type="spellEnd"/>
      <w:proofErr w:type="gramStart"/>
      <w:r>
        <w:rPr>
          <w:rFonts w:hint="eastAsia"/>
        </w:rPr>
        <w:t>个</w:t>
      </w:r>
      <w:proofErr w:type="gramEnd"/>
      <w:r>
        <w:rPr>
          <w:rFonts w:hint="eastAsia"/>
        </w:rPr>
        <w:t>节点</w:t>
      </w:r>
      <w:r>
        <w:rPr>
          <w:rFonts w:hint="eastAsia"/>
        </w:rPr>
        <w:t>v</w:t>
      </w:r>
      <w:r w:rsidRPr="00293FCB">
        <w:rPr>
          <w:rFonts w:hint="eastAsia"/>
          <w:vertAlign w:val="subscript"/>
        </w:rPr>
        <w:t>i</w:t>
      </w:r>
      <w:r>
        <w:rPr>
          <w:rFonts w:hint="eastAsia"/>
        </w:rPr>
        <w:t>和第</w:t>
      </w:r>
      <w:r>
        <w:rPr>
          <w:rFonts w:hint="eastAsia"/>
        </w:rPr>
        <w:t>j</w:t>
      </w:r>
      <w:proofErr w:type="gramStart"/>
      <w:r>
        <w:rPr>
          <w:rFonts w:hint="eastAsia"/>
        </w:rPr>
        <w:t>个</w:t>
      </w:r>
      <w:proofErr w:type="gramEnd"/>
      <w:r>
        <w:rPr>
          <w:rFonts w:hint="eastAsia"/>
        </w:rPr>
        <w:t>节点</w:t>
      </w:r>
      <w:proofErr w:type="spellStart"/>
      <w:r>
        <w:t>v</w:t>
      </w:r>
      <w:r w:rsidRPr="00293FCB">
        <w:rPr>
          <w:vertAlign w:val="subscript"/>
        </w:rPr>
        <w:t>j</w:t>
      </w:r>
      <w:proofErr w:type="spellEnd"/>
      <w:r>
        <w:rPr>
          <w:rFonts w:hint="eastAsia"/>
        </w:rPr>
        <w:t>之间的关系，如果</w:t>
      </w:r>
      <w:proofErr w:type="spellStart"/>
      <w:r>
        <w:rPr>
          <w:rFonts w:hint="eastAsia"/>
        </w:rPr>
        <w:t>A</w:t>
      </w:r>
      <w:r w:rsidRPr="009371BB">
        <w:rPr>
          <w:rFonts w:hint="eastAsia"/>
          <w:vertAlign w:val="subscript"/>
        </w:rPr>
        <w:t>ij</w:t>
      </w:r>
      <w:proofErr w:type="spellEnd"/>
      <w:r w:rsidRPr="009371BB">
        <w:t>&gt;0</w:t>
      </w:r>
      <w:r>
        <w:rPr>
          <w:rFonts w:hint="eastAsia"/>
        </w:rPr>
        <w:t>则两个节点间存在一条边</w:t>
      </w:r>
      <w:proofErr w:type="spellStart"/>
      <w:r>
        <w:rPr>
          <w:rFonts w:hint="eastAsia"/>
        </w:rPr>
        <w:t>e</w:t>
      </w:r>
      <w:r w:rsidRPr="00293FCB">
        <w:rPr>
          <w:rFonts w:hint="eastAsia"/>
          <w:vertAlign w:val="subscript"/>
        </w:rPr>
        <w:t>ij</w:t>
      </w:r>
      <w:proofErr w:type="spellEnd"/>
      <w:r>
        <w:rPr>
          <w:rFonts w:hint="eastAsia"/>
        </w:rPr>
        <w:t>，</w:t>
      </w:r>
      <w:proofErr w:type="spellStart"/>
      <w:ins w:id="186" w:author="User" w:date="2020-04-13T12:07:00Z">
        <w:r w:rsidR="005C5C68" w:rsidRPr="005C5C68">
          <w:t>Aij</w:t>
        </w:r>
        <w:proofErr w:type="spellEnd"/>
        <w:r w:rsidR="005C5C68">
          <w:rPr>
            <w:rFonts w:hint="eastAsia"/>
          </w:rPr>
          <w:t>=</w:t>
        </w:r>
        <w:r w:rsidR="005C5C68" w:rsidRPr="005C5C68">
          <w:t>0</w:t>
        </w:r>
      </w:ins>
      <w:del w:id="187" w:author="User" w:date="2020-04-13T12:07:00Z">
        <w:r w:rsidDel="005C5C68">
          <w:rPr>
            <w:rFonts w:hint="eastAsia"/>
          </w:rPr>
          <w:delText>反之</w:delText>
        </w:r>
      </w:del>
      <w:r>
        <w:rPr>
          <w:rFonts w:hint="eastAsia"/>
        </w:rPr>
        <w:t>则不存在。</w:t>
      </w:r>
      <w:r w:rsidRPr="00644ADB">
        <w:rPr>
          <w:rFonts w:hint="eastAsia"/>
        </w:rPr>
        <w:t>根据顶点之间</w:t>
      </w:r>
      <w:r>
        <w:rPr>
          <w:rFonts w:hint="eastAsia"/>
        </w:rPr>
        <w:t>的</w:t>
      </w:r>
      <w:proofErr w:type="gramStart"/>
      <w:r>
        <w:rPr>
          <w:rFonts w:hint="eastAsia"/>
        </w:rPr>
        <w:t>边</w:t>
      </w:r>
      <w:r w:rsidRPr="00644ADB">
        <w:rPr>
          <w:rFonts w:hint="eastAsia"/>
        </w:rPr>
        <w:t>是否</w:t>
      </w:r>
      <w:proofErr w:type="gramEnd"/>
      <w:r w:rsidRPr="00644ADB">
        <w:rPr>
          <w:rFonts w:hint="eastAsia"/>
        </w:rPr>
        <w:t>存在方向依赖关系，</w:t>
      </w:r>
      <w:r>
        <w:rPr>
          <w:rFonts w:hint="eastAsia"/>
        </w:rPr>
        <w:t>图可以分为有向图和无向图。如图</w:t>
      </w:r>
      <w:r>
        <w:rPr>
          <w:rFonts w:hint="eastAsia"/>
        </w:rPr>
        <w:t>2.9</w:t>
      </w:r>
      <w:r w:rsidR="00771778">
        <w:rPr>
          <w:rFonts w:hint="eastAsia"/>
        </w:rPr>
        <w:t>(</w:t>
      </w:r>
      <w:r>
        <w:rPr>
          <w:rFonts w:hint="eastAsia"/>
        </w:rPr>
        <w:t>a</w:t>
      </w:r>
      <w:r w:rsidR="00771778">
        <w:t>)</w:t>
      </w:r>
      <w:r>
        <w:rPr>
          <w:rFonts w:hint="eastAsia"/>
        </w:rPr>
        <w:t>所示，有向图</w:t>
      </w:r>
      <w:r>
        <w:rPr>
          <w:rFonts w:hint="eastAsia"/>
        </w:rPr>
        <w:t>G=({v</w:t>
      </w:r>
      <w:r w:rsidRPr="00DC475B">
        <w:rPr>
          <w:rFonts w:hint="eastAsia"/>
          <w:vertAlign w:val="subscript"/>
        </w:rPr>
        <w:t>1</w:t>
      </w:r>
      <w:r>
        <w:rPr>
          <w:rFonts w:hint="eastAsia"/>
        </w:rPr>
        <w:t>，</w:t>
      </w:r>
      <w:r>
        <w:rPr>
          <w:rFonts w:hint="eastAsia"/>
        </w:rPr>
        <w:t>v</w:t>
      </w:r>
      <w:r w:rsidRPr="00DC475B">
        <w:rPr>
          <w:rFonts w:hint="eastAsia"/>
          <w:vertAlign w:val="subscript"/>
        </w:rPr>
        <w:t>2</w:t>
      </w:r>
      <w:r>
        <w:rPr>
          <w:rFonts w:hint="eastAsia"/>
        </w:rPr>
        <w:t>，</w:t>
      </w:r>
      <w:r>
        <w:rPr>
          <w:rFonts w:hint="eastAsia"/>
        </w:rPr>
        <w:t>v</w:t>
      </w:r>
      <w:r w:rsidRPr="00DC475B">
        <w:rPr>
          <w:rFonts w:hint="eastAsia"/>
          <w:vertAlign w:val="subscript"/>
        </w:rPr>
        <w:t>3</w:t>
      </w:r>
      <w:r>
        <w:rPr>
          <w:rFonts w:hint="eastAsia"/>
        </w:rPr>
        <w:t>}</w:t>
      </w:r>
      <w:r>
        <w:rPr>
          <w:rFonts w:hint="eastAsia"/>
        </w:rPr>
        <w:t>，</w:t>
      </w:r>
      <w:r>
        <w:rPr>
          <w:rFonts w:hint="eastAsia"/>
        </w:rPr>
        <w:t>{e</w:t>
      </w:r>
      <w:r w:rsidRPr="00DC475B">
        <w:rPr>
          <w:rFonts w:hint="eastAsia"/>
          <w:vertAlign w:val="subscript"/>
        </w:rPr>
        <w:t>12</w:t>
      </w:r>
      <w:r>
        <w:rPr>
          <w:rFonts w:hint="eastAsia"/>
        </w:rPr>
        <w:t>，</w:t>
      </w:r>
      <w:r>
        <w:rPr>
          <w:rFonts w:hint="eastAsia"/>
        </w:rPr>
        <w:t>e</w:t>
      </w:r>
      <w:r w:rsidRPr="00DC475B">
        <w:rPr>
          <w:rFonts w:hint="eastAsia"/>
          <w:vertAlign w:val="subscript"/>
        </w:rPr>
        <w:t>23</w:t>
      </w:r>
      <w:r>
        <w:rPr>
          <w:rFonts w:hint="eastAsia"/>
        </w:rPr>
        <w:t>，</w:t>
      </w:r>
      <w:r>
        <w:rPr>
          <w:rFonts w:hint="eastAsia"/>
        </w:rPr>
        <w:t>e</w:t>
      </w:r>
      <w:r w:rsidRPr="00DC475B">
        <w:rPr>
          <w:rFonts w:hint="eastAsia"/>
          <w:vertAlign w:val="subscript"/>
        </w:rPr>
        <w:t>31</w:t>
      </w:r>
      <w:r>
        <w:rPr>
          <w:rFonts w:hint="eastAsia"/>
        </w:rPr>
        <w:t>，</w:t>
      </w:r>
      <w:r>
        <w:rPr>
          <w:rFonts w:hint="eastAsia"/>
        </w:rPr>
        <w:t>e</w:t>
      </w:r>
      <w:r w:rsidRPr="00DC475B">
        <w:rPr>
          <w:rFonts w:hint="eastAsia"/>
          <w:vertAlign w:val="subscript"/>
        </w:rPr>
        <w:t>32</w:t>
      </w:r>
      <w:r>
        <w:rPr>
          <w:rFonts w:hint="eastAsia"/>
        </w:rPr>
        <w:t>}</w:t>
      </w:r>
      <w:r>
        <w:rPr>
          <w:rFonts w:hint="eastAsia"/>
        </w:rPr>
        <w:t>，</w:t>
      </w:r>
      <w:r>
        <w:rPr>
          <w:rFonts w:hint="eastAsia"/>
        </w:rPr>
        <w:t>A</w:t>
      </w:r>
      <w:r>
        <w:t>)</w:t>
      </w:r>
      <w:r>
        <w:rPr>
          <w:rFonts w:hint="eastAsia"/>
        </w:rPr>
        <w:t>，其中</w:t>
      </w:r>
      <w:r>
        <w:rPr>
          <w:rFonts w:hint="eastAsia"/>
        </w:rPr>
        <w:t>A</w:t>
      </w:r>
      <w:r>
        <w:rPr>
          <w:rFonts w:hint="eastAsia"/>
        </w:rPr>
        <w:t>如图</w:t>
      </w:r>
      <w:r>
        <w:rPr>
          <w:rFonts w:hint="eastAsia"/>
        </w:rPr>
        <w:t>2.9</w:t>
      </w:r>
      <w:r w:rsidR="00771778">
        <w:rPr>
          <w:rFonts w:hint="eastAsia"/>
        </w:rPr>
        <w:t>(</w:t>
      </w:r>
      <w:r>
        <w:rPr>
          <w:rFonts w:hint="eastAsia"/>
        </w:rPr>
        <w:t>b</w:t>
      </w:r>
      <w:r w:rsidR="00771778">
        <w:t>)</w:t>
      </w:r>
      <w:r>
        <w:rPr>
          <w:rFonts w:hint="eastAsia"/>
        </w:rPr>
        <w:t>所示。</w:t>
      </w:r>
    </w:p>
    <w:p w14:paraId="6779562E" w14:textId="4EF913E9" w:rsidR="004614F2" w:rsidRDefault="00E10962" w:rsidP="0097694A">
      <w:pPr>
        <w:pStyle w:val="WSL-4"/>
        <w:ind w:firstLineChars="0" w:firstLine="0"/>
        <w:jc w:val="center"/>
      </w:pPr>
      <w:r>
        <w:rPr>
          <w:noProof/>
        </w:rPr>
        <w:drawing>
          <wp:inline distT="0" distB="0" distL="0" distR="0" wp14:anchorId="447DB992" wp14:editId="4C8E3B86">
            <wp:extent cx="3967843" cy="2186940"/>
            <wp:effectExtent l="0" t="0" r="0" b="3810"/>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有向图.PNG"/>
                    <pic:cNvPicPr/>
                  </pic:nvPicPr>
                  <pic:blipFill>
                    <a:blip r:embed="rId34">
                      <a:extLst>
                        <a:ext uri="{28A0092B-C50C-407E-A947-70E740481C1C}">
                          <a14:useLocalDpi xmlns:a14="http://schemas.microsoft.com/office/drawing/2010/main" val="0"/>
                        </a:ext>
                      </a:extLst>
                    </a:blip>
                    <a:stretch>
                      <a:fillRect/>
                    </a:stretch>
                  </pic:blipFill>
                  <pic:spPr>
                    <a:xfrm>
                      <a:off x="0" y="0"/>
                      <a:ext cx="3979839" cy="2193552"/>
                    </a:xfrm>
                    <a:prstGeom prst="rect">
                      <a:avLst/>
                    </a:prstGeom>
                  </pic:spPr>
                </pic:pic>
              </a:graphicData>
            </a:graphic>
          </wp:inline>
        </w:drawing>
      </w:r>
    </w:p>
    <w:p w14:paraId="34EC0ED5" w14:textId="25C1B96B" w:rsidR="004614F2" w:rsidRDefault="004614F2" w:rsidP="0097694A">
      <w:pPr>
        <w:pStyle w:val="WSL-6"/>
      </w:pPr>
      <w:bookmarkStart w:id="188" w:name="_Toc36925556"/>
      <w:bookmarkStart w:id="189" w:name="_Toc37080975"/>
      <w:r>
        <w:rPr>
          <w:rFonts w:hint="eastAsia"/>
        </w:rPr>
        <w:t>图</w:t>
      </w:r>
      <w:r>
        <w:rPr>
          <w:rFonts w:hint="eastAsia"/>
        </w:rPr>
        <w:t>2.9</w:t>
      </w:r>
      <w:r>
        <w:rPr>
          <w:rFonts w:hint="eastAsia"/>
        </w:rPr>
        <w:t>有向图</w:t>
      </w:r>
      <w:bookmarkEnd w:id="188"/>
      <w:r w:rsidR="00E10962">
        <w:rPr>
          <w:rFonts w:hint="eastAsia"/>
        </w:rPr>
        <w:t>及其邻接矩阵</w:t>
      </w:r>
      <w:bookmarkEnd w:id="189"/>
    </w:p>
    <w:p w14:paraId="5F01DF56" w14:textId="6B0037D9" w:rsidR="004614F2" w:rsidRPr="00BC7CE5" w:rsidRDefault="00771778" w:rsidP="00771778">
      <w:pPr>
        <w:pStyle w:val="WSL-4"/>
        <w:ind w:firstLine="518"/>
      </w:pPr>
      <w:proofErr w:type="gramStart"/>
      <w:r w:rsidRPr="00B455F5">
        <w:t>图数据</w:t>
      </w:r>
      <w:proofErr w:type="gramEnd"/>
      <w:r w:rsidRPr="00B455F5">
        <w:t>的复杂性对现有机器学习算法提出了重大挑战，因为</w:t>
      </w:r>
      <w:proofErr w:type="gramStart"/>
      <w:r w:rsidRPr="00B455F5">
        <w:t>图数据</w:t>
      </w:r>
      <w:proofErr w:type="gramEnd"/>
      <w:r w:rsidRPr="00B455F5">
        <w:t>是不规则</w:t>
      </w:r>
      <w:r w:rsidR="0097694A" w:rsidRPr="00B455F5">
        <w:t>的。每张</w:t>
      </w:r>
      <w:proofErr w:type="gramStart"/>
      <w:r w:rsidR="0097694A" w:rsidRPr="00B455F5">
        <w:t>图大小</w:t>
      </w:r>
      <w:proofErr w:type="gramEnd"/>
      <w:r w:rsidR="0097694A" w:rsidRPr="00B455F5">
        <w:t>不同、节点无序，一张图中的每个节点都有不同数目的邻近节点，</w:t>
      </w:r>
      <w:r w:rsidR="004614F2" w:rsidRPr="00B455F5">
        <w:t>使得一些在图像中容易计算的重要运算（如卷积）不能再直接应用于图。此外，现有机器学习算法的核心假设是</w:t>
      </w:r>
      <w:r w:rsidR="004614F2">
        <w:rPr>
          <w:rFonts w:hint="eastAsia"/>
        </w:rPr>
        <w:t>数据</w:t>
      </w:r>
      <w:r w:rsidR="004614F2" w:rsidRPr="00B455F5">
        <w:t>实例</w:t>
      </w:r>
      <w:r w:rsidR="004614F2">
        <w:rPr>
          <w:rFonts w:hint="eastAsia"/>
        </w:rPr>
        <w:t>是</w:t>
      </w:r>
      <w:r w:rsidR="004614F2" w:rsidRPr="00B455F5">
        <w:t>彼此独立</w:t>
      </w:r>
      <w:r w:rsidR="004614F2">
        <w:rPr>
          <w:rFonts w:hint="eastAsia"/>
        </w:rPr>
        <w:t>的</w:t>
      </w:r>
      <w:r w:rsidR="004614F2" w:rsidRPr="00B455F5">
        <w:t>。然而，</w:t>
      </w:r>
      <w:proofErr w:type="gramStart"/>
      <w:r w:rsidR="004614F2" w:rsidRPr="00B455F5">
        <w:t>图数据</w:t>
      </w:r>
      <w:proofErr w:type="gramEnd"/>
      <w:r w:rsidR="004614F2" w:rsidRPr="00B455F5">
        <w:t>中的每个实例都与周围的其它实例相关，含有一些复杂的连接信息，用于</w:t>
      </w:r>
      <w:r w:rsidR="004614F2">
        <w:rPr>
          <w:rFonts w:hint="eastAsia"/>
        </w:rPr>
        <w:t>表示</w:t>
      </w:r>
      <w:r w:rsidR="004614F2" w:rsidRPr="00B455F5">
        <w:t>数据之间的依赖关系。</w:t>
      </w:r>
    </w:p>
    <w:p w14:paraId="65E1DDE7" w14:textId="4BE0FEC2" w:rsidR="004614F2" w:rsidRDefault="004614F2" w:rsidP="00821847">
      <w:pPr>
        <w:pStyle w:val="WSL-3"/>
      </w:pPr>
      <w:bookmarkStart w:id="190" w:name="_Toc37081039"/>
      <w:r>
        <w:rPr>
          <w:rFonts w:hint="eastAsia"/>
        </w:rPr>
        <w:t>2.5.2GNN</w:t>
      </w:r>
      <w:r>
        <w:rPr>
          <w:rFonts w:hint="eastAsia"/>
        </w:rPr>
        <w:t>简介</w:t>
      </w:r>
      <w:bookmarkEnd w:id="190"/>
    </w:p>
    <w:p w14:paraId="250AC3D5" w14:textId="51870DBF" w:rsidR="004614F2" w:rsidRDefault="004614F2" w:rsidP="00F75E92">
      <w:pPr>
        <w:pStyle w:val="WSL-4"/>
        <w:ind w:firstLine="518"/>
      </w:pPr>
      <w:r w:rsidRPr="00501482">
        <w:rPr>
          <w:rFonts w:hint="eastAsia"/>
        </w:rPr>
        <w:lastRenderedPageBreak/>
        <w:t>图神经网络（</w:t>
      </w:r>
      <w:r w:rsidRPr="00501482">
        <w:rPr>
          <w:rFonts w:hint="eastAsia"/>
        </w:rPr>
        <w:t>GNN</w:t>
      </w:r>
      <w:r w:rsidRPr="00501482">
        <w:rPr>
          <w:rFonts w:hint="eastAsia"/>
        </w:rPr>
        <w:t>）是</w:t>
      </w:r>
      <w:proofErr w:type="gramStart"/>
      <w:r w:rsidRPr="00501482">
        <w:rPr>
          <w:rFonts w:hint="eastAsia"/>
        </w:rPr>
        <w:t>在图域上</w:t>
      </w:r>
      <w:proofErr w:type="gramEnd"/>
      <w:r w:rsidRPr="00501482">
        <w:rPr>
          <w:rFonts w:hint="eastAsia"/>
        </w:rPr>
        <w:t>运行</w:t>
      </w:r>
      <w:del w:id="191" w:author="User" w:date="2020-04-13T12:10:00Z">
        <w:r w:rsidRPr="00501482" w:rsidDel="00892568">
          <w:rPr>
            <w:rFonts w:hint="eastAsia"/>
          </w:rPr>
          <w:delText>的</w:delText>
        </w:r>
      </w:del>
      <w:r w:rsidRPr="00501482">
        <w:rPr>
          <w:rFonts w:hint="eastAsia"/>
        </w:rPr>
        <w:t>基于深度学习的方法。</w:t>
      </w:r>
      <w:r w:rsidRPr="00501482">
        <w:rPr>
          <w:rFonts w:hint="eastAsia"/>
        </w:rPr>
        <w:t xml:space="preserve">GNN </w:t>
      </w:r>
      <w:r w:rsidRPr="00501482">
        <w:rPr>
          <w:rFonts w:hint="eastAsia"/>
        </w:rPr>
        <w:t>以其令人信服的性能和较高的可解释性，近年来已成为一种广泛应用的图论分析方法。</w:t>
      </w:r>
      <w:r>
        <w:rPr>
          <w:rFonts w:hint="eastAsia"/>
        </w:rPr>
        <w:t>GNN</w:t>
      </w:r>
      <w:r>
        <w:rPr>
          <w:rFonts w:hint="eastAsia"/>
        </w:rPr>
        <w:t>是一种连接模型，它通过图的节点之间的消息传递来捕捉图的依赖关系。与标准的神经网络不同的是，图神经网络保留了一种状态，可以表示来自其邻域的具有任意深度的信息。虽然原始的</w:t>
      </w:r>
      <w:r>
        <w:rPr>
          <w:rFonts w:hint="eastAsia"/>
        </w:rPr>
        <w:t xml:space="preserve"> GNN</w:t>
      </w:r>
      <w:r>
        <w:rPr>
          <w:rFonts w:hint="eastAsia"/>
        </w:rPr>
        <w:t>很难为一个固定点进行训练，但是网络结构、优化技术和并行计算的</w:t>
      </w:r>
      <w:proofErr w:type="gramStart"/>
      <w:r>
        <w:rPr>
          <w:rFonts w:hint="eastAsia"/>
        </w:rPr>
        <w:t>最发展</w:t>
      </w:r>
      <w:proofErr w:type="gramEnd"/>
      <w:r>
        <w:rPr>
          <w:rFonts w:hint="eastAsia"/>
        </w:rPr>
        <w:t>已经使它们具备了学习的能力。</w:t>
      </w:r>
    </w:p>
    <w:p w14:paraId="29077ED9" w14:textId="0B2DB673" w:rsidR="004614F2" w:rsidRDefault="004614F2" w:rsidP="00F75E92">
      <w:pPr>
        <w:pStyle w:val="WSL-4"/>
        <w:ind w:firstLine="518"/>
      </w:pPr>
      <w:r>
        <w:rPr>
          <w:rFonts w:hint="eastAsia"/>
        </w:rPr>
        <w:t>GNN</w:t>
      </w:r>
      <w:r w:rsidRPr="0038055A">
        <w:rPr>
          <w:rFonts w:hint="eastAsia"/>
        </w:rPr>
        <w:t>的学习目标是</w:t>
      </w:r>
      <w:r w:rsidR="00711C60">
        <w:rPr>
          <w:rFonts w:hint="eastAsia"/>
        </w:rPr>
        <w:t>通过迭代</w:t>
      </w:r>
      <w:r w:rsidRPr="0038055A">
        <w:rPr>
          <w:rFonts w:hint="eastAsia"/>
        </w:rPr>
        <w:t>获得每个</w:t>
      </w:r>
      <w:r>
        <w:rPr>
          <w:rFonts w:hint="eastAsia"/>
        </w:rPr>
        <w:t>节</w:t>
      </w:r>
      <w:r w:rsidRPr="0038055A">
        <w:rPr>
          <w:rFonts w:hint="eastAsia"/>
        </w:rPr>
        <w:t>点的隐藏状态</w:t>
      </w:r>
      <w:r w:rsidRPr="0038055A">
        <w:rPr>
          <w:rFonts w:hint="eastAsia"/>
        </w:rPr>
        <w:t> </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v</m:t>
            </m:r>
          </m:sub>
        </m:sSub>
      </m:oMath>
      <w:r w:rsidRPr="0038055A">
        <w:rPr>
          <w:rFonts w:hint="eastAsia"/>
        </w:rPr>
        <w:t>，</w:t>
      </w:r>
      <w:r>
        <w:rPr>
          <w:rFonts w:hint="eastAsia"/>
        </w:rPr>
        <w:t>其中包含了</w:t>
      </w:r>
      <w:r w:rsidRPr="0038055A">
        <w:rPr>
          <w:rFonts w:hint="eastAsia"/>
        </w:rPr>
        <w:t>来自</w:t>
      </w:r>
      <w:r>
        <w:rPr>
          <w:rFonts w:hint="eastAsia"/>
        </w:rPr>
        <w:t>相</w:t>
      </w:r>
      <w:r w:rsidRPr="0038055A">
        <w:rPr>
          <w:rFonts w:hint="eastAsia"/>
        </w:rPr>
        <w:t>邻节点的</w:t>
      </w:r>
      <w:r>
        <w:rPr>
          <w:rFonts w:hint="eastAsia"/>
        </w:rPr>
        <w:t>状态</w:t>
      </w:r>
      <w:r w:rsidRPr="0038055A">
        <w:rPr>
          <w:rFonts w:hint="eastAsia"/>
        </w:rPr>
        <w:t>信息。</w:t>
      </w:r>
      <w:r>
        <w:rPr>
          <w:rFonts w:hint="eastAsia"/>
        </w:rPr>
        <w:t>为了更好的理解图神经网络如何使</w:t>
      </w:r>
      <w:r w:rsidRPr="0038055A">
        <w:rPr>
          <w:rFonts w:hint="eastAsia"/>
        </w:rPr>
        <w:t>每个</w:t>
      </w:r>
      <w:r>
        <w:rPr>
          <w:rFonts w:hint="eastAsia"/>
        </w:rPr>
        <w:t>节</w:t>
      </w:r>
      <w:r w:rsidRPr="0038055A">
        <w:rPr>
          <w:rFonts w:hint="eastAsia"/>
        </w:rPr>
        <w:t>点都</w:t>
      </w:r>
      <w:r>
        <w:rPr>
          <w:rFonts w:hint="eastAsia"/>
        </w:rPr>
        <w:t>能</w:t>
      </w:r>
      <w:r w:rsidRPr="0038055A">
        <w:rPr>
          <w:rFonts w:hint="eastAsia"/>
        </w:rPr>
        <w:t>感知到</w:t>
      </w:r>
      <w:r>
        <w:rPr>
          <w:rFonts w:hint="eastAsia"/>
        </w:rPr>
        <w:t>图上的</w:t>
      </w:r>
      <w:r w:rsidRPr="0038055A">
        <w:rPr>
          <w:rFonts w:hint="eastAsia"/>
        </w:rPr>
        <w:t>其他</w:t>
      </w:r>
      <w:del w:id="192" w:author="User" w:date="2020-04-13T12:14:00Z">
        <w:r w:rsidRPr="0038055A" w:rsidDel="00892568">
          <w:rPr>
            <w:rFonts w:hint="eastAsia"/>
          </w:rPr>
          <w:delText>的</w:delText>
        </w:r>
      </w:del>
      <w:r w:rsidR="00E8747C">
        <w:rPr>
          <w:rFonts w:hint="eastAsia"/>
        </w:rPr>
        <w:t>节</w:t>
      </w:r>
      <w:r w:rsidRPr="0038055A">
        <w:rPr>
          <w:rFonts w:hint="eastAsia"/>
        </w:rPr>
        <w:t>点</w:t>
      </w:r>
      <w:r>
        <w:rPr>
          <w:rFonts w:hint="eastAsia"/>
        </w:rPr>
        <w:t>，接下来就</w:t>
      </w:r>
      <w:r w:rsidR="00711C60">
        <w:rPr>
          <w:rFonts w:hint="eastAsia"/>
        </w:rPr>
        <w:t>某一时刻</w:t>
      </w:r>
      <w:r>
        <w:rPr>
          <w:rFonts w:hint="eastAsia"/>
        </w:rPr>
        <w:t>图神经网络节点状态的更新与输出做</w:t>
      </w:r>
      <w:r w:rsidR="00E8747C">
        <w:rPr>
          <w:rFonts w:hint="eastAsia"/>
        </w:rPr>
        <w:t>如下</w:t>
      </w:r>
      <w:r>
        <w:rPr>
          <w:rFonts w:hint="eastAsia"/>
        </w:rPr>
        <w:t>简要说明：</w:t>
      </w:r>
      <w:r w:rsidRPr="0038055A">
        <w:rPr>
          <w:rFonts w:hint="eastAsia"/>
        </w:rPr>
        <w:t>给定一张图</w:t>
      </w:r>
      <w:r w:rsidRPr="0038055A">
        <w:rPr>
          <w:rFonts w:hint="eastAsia"/>
        </w:rPr>
        <w:t> </w:t>
      </w:r>
      <w:r w:rsidRPr="0038055A">
        <w:t>G</w:t>
      </w:r>
      <w:r w:rsidRPr="0038055A">
        <w:rPr>
          <w:rFonts w:hint="eastAsia"/>
        </w:rPr>
        <w:t>，每个</w:t>
      </w:r>
      <w:r>
        <w:rPr>
          <w:rFonts w:hint="eastAsia"/>
        </w:rPr>
        <w:t>节</w:t>
      </w:r>
      <w:r w:rsidRPr="0038055A">
        <w:rPr>
          <w:rFonts w:hint="eastAsia"/>
        </w:rPr>
        <w:t>点</w:t>
      </w:r>
      <w:r>
        <w:rPr>
          <w:rFonts w:hint="eastAsia"/>
        </w:rPr>
        <w:t>v</w:t>
      </w:r>
      <w:r w:rsidRPr="0038055A">
        <w:rPr>
          <w:rFonts w:hint="eastAsia"/>
        </w:rPr>
        <w:t>都有其自己的特征</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v</m:t>
            </m:r>
          </m:sub>
        </m:sSub>
      </m:oMath>
      <w:r w:rsidR="00711C60">
        <w:rPr>
          <w:rFonts w:hint="eastAsia"/>
        </w:rPr>
        <w:t>和隐藏状态</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v</m:t>
            </m:r>
          </m:sub>
        </m:sSub>
      </m:oMath>
      <w:r w:rsidR="00711C60">
        <w:rPr>
          <w:rFonts w:hint="eastAsia"/>
        </w:rPr>
        <w:t>，</w:t>
      </w:r>
      <w:r>
        <w:rPr>
          <w:rFonts w:hint="eastAsia"/>
        </w:rPr>
        <w:t>节点</w:t>
      </w:r>
      <w:r w:rsidRPr="0038055A">
        <w:rPr>
          <w:rFonts w:hint="eastAsia"/>
        </w:rPr>
        <w:t>v</w:t>
      </w:r>
      <w:r w:rsidRPr="0038055A">
        <w:rPr>
          <w:rFonts w:hint="eastAsia"/>
        </w:rPr>
        <w:t>与</w:t>
      </w:r>
      <w:r>
        <w:rPr>
          <w:rFonts w:hint="eastAsia"/>
        </w:rPr>
        <w:t>节点</w:t>
      </w:r>
      <w:r w:rsidRPr="0038055A">
        <w:rPr>
          <w:rFonts w:hint="eastAsia"/>
        </w:rPr>
        <w:t>u</w:t>
      </w:r>
      <w:r w:rsidRPr="0038055A">
        <w:rPr>
          <w:rFonts w:hint="eastAsia"/>
        </w:rPr>
        <w:t>之间</w:t>
      </w:r>
      <w:r w:rsidR="00711C60">
        <w:rPr>
          <w:rFonts w:hint="eastAsia"/>
        </w:rPr>
        <w:t>的</w:t>
      </w:r>
      <w:r w:rsidRPr="0038055A">
        <w:rPr>
          <w:rFonts w:hint="eastAsia"/>
        </w:rPr>
        <w:t>边</w:t>
      </w:r>
      <w:r>
        <w:rPr>
          <w:rFonts w:hint="eastAsia"/>
        </w:rPr>
        <w:t>也具备</w:t>
      </w:r>
      <w:r w:rsidRPr="0038055A">
        <w:rPr>
          <w:rFonts w:hint="eastAsia"/>
        </w:rPr>
        <w:t>特征</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rPr>
                  <m:t>v,u</m:t>
                </m:r>
              </m:e>
            </m:d>
          </m:sub>
        </m:sSub>
      </m:oMath>
      <w:r w:rsidR="00711C60">
        <w:rPr>
          <w:rFonts w:hint="eastAsia"/>
        </w:rPr>
        <w:t>。那么</w:t>
      </w:r>
      <w:r w:rsidRPr="0038055A">
        <w:rPr>
          <w:rFonts w:hint="eastAsia"/>
        </w:rPr>
        <w:t>在</w:t>
      </w:r>
      <w:r w:rsidRPr="0038055A">
        <w:rPr>
          <w:rFonts w:hint="eastAsia"/>
        </w:rPr>
        <w:t>t+1</w:t>
      </w:r>
      <w:r w:rsidRPr="0038055A">
        <w:rPr>
          <w:rFonts w:hint="eastAsia"/>
        </w:rPr>
        <w:t>时刻，</w:t>
      </w:r>
      <w:r w:rsidR="00433519">
        <w:rPr>
          <w:rFonts w:hint="eastAsia"/>
        </w:rPr>
        <w:t>节</w:t>
      </w:r>
      <w:r w:rsidRPr="0038055A">
        <w:rPr>
          <w:rFonts w:hint="eastAsia"/>
        </w:rPr>
        <w:t>点</w:t>
      </w:r>
      <w:r w:rsidRPr="0038055A">
        <w:rPr>
          <w:rFonts w:hint="eastAsia"/>
        </w:rPr>
        <w:t>v</w:t>
      </w:r>
      <w:r w:rsidRPr="0038055A">
        <w:rPr>
          <w:rFonts w:hint="eastAsia"/>
        </w:rPr>
        <w:t>的隐藏状态</w:t>
      </w:r>
      <w:r w:rsidR="00711C60">
        <w:rPr>
          <w:rFonts w:hint="eastAsia"/>
        </w:rPr>
        <w:t>将</w:t>
      </w:r>
      <w:proofErr w:type="gramStart"/>
      <w:r w:rsidRPr="0038055A">
        <w:rPr>
          <w:rFonts w:hint="eastAsia"/>
        </w:rPr>
        <w:t>按照</w:t>
      </w:r>
      <w:r>
        <w:rPr>
          <w:rFonts w:hint="eastAsia"/>
        </w:rPr>
        <w:t>式</w:t>
      </w:r>
      <w:proofErr w:type="gramEnd"/>
      <w:r>
        <w:rPr>
          <w:rFonts w:hint="eastAsia"/>
        </w:rPr>
        <w:t>2.1</w:t>
      </w:r>
      <w:r w:rsidR="00711C60">
        <w:rPr>
          <w:rFonts w:hint="eastAsia"/>
        </w:rPr>
        <w:t>的</w:t>
      </w:r>
      <w:r w:rsidRPr="0038055A">
        <w:rPr>
          <w:rFonts w:hint="eastAsia"/>
        </w:rPr>
        <w:t>方式更新</w:t>
      </w:r>
      <w:r>
        <w:rPr>
          <w:rFonts w:hint="eastAsia"/>
        </w:rPr>
        <w:t>。</w:t>
      </w:r>
      <w:r w:rsidR="00711C60">
        <w:rPr>
          <w:rFonts w:hint="eastAsia"/>
        </w:rPr>
        <w:t>其</w:t>
      </w:r>
      <w:r w:rsidRPr="0038055A">
        <w:rPr>
          <w:rFonts w:hint="eastAsia"/>
        </w:rPr>
        <w:t>中</w:t>
      </w:r>
      <w:r>
        <w:rPr>
          <w:rFonts w:hint="eastAsia"/>
        </w:rPr>
        <w:t>，</w:t>
      </w:r>
      <m:oMath>
        <m:r>
          <w:rPr>
            <w:rFonts w:ascii="Cambria Math" w:hAnsi="Cambria Math" w:hint="eastAsia"/>
          </w:rPr>
          <m:t>f</m:t>
        </m:r>
      </m:oMath>
      <w:r w:rsidRPr="0038055A">
        <w:rPr>
          <w:rFonts w:hint="eastAsia"/>
        </w:rPr>
        <w:t>是隐藏状态的状态更新函数，</w:t>
      </w:r>
      <m:oMath>
        <m:sSub>
          <m:sSubPr>
            <m:ctrlPr>
              <w:rPr>
                <w:rFonts w:ascii="Cambria Math" w:hAnsi="Cambria Math"/>
              </w:rPr>
            </m:ctrlPr>
          </m:sSubPr>
          <m:e>
            <m:r>
              <w:rPr>
                <w:rFonts w:ascii="Cambria Math" w:hAnsi="Cambria Math"/>
              </w:rPr>
              <m:t>x</m:t>
            </m:r>
          </m:e>
          <m:sub>
            <m:r>
              <w:rPr>
                <w:rFonts w:ascii="Cambria Math" w:hAnsi="Cambria Math"/>
              </w:rPr>
              <m:t>co</m:t>
            </m:r>
            <m:d>
              <m:dPr>
                <m:begChr m:val="["/>
                <m:endChr m:val="]"/>
                <m:ctrlPr>
                  <w:rPr>
                    <w:rFonts w:ascii="Cambria Math" w:hAnsi="Cambria Math"/>
                  </w:rPr>
                </m:ctrlPr>
              </m:dPr>
              <m:e>
                <m:r>
                  <w:rPr>
                    <w:rFonts w:ascii="Cambria Math" w:hAnsi="Cambria Math"/>
                  </w:rPr>
                  <m:t>v</m:t>
                </m:r>
              </m:e>
            </m:d>
          </m:sub>
        </m:sSub>
      </m:oMath>
      <w:r w:rsidRPr="0038055A">
        <w:rPr>
          <w:rFonts w:hint="eastAsia"/>
        </w:rPr>
        <w:t>指的是与</w:t>
      </w:r>
      <w:r w:rsidR="003B797B">
        <w:rPr>
          <w:rFonts w:hint="eastAsia"/>
        </w:rPr>
        <w:t>节</w:t>
      </w:r>
      <w:r w:rsidRPr="0038055A">
        <w:rPr>
          <w:rFonts w:hint="eastAsia"/>
        </w:rPr>
        <w:t>点</w:t>
      </w:r>
      <w:r w:rsidRPr="0038055A">
        <w:t>v</w:t>
      </w:r>
      <w:r w:rsidRPr="0038055A">
        <w:rPr>
          <w:rFonts w:hint="eastAsia"/>
        </w:rPr>
        <w:t>相</w:t>
      </w:r>
      <w:r w:rsidR="008E628D">
        <w:rPr>
          <w:rFonts w:hint="eastAsia"/>
        </w:rPr>
        <w:t>连</w:t>
      </w:r>
      <w:r w:rsidRPr="0038055A">
        <w:rPr>
          <w:rFonts w:hint="eastAsia"/>
        </w:rPr>
        <w:t>的</w:t>
      </w:r>
      <w:proofErr w:type="gramStart"/>
      <w:r w:rsidR="00BD268C">
        <w:rPr>
          <w:rFonts w:hint="eastAsia"/>
        </w:rPr>
        <w:t>所有</w:t>
      </w:r>
      <w:r w:rsidRPr="0038055A">
        <w:rPr>
          <w:rFonts w:hint="eastAsia"/>
        </w:rPr>
        <w:t>边</w:t>
      </w:r>
      <w:proofErr w:type="gramEnd"/>
      <w:r w:rsidRPr="0038055A">
        <w:rPr>
          <w:rFonts w:hint="eastAsia"/>
        </w:rPr>
        <w:t>的特征，</w:t>
      </w:r>
      <m:oMath>
        <m:sSub>
          <m:sSubPr>
            <m:ctrlPr>
              <w:rPr>
                <w:rFonts w:ascii="Cambria Math" w:hAnsi="Cambria Math"/>
              </w:rPr>
            </m:ctrlPr>
          </m:sSubPr>
          <m:e>
            <m:r>
              <w:rPr>
                <w:rFonts w:ascii="Cambria Math" w:hAnsi="Cambria Math"/>
              </w:rPr>
              <m:t>x</m:t>
            </m:r>
          </m:e>
          <m:sub>
            <m:r>
              <w:rPr>
                <w:rFonts w:ascii="Cambria Math" w:hAnsi="Cambria Math"/>
              </w:rPr>
              <m:t>ne</m:t>
            </m:r>
            <m:r>
              <m:rPr>
                <m:sty m:val="p"/>
              </m:rPr>
              <w:rPr>
                <w:rFonts w:ascii="Cambria Math" w:hAnsi="Cambria Math"/>
              </w:rPr>
              <m:t>[</m:t>
            </m:r>
            <m:r>
              <w:rPr>
                <w:rFonts w:ascii="Cambria Math" w:hAnsi="Cambria Math"/>
              </w:rPr>
              <m:t>v</m:t>
            </m:r>
            <m:r>
              <m:rPr>
                <m:sty m:val="p"/>
              </m:rPr>
              <w:rPr>
                <w:rFonts w:ascii="Cambria Math" w:hAnsi="Cambria Math"/>
              </w:rPr>
              <m:t>]</m:t>
            </m:r>
          </m:sub>
        </m:sSub>
      </m:oMath>
      <w:r w:rsidRPr="0038055A">
        <w:rPr>
          <w:rFonts w:hint="eastAsia"/>
        </w:rPr>
        <w:t>指的是</w:t>
      </w:r>
      <w:r>
        <w:rPr>
          <w:rFonts w:hint="eastAsia"/>
        </w:rPr>
        <w:t>节</w:t>
      </w:r>
      <w:r w:rsidRPr="0038055A">
        <w:rPr>
          <w:rFonts w:hint="eastAsia"/>
        </w:rPr>
        <w:t>点</w:t>
      </w:r>
      <w:r w:rsidRPr="0038055A">
        <w:rPr>
          <w:rFonts w:hint="eastAsia"/>
        </w:rPr>
        <w:t>v</w:t>
      </w:r>
      <w:r w:rsidRPr="0038055A">
        <w:rPr>
          <w:rFonts w:hint="eastAsia"/>
        </w:rPr>
        <w:t>的</w:t>
      </w:r>
      <w:r w:rsidR="00BD268C">
        <w:rPr>
          <w:rFonts w:hint="eastAsia"/>
        </w:rPr>
        <w:t>所有</w:t>
      </w:r>
      <w:proofErr w:type="gramStart"/>
      <w:r w:rsidRPr="0038055A">
        <w:rPr>
          <w:rFonts w:hint="eastAsia"/>
        </w:rPr>
        <w:t>邻</w:t>
      </w:r>
      <w:proofErr w:type="gramEnd"/>
      <w:r>
        <w:rPr>
          <w:rFonts w:hint="eastAsia"/>
        </w:rPr>
        <w:t>节</w:t>
      </w:r>
      <w:r w:rsidRPr="0038055A">
        <w:rPr>
          <w:rFonts w:hint="eastAsia"/>
        </w:rPr>
        <w:t>点的特征，</w:t>
      </w:r>
      <m:oMath>
        <m:sSubSup>
          <m:sSubSupPr>
            <m:ctrlPr>
              <w:rPr>
                <w:rFonts w:ascii="Cambria Math" w:hAnsi="Cambria Math"/>
              </w:rPr>
            </m:ctrlPr>
          </m:sSubSupPr>
          <m:e>
            <m:r>
              <w:rPr>
                <w:rFonts w:ascii="Cambria Math" w:hAnsi="Cambria Math"/>
              </w:rPr>
              <m:t>h</m:t>
            </m:r>
          </m:e>
          <m:sub>
            <m:r>
              <w:rPr>
                <w:rFonts w:ascii="Cambria Math" w:hAnsi="Cambria Math"/>
              </w:rPr>
              <m:t>ne</m:t>
            </m:r>
            <m:d>
              <m:dPr>
                <m:begChr m:val="["/>
                <m:endChr m:val="]"/>
                <m:ctrlPr>
                  <w:rPr>
                    <w:rFonts w:ascii="Cambria Math" w:hAnsi="Cambria Math"/>
                  </w:rPr>
                </m:ctrlPr>
              </m:dPr>
              <m:e>
                <m:r>
                  <w:rPr>
                    <w:rFonts w:ascii="Cambria Math" w:hAnsi="Cambria Math"/>
                  </w:rPr>
                  <m:t>v</m:t>
                </m:r>
              </m:e>
            </m:d>
          </m:sub>
          <m:sup>
            <m:r>
              <w:rPr>
                <w:rFonts w:ascii="Cambria Math" w:hAnsi="Cambria Math"/>
              </w:rPr>
              <m:t>t</m:t>
            </m:r>
          </m:sup>
        </m:sSubSup>
      </m:oMath>
      <w:r w:rsidRPr="0038055A">
        <w:rPr>
          <w:rFonts w:hint="eastAsia"/>
        </w:rPr>
        <w:t>则指</w:t>
      </w:r>
      <w:r w:rsidR="00A66F34">
        <w:rPr>
          <w:rFonts w:hint="eastAsia"/>
        </w:rPr>
        <w:t>节点</w:t>
      </w:r>
      <w:r w:rsidR="00A66F34">
        <w:rPr>
          <w:rFonts w:hint="eastAsia"/>
        </w:rPr>
        <w:t>v</w:t>
      </w:r>
      <w:r w:rsidR="00A66F34">
        <w:rPr>
          <w:rFonts w:hint="eastAsia"/>
        </w:rPr>
        <w:t>的所有</w:t>
      </w:r>
      <w:proofErr w:type="gramStart"/>
      <w:r w:rsidRPr="0038055A">
        <w:rPr>
          <w:rFonts w:hint="eastAsia"/>
        </w:rPr>
        <w:t>邻</w:t>
      </w:r>
      <w:proofErr w:type="gramEnd"/>
      <w:r>
        <w:rPr>
          <w:rFonts w:hint="eastAsia"/>
        </w:rPr>
        <w:t>节</w:t>
      </w:r>
      <w:r w:rsidRPr="0038055A">
        <w:rPr>
          <w:rFonts w:hint="eastAsia"/>
        </w:rPr>
        <w:t>点在</w:t>
      </w:r>
      <w:r w:rsidRPr="0038055A">
        <w:t>t</w:t>
      </w:r>
      <w:r w:rsidRPr="0038055A">
        <w:rPr>
          <w:rFonts w:hint="eastAsia"/>
        </w:rPr>
        <w:t>时刻的隐藏状态。</w:t>
      </w:r>
      <w:r>
        <w:rPr>
          <w:rFonts w:hint="eastAsia"/>
        </w:rPr>
        <w:t>需要注意的是，</w:t>
      </w:r>
      <m:oMath>
        <m:r>
          <w:rPr>
            <w:rFonts w:ascii="Cambria Math" w:hAnsi="Cambria Math" w:hint="eastAsia"/>
          </w:rPr>
          <m:t>f</m:t>
        </m:r>
      </m:oMath>
      <w:r w:rsidRPr="0038055A">
        <w:rPr>
          <w:rFonts w:hint="eastAsia"/>
        </w:rPr>
        <w:t>是一个全局共享的函数</w:t>
      </w:r>
      <w:r>
        <w:rPr>
          <w:rFonts w:hint="eastAsia"/>
        </w:rPr>
        <w:t>，</w:t>
      </w:r>
      <w:r w:rsidRPr="0038055A">
        <w:rPr>
          <w:rFonts w:hint="eastAsia"/>
        </w:rPr>
        <w:t>是对所有</w:t>
      </w:r>
      <w:r>
        <w:rPr>
          <w:rFonts w:hint="eastAsia"/>
        </w:rPr>
        <w:t>节点</w:t>
      </w:r>
      <w:r w:rsidRPr="0038055A">
        <w:rPr>
          <w:rFonts w:hint="eastAsia"/>
        </w:rPr>
        <w:t>都成立的。</w:t>
      </w:r>
      <w:r w:rsidR="00051EC9">
        <w:rPr>
          <w:rFonts w:hint="eastAsia"/>
        </w:rPr>
        <w:t>以</w:t>
      </w:r>
      <w:r>
        <w:rPr>
          <w:rFonts w:hint="eastAsia"/>
        </w:rPr>
        <w:t>图</w:t>
      </w:r>
      <w:r>
        <w:rPr>
          <w:rFonts w:hint="eastAsia"/>
        </w:rPr>
        <w:t>2.10</w:t>
      </w:r>
      <w:r w:rsidR="00051EC9">
        <w:rPr>
          <w:rFonts w:hint="eastAsia"/>
        </w:rPr>
        <w:t>为例</w:t>
      </w:r>
      <w:r>
        <w:rPr>
          <w:rFonts w:hint="eastAsia"/>
        </w:rPr>
        <w:t>，</w:t>
      </w:r>
      <w:r w:rsidRPr="0038055A">
        <w:rPr>
          <w:rFonts w:hint="eastAsia"/>
        </w:rPr>
        <w:t>假设</w:t>
      </w:r>
      <w:r w:rsidR="00245640">
        <w:rPr>
          <w:rFonts w:hint="eastAsia"/>
        </w:rPr>
        <w:t>某一时刻</w:t>
      </w:r>
      <w:r>
        <w:rPr>
          <w:rFonts w:hint="eastAsia"/>
        </w:rPr>
        <w:t>节点</w:t>
      </w:r>
      <w:r>
        <w:rPr>
          <w:rFonts w:hint="eastAsia"/>
        </w:rPr>
        <w:t>5</w:t>
      </w:r>
      <w:r w:rsidRPr="0038055A">
        <w:rPr>
          <w:rFonts w:hint="eastAsia"/>
        </w:rPr>
        <w:t>为中心</w:t>
      </w:r>
      <w:r>
        <w:rPr>
          <w:rFonts w:hint="eastAsia"/>
        </w:rPr>
        <w:t>节点</w:t>
      </w:r>
      <w:r w:rsidRPr="0038055A">
        <w:rPr>
          <w:rFonts w:hint="eastAsia"/>
        </w:rPr>
        <w:t>，其隐藏状态</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5</m:t>
            </m:r>
          </m:sub>
        </m:sSub>
      </m:oMath>
      <w:r w:rsidRPr="0038055A">
        <w:rPr>
          <w:rFonts w:hint="eastAsia"/>
        </w:rPr>
        <w:t>的更新函数如图所示。</w:t>
      </w:r>
      <w:r w:rsidR="00051EC9">
        <w:rPr>
          <w:rFonts w:hint="eastAsia"/>
        </w:rPr>
        <w:t>其中</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3</m:t>
            </m:r>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5</m:t>
            </m:r>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r>
              <w:rPr>
                <w:rFonts w:ascii="Cambria Math" w:hAnsi="Cambria Math" w:hint="eastAsia"/>
              </w:rPr>
              <m:t>6</m:t>
            </m:r>
          </m:sub>
        </m:sSub>
      </m:oMath>
      <w:r w:rsidR="00051EC9">
        <w:rPr>
          <w:rFonts w:hint="eastAsia"/>
        </w:rPr>
        <w:t>分别</w:t>
      </w:r>
      <w:r w:rsidR="00603C77">
        <w:rPr>
          <w:rFonts w:hint="eastAsia"/>
        </w:rPr>
        <w:t>是</w:t>
      </w:r>
      <w:r w:rsidR="00051EC9">
        <w:rPr>
          <w:rFonts w:hint="eastAsia"/>
        </w:rPr>
        <w:t>节点</w:t>
      </w:r>
      <w:r w:rsidR="00051EC9">
        <w:rPr>
          <w:rFonts w:hint="eastAsia"/>
        </w:rPr>
        <w:t>3</w:t>
      </w:r>
      <w:r w:rsidR="00051EC9">
        <w:rPr>
          <w:rFonts w:hint="eastAsia"/>
        </w:rPr>
        <w:t>、</w:t>
      </w:r>
      <w:r w:rsidR="00051EC9">
        <w:rPr>
          <w:rFonts w:hint="eastAsia"/>
        </w:rPr>
        <w:t>5</w:t>
      </w:r>
      <w:r w:rsidR="00051EC9">
        <w:rPr>
          <w:rFonts w:hint="eastAsia"/>
        </w:rPr>
        <w:t>、</w:t>
      </w:r>
      <w:r w:rsidR="00051EC9">
        <w:rPr>
          <w:rFonts w:hint="eastAsia"/>
        </w:rPr>
        <w:t>6</w:t>
      </w:r>
      <w:r w:rsidR="00051EC9">
        <w:rPr>
          <w:rFonts w:hint="eastAsia"/>
        </w:rPr>
        <w:t>的特征</w:t>
      </w:r>
      <w:r w:rsidR="00603C77">
        <w:rPr>
          <w:rFonts w:hint="eastAsia"/>
        </w:rPr>
        <w:t>，对应式</w:t>
      </w:r>
      <w:r w:rsidR="00603C77">
        <w:rPr>
          <w:rFonts w:hint="eastAsia"/>
        </w:rPr>
        <w:t>2.1</w:t>
      </w:r>
      <w:r w:rsidR="00603C77">
        <w:rPr>
          <w:rFonts w:hint="eastAsia"/>
        </w:rPr>
        <w:t>中的</w:t>
      </w:r>
      <m:oMath>
        <m:sSub>
          <m:sSubPr>
            <m:ctrlPr>
              <w:rPr>
                <w:rFonts w:ascii="Cambria Math" w:hAnsi="Cambria Math"/>
              </w:rPr>
            </m:ctrlPr>
          </m:sSubPr>
          <m:e>
            <m:r>
              <w:rPr>
                <w:rFonts w:ascii="Cambria Math" w:hAnsi="Cambria Math"/>
              </w:rPr>
              <m:t>x</m:t>
            </m:r>
          </m:e>
          <m:sub>
            <m:r>
              <w:rPr>
                <w:rFonts w:ascii="Cambria Math" w:hAnsi="Cambria Math"/>
              </w:rPr>
              <m:t>ne</m:t>
            </m:r>
            <m:r>
              <m:rPr>
                <m:sty m:val="p"/>
              </m:rPr>
              <w:rPr>
                <w:rFonts w:ascii="Cambria Math" w:hAnsi="Cambria Math"/>
              </w:rPr>
              <m:t>[</m:t>
            </m:r>
            <m:r>
              <w:rPr>
                <w:rFonts w:ascii="Cambria Math" w:hAnsi="Cambria Math"/>
              </w:rPr>
              <m:t>v</m:t>
            </m:r>
            <m:r>
              <m:rPr>
                <m:sty m:val="p"/>
              </m:rPr>
              <w:rPr>
                <w:rFonts w:ascii="Cambria Math" w:hAnsi="Cambria Math"/>
              </w:rPr>
              <m:t>]</m:t>
            </m:r>
          </m:sub>
        </m:sSub>
      </m:oMath>
      <w:r w:rsidR="00603C77">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hint="eastAsia"/>
                  </w:rPr>
                  <m:t>3</m:t>
                </m:r>
                <m:r>
                  <w:rPr>
                    <w:rFonts w:ascii="Cambria Math" w:hAnsi="Cambria Math"/>
                  </w:rPr>
                  <m:t>,</m:t>
                </m:r>
                <m:r>
                  <w:rPr>
                    <w:rFonts w:ascii="Cambria Math" w:hAnsi="Cambria Math" w:hint="eastAsia"/>
                  </w:rPr>
                  <m:t>5</m:t>
                </m:r>
              </m:e>
            </m:d>
          </m:sub>
        </m:sSub>
      </m:oMath>
      <w:r w:rsidR="00051EC9">
        <w:rPr>
          <w:rFonts w:hint="eastAsia"/>
        </w:rPr>
        <w:t>、</w:t>
      </w:r>
      <m:oMath>
        <m:sSub>
          <m:sSubPr>
            <m:ctrlPr>
              <w:rPr>
                <w:rFonts w:ascii="Cambria Math" w:hAnsi="Cambria Math"/>
                <w:i/>
              </w:rPr>
            </m:ctrlPr>
          </m:sSubPr>
          <m:e>
            <m:r>
              <w:rPr>
                <w:rFonts w:ascii="Cambria Math" w:eastAsiaTheme="minorEastAsia" w:hAnsi="Cambria Math" w:cs="MS Mincho" w:hint="eastAsia"/>
              </w:rPr>
              <m:t>x</m:t>
            </m:r>
          </m:e>
          <m:sub>
            <m:d>
              <m:dPr>
                <m:ctrlPr>
                  <w:rPr>
                    <w:rFonts w:ascii="Cambria Math" w:hAnsi="Cambria Math"/>
                    <w:i/>
                  </w:rPr>
                </m:ctrlPr>
              </m:dPr>
              <m:e>
                <m:r>
                  <w:rPr>
                    <w:rFonts w:ascii="Cambria Math" w:hAnsi="Cambria Math" w:hint="eastAsia"/>
                  </w:rPr>
                  <m:t>5</m:t>
                </m:r>
                <m:r>
                  <w:rPr>
                    <w:rFonts w:ascii="Cambria Math" w:hAnsi="Cambria Math"/>
                  </w:rPr>
                  <m:t>,</m:t>
                </m:r>
                <m:r>
                  <w:rPr>
                    <w:rFonts w:ascii="Cambria Math" w:hAnsi="Cambria Math" w:hint="eastAsia"/>
                  </w:rPr>
                  <m:t>6</m:t>
                </m:r>
              </m:e>
            </m:d>
          </m:sub>
        </m:sSub>
      </m:oMath>
      <w:r w:rsidR="00051EC9">
        <w:rPr>
          <w:rFonts w:hint="eastAsia"/>
        </w:rPr>
        <w:t>是与节点</w:t>
      </w:r>
      <w:r w:rsidR="00051EC9">
        <w:rPr>
          <w:rFonts w:hint="eastAsia"/>
        </w:rPr>
        <w:t>5</w:t>
      </w:r>
      <w:r w:rsidR="00051EC9">
        <w:rPr>
          <w:rFonts w:hint="eastAsia"/>
        </w:rPr>
        <w:t>相连的两条边的特征，</w:t>
      </w:r>
      <w:r w:rsidR="00603C77">
        <w:rPr>
          <w:rFonts w:hint="eastAsia"/>
        </w:rPr>
        <w:t>对应式</w:t>
      </w:r>
      <w:r w:rsidR="00603C77">
        <w:rPr>
          <w:rFonts w:hint="eastAsia"/>
        </w:rPr>
        <w:t>2.1</w:t>
      </w:r>
      <w:r w:rsidR="00603C77">
        <w:rPr>
          <w:rFonts w:hint="eastAsia"/>
        </w:rPr>
        <w:t>中的</w:t>
      </w:r>
      <m:oMath>
        <m:sSub>
          <m:sSubPr>
            <m:ctrlPr>
              <w:rPr>
                <w:rFonts w:ascii="Cambria Math" w:hAnsi="Cambria Math"/>
              </w:rPr>
            </m:ctrlPr>
          </m:sSubPr>
          <m:e>
            <m:r>
              <w:rPr>
                <w:rFonts w:ascii="Cambria Math" w:hAnsi="Cambria Math"/>
              </w:rPr>
              <m:t>x</m:t>
            </m:r>
          </m:e>
          <m:sub>
            <m:r>
              <w:rPr>
                <w:rFonts w:ascii="Cambria Math" w:hAnsi="Cambria Math"/>
              </w:rPr>
              <m:t>co</m:t>
            </m:r>
            <m:d>
              <m:dPr>
                <m:begChr m:val="["/>
                <m:endChr m:val="]"/>
                <m:ctrlPr>
                  <w:rPr>
                    <w:rFonts w:ascii="Cambria Math" w:hAnsi="Cambria Math"/>
                  </w:rPr>
                </m:ctrlPr>
              </m:dPr>
              <m:e>
                <m:r>
                  <w:rPr>
                    <w:rFonts w:ascii="Cambria Math" w:hAnsi="Cambria Math"/>
                  </w:rPr>
                  <m:t>v</m:t>
                </m:r>
              </m:e>
            </m:d>
          </m:sub>
        </m:sSub>
      </m:oMath>
      <w:r w:rsidR="00603C77">
        <w:rPr>
          <w:rFonts w:hint="eastAsia"/>
        </w:rPr>
        <w:t>；</w:t>
      </w:r>
      <w:r w:rsidR="00051EC9">
        <w:rPr>
          <w:rFonts w:hint="eastAsia"/>
        </w:rPr>
        <w:t>而</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3</m:t>
            </m:r>
          </m:sub>
        </m:sSub>
      </m:oMath>
      <w:r w:rsidR="00051EC9">
        <w:rPr>
          <w:rFonts w:hint="eastAsia"/>
        </w:rPr>
        <w:t>、</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6</m:t>
            </m:r>
          </m:sub>
        </m:sSub>
      </m:oMath>
      <w:r w:rsidR="00051EC9">
        <w:rPr>
          <w:rFonts w:hint="eastAsia"/>
        </w:rPr>
        <w:t>则是节点</w:t>
      </w:r>
      <w:r w:rsidR="00051EC9">
        <w:rPr>
          <w:rFonts w:hint="eastAsia"/>
        </w:rPr>
        <w:t>3</w:t>
      </w:r>
      <w:r w:rsidR="00051EC9">
        <w:rPr>
          <w:rFonts w:hint="eastAsia"/>
        </w:rPr>
        <w:t>和节点</w:t>
      </w:r>
      <w:r w:rsidR="00051EC9">
        <w:rPr>
          <w:rFonts w:hint="eastAsia"/>
        </w:rPr>
        <w:t>6</w:t>
      </w:r>
      <w:r w:rsidR="00051EC9">
        <w:rPr>
          <w:rFonts w:hint="eastAsia"/>
        </w:rPr>
        <w:t>的隐藏状态</w:t>
      </w:r>
      <w:r w:rsidR="00603C77">
        <w:rPr>
          <w:rFonts w:hint="eastAsia"/>
        </w:rPr>
        <w:t>，对应式</w:t>
      </w:r>
      <w:r w:rsidR="00603C77">
        <w:rPr>
          <w:rFonts w:hint="eastAsia"/>
        </w:rPr>
        <w:t>2.1</w:t>
      </w:r>
      <w:r w:rsidR="00603C77">
        <w:rPr>
          <w:rFonts w:hint="eastAsia"/>
        </w:rPr>
        <w:t>中的</w:t>
      </w:r>
      <m:oMath>
        <m:sSubSup>
          <m:sSubSupPr>
            <m:ctrlPr>
              <w:rPr>
                <w:rFonts w:ascii="Cambria Math" w:hAnsi="Cambria Math"/>
              </w:rPr>
            </m:ctrlPr>
          </m:sSubSupPr>
          <m:e>
            <m:r>
              <w:rPr>
                <w:rFonts w:ascii="Cambria Math" w:hAnsi="Cambria Math"/>
              </w:rPr>
              <m:t>h</m:t>
            </m:r>
          </m:e>
          <m:sub>
            <m:r>
              <w:rPr>
                <w:rFonts w:ascii="Cambria Math" w:hAnsi="Cambria Math"/>
              </w:rPr>
              <m:t>ne</m:t>
            </m:r>
            <m:d>
              <m:dPr>
                <m:begChr m:val="["/>
                <m:endChr m:val="]"/>
                <m:ctrlPr>
                  <w:rPr>
                    <w:rFonts w:ascii="Cambria Math" w:hAnsi="Cambria Math"/>
                  </w:rPr>
                </m:ctrlPr>
              </m:dPr>
              <m:e>
                <m:r>
                  <w:rPr>
                    <w:rFonts w:ascii="Cambria Math" w:hAnsi="Cambria Math"/>
                  </w:rPr>
                  <m:t>v</m:t>
                </m:r>
              </m:e>
            </m:d>
          </m:sub>
          <m:sup>
            <m:r>
              <w:rPr>
                <w:rFonts w:ascii="Cambria Math" w:hAnsi="Cambria Math"/>
              </w:rPr>
              <m:t>t</m:t>
            </m:r>
          </m:sup>
        </m:sSubSup>
      </m:oMath>
      <w:r w:rsidR="00051EC9">
        <w:rPr>
          <w:rFonts w:hint="eastAsia"/>
        </w:rPr>
        <w:t>。</w:t>
      </w:r>
      <w:r w:rsidR="00A52039">
        <w:rPr>
          <w:rFonts w:hint="eastAsia"/>
        </w:rPr>
        <w:t>如此</w:t>
      </w:r>
      <w:r w:rsidRPr="0038055A">
        <w:rPr>
          <w:rFonts w:hint="eastAsia"/>
        </w:rPr>
        <w:t>不断地利用当前时刻</w:t>
      </w:r>
      <w:r>
        <w:rPr>
          <w:rFonts w:hint="eastAsia"/>
        </w:rPr>
        <w:t>中心节点的</w:t>
      </w:r>
      <w:r w:rsidRPr="0038055A">
        <w:rPr>
          <w:rFonts w:hint="eastAsia"/>
        </w:rPr>
        <w:t>邻</w:t>
      </w:r>
      <w:r>
        <w:rPr>
          <w:rFonts w:hint="eastAsia"/>
        </w:rPr>
        <w:t>节点</w:t>
      </w:r>
      <w:r w:rsidRPr="0038055A">
        <w:rPr>
          <w:rFonts w:hint="eastAsia"/>
        </w:rPr>
        <w:t>的隐藏状态作为部分输入来生成下一时刻中心</w:t>
      </w:r>
      <w:r>
        <w:rPr>
          <w:rFonts w:hint="eastAsia"/>
        </w:rPr>
        <w:t>节点</w:t>
      </w:r>
      <w:r w:rsidRPr="0038055A">
        <w:rPr>
          <w:rFonts w:hint="eastAsia"/>
        </w:rPr>
        <w:t>的隐藏状态，直到每个结点的隐藏状态变化幅度很小，整个图的信息流动趋于平稳，每个结点</w:t>
      </w:r>
      <w:r>
        <w:rPr>
          <w:rFonts w:hint="eastAsia"/>
        </w:rPr>
        <w:t>也就</w:t>
      </w:r>
      <w:r w:rsidRPr="0038055A">
        <w:rPr>
          <w:rFonts w:hint="eastAsia"/>
        </w:rPr>
        <w:t>都</w:t>
      </w:r>
      <w:r>
        <w:rPr>
          <w:rFonts w:hint="eastAsia"/>
        </w:rPr>
        <w:t>感知到</w:t>
      </w:r>
      <w:r w:rsidRPr="0038055A">
        <w:rPr>
          <w:rFonts w:hint="eastAsia"/>
        </w:rPr>
        <w:t>了其</w:t>
      </w:r>
      <w:r>
        <w:rPr>
          <w:rFonts w:hint="eastAsia"/>
        </w:rPr>
        <w:t>邻节点</w:t>
      </w:r>
      <w:r w:rsidRPr="0038055A">
        <w:rPr>
          <w:rFonts w:hint="eastAsia"/>
        </w:rPr>
        <w:t>的信息。</w:t>
      </w:r>
    </w:p>
    <w:p w14:paraId="1F9A14B7" w14:textId="5B4227C2" w:rsidR="004614F2" w:rsidRPr="0038055A" w:rsidRDefault="00C77A82">
      <w:pPr>
        <w:pStyle w:val="WSL-4"/>
        <w:ind w:firstLine="518"/>
        <w:jc w:val="right"/>
        <w:pPrChange w:id="193" w:author="User" w:date="2020-04-13T12:11:00Z">
          <w:pPr>
            <w:pStyle w:val="WSL-4"/>
            <w:ind w:firstLine="518"/>
            <w:jc w:val="center"/>
          </w:pPr>
        </w:pPrChange>
      </w:pPr>
      <m:oMath>
        <m:sSubSup>
          <m:sSubSupPr>
            <m:ctrlPr>
              <w:rPr>
                <w:rFonts w:ascii="Cambria Math" w:hAnsi="Cambria Math"/>
                <w:i/>
              </w:rPr>
            </m:ctrlPr>
          </m:sSubSupPr>
          <m:e>
            <m:r>
              <w:ins w:id="194" w:author="User" w:date="2020-04-13T12:11:00Z">
                <w:rPr>
                  <w:rFonts w:ascii="Cambria Math" w:eastAsiaTheme="minorEastAsia" w:hAnsi="Cambria Math" w:cs="MS Gothic" w:hint="eastAsia"/>
                </w:rPr>
                <m:t xml:space="preserve"> </m:t>
              </w:ins>
            </m:r>
            <m:r>
              <w:rPr>
                <w:rFonts w:ascii="Cambria Math" w:eastAsia="MS Gothic" w:hAnsi="Cambria Math" w:cs="MS Gothic" w:hint="eastAsia"/>
              </w:rPr>
              <m:t>h</m:t>
            </m:r>
          </m:e>
          <m:sub>
            <m:r>
              <w:rPr>
                <w:rFonts w:ascii="Cambria Math" w:hAnsi="Cambria Math" w:hint="eastAsia"/>
              </w:rPr>
              <m:t>v</m:t>
            </m:r>
          </m:sub>
          <m:sup>
            <m:r>
              <w:rPr>
                <w:rFonts w:ascii="Cambria Math" w:hAnsi="Cambria Math" w:hint="eastAsia"/>
              </w:rPr>
              <m:t>t+</m:t>
            </m:r>
            <m:r>
              <w:rPr>
                <w:rFonts w:ascii="Cambria Math" w:hAnsi="Cambria Math"/>
              </w:rPr>
              <m:t>1</m:t>
            </m:r>
          </m:sup>
        </m:sSubSup>
        <m:r>
          <w:rPr>
            <w:rFonts w:ascii="Cambria Math" w:hAnsi="Cambria Math" w:hint="eastAsia"/>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co</m:t>
                </m:r>
                <m:d>
                  <m:dPr>
                    <m:begChr m:val="["/>
                    <m:endChr m:val="]"/>
                    <m:ctrlPr>
                      <w:rPr>
                        <w:rFonts w:ascii="Cambria Math" w:hAnsi="Cambria Math"/>
                        <w:i/>
                      </w:rPr>
                    </m:ctrlPr>
                  </m:dPr>
                  <m:e>
                    <m:r>
                      <w:rPr>
                        <w:rFonts w:ascii="Cambria Math" w:hAnsi="Cambria Math"/>
                      </w:rPr>
                      <m:t>v</m:t>
                    </m:r>
                  </m:e>
                </m:d>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ne</m:t>
                </m:r>
                <m:d>
                  <m:dPr>
                    <m:begChr m:val="["/>
                    <m:endChr m:val="]"/>
                    <m:ctrlPr>
                      <w:rPr>
                        <w:rFonts w:ascii="Cambria Math" w:hAnsi="Cambria Math"/>
                        <w:i/>
                      </w:rPr>
                    </m:ctrlPr>
                  </m:dPr>
                  <m:e>
                    <m:r>
                      <w:rPr>
                        <w:rFonts w:ascii="Cambria Math" w:hAnsi="Cambria Math"/>
                      </w:rPr>
                      <m:t>v</m:t>
                    </m:r>
                  </m:e>
                </m:d>
              </m:sub>
              <m:sup>
                <m:r>
                  <w:rPr>
                    <w:rFonts w:ascii="Cambria Math" w:hAnsi="Cambria Math"/>
                  </w:rPr>
                  <m:t>t</m:t>
                </m:r>
              </m:sup>
            </m:sSub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ne[v]</m:t>
                </m:r>
              </m:sub>
            </m:sSub>
          </m:e>
        </m:d>
      </m:oMath>
      <w:r w:rsidR="004614F2">
        <w:tab/>
      </w:r>
      <w:r w:rsidR="004614F2">
        <w:tab/>
      </w:r>
      <w:r w:rsidR="004614F2">
        <w:tab/>
      </w:r>
      <w:r w:rsidR="004614F2">
        <w:tab/>
      </w:r>
      <w:ins w:id="195" w:author="User" w:date="2020-04-13T12:11:00Z">
        <w:r w:rsidR="00892568">
          <w:rPr>
            <w:rFonts w:hint="eastAsia"/>
          </w:rPr>
          <w:t xml:space="preserve">    </w:t>
        </w:r>
      </w:ins>
      <w:r w:rsidR="004614F2">
        <w:rPr>
          <w:rFonts w:hint="eastAsia"/>
        </w:rPr>
        <w:t>（式</w:t>
      </w:r>
      <w:r w:rsidR="004614F2">
        <w:rPr>
          <w:rFonts w:hint="eastAsia"/>
        </w:rPr>
        <w:t>2.1</w:t>
      </w:r>
      <w:r w:rsidR="004614F2">
        <w:rPr>
          <w:rFonts w:hint="eastAsia"/>
        </w:rPr>
        <w:t>）</w:t>
      </w:r>
    </w:p>
    <w:p w14:paraId="751967B3" w14:textId="77777777" w:rsidR="004614F2" w:rsidRDefault="004614F2" w:rsidP="00AA1049">
      <w:pPr>
        <w:pStyle w:val="WSL-4"/>
        <w:ind w:firstLineChars="0" w:firstLine="0"/>
        <w:jc w:val="center"/>
      </w:pPr>
      <w:r w:rsidRPr="0038055A">
        <w:rPr>
          <w:noProof/>
        </w:rPr>
        <w:drawing>
          <wp:inline distT="0" distB="0" distL="0" distR="0" wp14:anchorId="51BA6583" wp14:editId="76D538A4">
            <wp:extent cx="2770909" cy="2567782"/>
            <wp:effectExtent l="0" t="0" r="0" b="4445"/>
            <wp:docPr id="11" name="图片 11" descr="更新公式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更新公式示例"/>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770909" cy="2567782"/>
                    </a:xfrm>
                    <a:prstGeom prst="rect">
                      <a:avLst/>
                    </a:prstGeom>
                    <a:noFill/>
                    <a:ln>
                      <a:noFill/>
                    </a:ln>
                  </pic:spPr>
                </pic:pic>
              </a:graphicData>
            </a:graphic>
          </wp:inline>
        </w:drawing>
      </w:r>
    </w:p>
    <w:p w14:paraId="6AAC3935" w14:textId="77777777" w:rsidR="004614F2" w:rsidRDefault="004614F2" w:rsidP="00AA1049">
      <w:pPr>
        <w:pStyle w:val="WSL-6"/>
      </w:pPr>
      <w:bookmarkStart w:id="196" w:name="_Toc36925557"/>
      <w:bookmarkStart w:id="197" w:name="_Toc37080976"/>
      <w:r>
        <w:rPr>
          <w:rFonts w:hint="eastAsia"/>
        </w:rPr>
        <w:t>图</w:t>
      </w:r>
      <w:r>
        <w:rPr>
          <w:rFonts w:hint="eastAsia"/>
        </w:rPr>
        <w:t>2.10</w:t>
      </w:r>
      <w:r>
        <w:t xml:space="preserve"> </w:t>
      </w:r>
      <w:r>
        <w:rPr>
          <w:rFonts w:hint="eastAsia"/>
        </w:rPr>
        <w:t>GNN</w:t>
      </w:r>
      <w:r>
        <w:rPr>
          <w:rFonts w:hint="eastAsia"/>
        </w:rPr>
        <w:t>状态更新示例</w:t>
      </w:r>
      <w:bookmarkEnd w:id="196"/>
      <w:bookmarkEnd w:id="197"/>
    </w:p>
    <w:p w14:paraId="6C1B97C5" w14:textId="61A9303A" w:rsidR="004614F2" w:rsidRPr="0038055A" w:rsidRDefault="004614F2" w:rsidP="00F75E92">
      <w:pPr>
        <w:pStyle w:val="WSL-4"/>
        <w:ind w:firstLine="518"/>
      </w:pPr>
      <w:r w:rsidRPr="0038055A">
        <w:rPr>
          <w:rFonts w:hint="eastAsia"/>
        </w:rPr>
        <w:t>状态更新公式仅</w:t>
      </w:r>
      <w:r>
        <w:rPr>
          <w:rFonts w:hint="eastAsia"/>
        </w:rPr>
        <w:t>仅</w:t>
      </w:r>
      <w:r w:rsidRPr="0038055A">
        <w:rPr>
          <w:rFonts w:hint="eastAsia"/>
        </w:rPr>
        <w:t>描述了如何获取每个</w:t>
      </w:r>
      <w:r>
        <w:rPr>
          <w:rFonts w:hint="eastAsia"/>
        </w:rPr>
        <w:t>节</w:t>
      </w:r>
      <w:r w:rsidRPr="0038055A">
        <w:rPr>
          <w:rFonts w:hint="eastAsia"/>
        </w:rPr>
        <w:t>点的隐藏状态，除</w:t>
      </w:r>
      <w:r>
        <w:rPr>
          <w:rFonts w:hint="eastAsia"/>
        </w:rPr>
        <w:t>此</w:t>
      </w:r>
      <w:r w:rsidRPr="0038055A">
        <w:rPr>
          <w:rFonts w:hint="eastAsia"/>
        </w:rPr>
        <w:t>以外，</w:t>
      </w:r>
      <w:del w:id="198" w:author="User" w:date="2020-04-13T12:16:00Z">
        <w:r w:rsidRPr="0038055A" w:rsidDel="00892568">
          <w:rPr>
            <w:rFonts w:hint="eastAsia"/>
          </w:rPr>
          <w:delText>我们</w:delText>
        </w:r>
      </w:del>
      <w:r>
        <w:rPr>
          <w:rFonts w:hint="eastAsia"/>
        </w:rPr>
        <w:t>往</w:t>
      </w:r>
      <w:r>
        <w:rPr>
          <w:rFonts w:hint="eastAsia"/>
        </w:rPr>
        <w:lastRenderedPageBreak/>
        <w:t>往</w:t>
      </w:r>
      <w:r w:rsidRPr="0038055A">
        <w:rPr>
          <w:rFonts w:hint="eastAsia"/>
        </w:rPr>
        <w:t>还需要另外一个函数</w:t>
      </w:r>
      <m:oMath>
        <m:r>
          <w:rPr>
            <w:rFonts w:ascii="Cambria Math" w:hAnsi="Cambria Math"/>
          </w:rPr>
          <m:t>g</m:t>
        </m:r>
      </m:oMath>
      <w:r w:rsidRPr="0038055A">
        <w:rPr>
          <w:rFonts w:hint="eastAsia"/>
        </w:rPr>
        <w:t>来描述如何适应下游任务。</w:t>
      </w:r>
      <w:r>
        <w:rPr>
          <w:rFonts w:hint="eastAsia"/>
        </w:rPr>
        <w:t>如在节点分类问题中，</w:t>
      </w:r>
      <w:del w:id="199" w:author="User" w:date="2020-04-13T12:16:00Z">
        <w:r w:rsidDel="00892568">
          <w:rPr>
            <w:rFonts w:hint="eastAsia"/>
          </w:rPr>
          <w:delText>我们</w:delText>
        </w:r>
      </w:del>
      <w:r>
        <w:rPr>
          <w:rFonts w:hint="eastAsia"/>
        </w:rPr>
        <w:t>需要根据节点</w:t>
      </w:r>
      <w:r>
        <w:rPr>
          <w:rFonts w:hint="eastAsia"/>
        </w:rPr>
        <w:t>v</w:t>
      </w:r>
      <w:r>
        <w:rPr>
          <w:rFonts w:hint="eastAsia"/>
        </w:rPr>
        <w:t>最终时刻的隐藏状态</w:t>
      </w:r>
      <m:oMath>
        <m:sSub>
          <m:sSubPr>
            <m:ctrlPr>
              <w:rPr>
                <w:rFonts w:ascii="Cambria Math" w:hAnsi="Cambria Math"/>
                <w:i/>
              </w:rPr>
            </m:ctrlPr>
          </m:sSubPr>
          <m:e>
            <m:r>
              <w:rPr>
                <w:rFonts w:ascii="MS Mincho" w:eastAsia="MS Mincho" w:hAnsi="MS Mincho" w:cs="MS Mincho" w:hint="eastAsia"/>
              </w:rPr>
              <m:t>h</m:t>
            </m:r>
          </m:e>
          <m:sub>
            <m:r>
              <w:rPr>
                <w:rFonts w:ascii="Cambria Math" w:hAnsi="Cambria Math" w:hint="eastAsia"/>
              </w:rPr>
              <m:t>v</m:t>
            </m:r>
          </m:sub>
        </m:sSub>
      </m:oMath>
      <w:r>
        <w:rPr>
          <w:rFonts w:hint="eastAsia"/>
        </w:rPr>
        <w:t>按式</w:t>
      </w:r>
      <w:r>
        <w:rPr>
          <w:rFonts w:hint="eastAsia"/>
        </w:rPr>
        <w:t>2.2</w:t>
      </w:r>
      <w:r>
        <w:rPr>
          <w:rFonts w:hint="eastAsia"/>
        </w:rPr>
        <w:t>所示</w:t>
      </w:r>
      <w:r w:rsidR="009E1313">
        <w:rPr>
          <w:rFonts w:hint="eastAsia"/>
        </w:rPr>
        <w:t>的</w:t>
      </w:r>
      <w:r>
        <w:rPr>
          <w:rFonts w:hint="eastAsia"/>
        </w:rPr>
        <w:t>方式得到其输出</w:t>
      </w:r>
      <m:oMath>
        <m:sSub>
          <m:sSubPr>
            <m:ctrlPr>
              <w:rPr>
                <w:rFonts w:ascii="Cambria Math" w:hAnsi="Cambria Math"/>
                <w:i/>
              </w:rPr>
            </m:ctrlPr>
          </m:sSubPr>
          <m:e>
            <m:r>
              <w:rPr>
                <w:rFonts w:ascii="Cambria Math" w:eastAsiaTheme="minorEastAsia" w:hAnsi="Cambria Math" w:cs="MS Mincho" w:hint="eastAsia"/>
              </w:rPr>
              <m:t>o</m:t>
            </m:r>
          </m:e>
          <m:sub>
            <m:r>
              <w:rPr>
                <w:rFonts w:ascii="Cambria Math" w:hAnsi="Cambria Math" w:hint="eastAsia"/>
              </w:rPr>
              <m:t>v</m:t>
            </m:r>
          </m:sub>
        </m:sSub>
      </m:oMath>
      <w:r>
        <w:rPr>
          <w:rFonts w:hint="eastAsia"/>
        </w:rPr>
        <w:t>用于分类任务。其中，</w:t>
      </w:r>
      <m:oMath>
        <m:r>
          <w:rPr>
            <w:rFonts w:ascii="Cambria Math" w:hAnsi="Cambria Math"/>
          </w:rPr>
          <m:t>g</m:t>
        </m:r>
      </m:oMath>
      <w:r w:rsidRPr="0038055A">
        <w:rPr>
          <w:rFonts w:hint="eastAsia"/>
        </w:rPr>
        <w:t>又被称为局部输出函数</w:t>
      </w:r>
      <w:r>
        <w:rPr>
          <w:rFonts w:hint="eastAsia"/>
        </w:rPr>
        <w:t>，</w:t>
      </w:r>
      <w:r w:rsidRPr="0038055A">
        <w:rPr>
          <w:rFonts w:hint="eastAsia"/>
        </w:rPr>
        <w:t>与</w:t>
      </w:r>
      <m:oMath>
        <m:r>
          <w:rPr>
            <w:rFonts w:ascii="Cambria Math" w:hAnsi="Cambria Math" w:hint="eastAsia"/>
          </w:rPr>
          <m:t>f</m:t>
        </m:r>
      </m:oMath>
      <w:r w:rsidRPr="0038055A">
        <w:rPr>
          <w:rFonts w:hint="eastAsia"/>
        </w:rPr>
        <w:t>类似</w:t>
      </w:r>
      <w:r>
        <w:rPr>
          <w:rFonts w:hint="eastAsia"/>
        </w:rPr>
        <w:t>，</w:t>
      </w:r>
      <m:oMath>
        <m:r>
          <w:rPr>
            <w:rFonts w:ascii="Cambria Math" w:hAnsi="Cambria Math"/>
          </w:rPr>
          <m:t>g</m:t>
        </m:r>
      </m:oMath>
      <w:r w:rsidRPr="0038055A">
        <w:rPr>
          <w:rFonts w:hint="eastAsia"/>
        </w:rPr>
        <w:t>也是一个全局共享的函数</w:t>
      </w:r>
      <w:r>
        <w:rPr>
          <w:rFonts w:hint="eastAsia"/>
        </w:rPr>
        <w:t>。</w:t>
      </w:r>
    </w:p>
    <w:p w14:paraId="799A4185" w14:textId="62AC6864" w:rsidR="004614F2" w:rsidRDefault="00C77A82">
      <w:pPr>
        <w:pStyle w:val="WSL-4"/>
        <w:ind w:firstLine="518"/>
        <w:jc w:val="right"/>
        <w:pPrChange w:id="200" w:author="User" w:date="2020-04-13T12:12:00Z">
          <w:pPr>
            <w:pStyle w:val="WSL-4"/>
            <w:ind w:firstLine="518"/>
            <w:jc w:val="center"/>
          </w:pPr>
        </w:pPrChange>
      </w:pPr>
      <m:oMath>
        <m:sSub>
          <m:sSubPr>
            <m:ctrlPr>
              <w:rPr>
                <w:rFonts w:ascii="Cambria Math" w:hAnsi="Cambria Math"/>
                <w:i/>
              </w:rPr>
            </m:ctrlPr>
          </m:sSubPr>
          <m:e>
            <m:r>
              <w:rPr>
                <w:rFonts w:ascii="Cambria Math" w:hAnsi="Cambria Math" w:hint="eastAsia"/>
              </w:rPr>
              <m:t>o</m:t>
            </m:r>
          </m:e>
          <m:sub>
            <m:r>
              <w:rPr>
                <w:rFonts w:ascii="Cambria Math" w:hAnsi="Cambria Math"/>
              </w:rPr>
              <m:t>v</m:t>
            </m:r>
          </m:sub>
        </m:sSub>
        <m:r>
          <w:rPr>
            <w:rFonts w:ascii="Cambria Math" w:hAnsi="Cambria Math"/>
          </w:rPr>
          <m:t>=g(</m:t>
        </m:r>
        <m:sSub>
          <m:sSubPr>
            <m:ctrlPr>
              <w:rPr>
                <w:rFonts w:ascii="Cambria Math" w:hAnsi="Cambria Math"/>
                <w:i/>
              </w:rPr>
            </m:ctrlPr>
          </m:sSubPr>
          <m:e>
            <m:r>
              <w:rPr>
                <w:rFonts w:ascii="Cambria Math" w:hAnsi="Cambria Math"/>
              </w:rPr>
              <m:t>h</m:t>
            </m:r>
          </m:e>
          <m:sub>
            <m:r>
              <w:rPr>
                <w:rFonts w:ascii="Cambria Math" w:hAnsi="Cambria Math"/>
              </w:rPr>
              <m:t>v</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v</m:t>
            </m:r>
          </m:sub>
        </m:sSub>
        <m:r>
          <w:rPr>
            <w:rFonts w:ascii="Cambria Math" w:hAnsi="Cambria Math"/>
          </w:rPr>
          <m:t>)</m:t>
        </m:r>
      </m:oMath>
      <w:r w:rsidR="004614F2">
        <w:tab/>
      </w:r>
      <w:r w:rsidR="004614F2">
        <w:tab/>
      </w:r>
      <w:ins w:id="201" w:author="User" w:date="2020-04-13T12:12:00Z">
        <w:r w:rsidR="00892568">
          <w:rPr>
            <w:rFonts w:hint="eastAsia"/>
          </w:rPr>
          <w:t xml:space="preserve">              </w:t>
        </w:r>
      </w:ins>
      <w:r w:rsidR="004614F2">
        <w:tab/>
      </w:r>
      <w:r w:rsidR="004614F2">
        <w:rPr>
          <w:rFonts w:hint="eastAsia"/>
        </w:rPr>
        <w:t>（式</w:t>
      </w:r>
      <w:r w:rsidR="004614F2">
        <w:rPr>
          <w:rFonts w:hint="eastAsia"/>
        </w:rPr>
        <w:t>2.2</w:t>
      </w:r>
      <w:r w:rsidR="004614F2">
        <w:rPr>
          <w:rFonts w:hint="eastAsia"/>
        </w:rPr>
        <w:t>）</w:t>
      </w:r>
    </w:p>
    <w:p w14:paraId="2DD08D52" w14:textId="2F5AC1EE" w:rsidR="004614F2" w:rsidRDefault="004614F2" w:rsidP="00F75E92">
      <w:pPr>
        <w:pStyle w:val="WSL-4"/>
        <w:ind w:firstLine="518"/>
      </w:pPr>
      <w:r>
        <w:rPr>
          <w:rFonts w:hint="eastAsia"/>
        </w:rPr>
        <w:t>综上，</w:t>
      </w:r>
      <w:r>
        <w:rPr>
          <w:rFonts w:hint="eastAsia"/>
        </w:rPr>
        <w:t>GNN</w:t>
      </w:r>
      <w:r>
        <w:rPr>
          <w:rFonts w:hint="eastAsia"/>
        </w:rPr>
        <w:t>的节点状态更新和输出整体流程如图</w:t>
      </w:r>
      <w:r>
        <w:rPr>
          <w:rFonts w:hint="eastAsia"/>
        </w:rPr>
        <w:t>2.11</w:t>
      </w:r>
      <w:r>
        <w:rPr>
          <w:rFonts w:hint="eastAsia"/>
        </w:rPr>
        <w:t>所示</w:t>
      </w:r>
      <w:r w:rsidR="009E1313">
        <w:rPr>
          <w:rFonts w:hint="eastAsia"/>
        </w:rPr>
        <w:t>。</w:t>
      </w:r>
      <w:r>
        <w:rPr>
          <w:rFonts w:hint="eastAsia"/>
        </w:rPr>
        <w:t>可以很清楚的看到，每一时刻的节点状态都与前一时刻其邻节点的状态密切相关。</w:t>
      </w:r>
      <w:r w:rsidRPr="0038055A">
        <w:rPr>
          <w:rFonts w:hint="eastAsia"/>
        </w:rPr>
        <w:t>如</w:t>
      </w:r>
      <w:r w:rsidRPr="0038055A">
        <w:rPr>
          <w:rFonts w:hint="eastAsia"/>
        </w:rPr>
        <w:t>T</w:t>
      </w:r>
      <w:r w:rsidRPr="0038055A">
        <w:rPr>
          <w:rFonts w:hint="eastAsia"/>
          <w:vertAlign w:val="subscript"/>
        </w:rPr>
        <w:t>1</w:t>
      </w:r>
      <w:r w:rsidRPr="0038055A">
        <w:rPr>
          <w:rFonts w:hint="eastAsia"/>
        </w:rPr>
        <w:t> </w:t>
      </w:r>
      <w:r w:rsidRPr="0038055A">
        <w:rPr>
          <w:rFonts w:hint="eastAsia"/>
        </w:rPr>
        <w:t>时刻，因为结点</w:t>
      </w:r>
      <w:r w:rsidRPr="0038055A">
        <w:rPr>
          <w:rFonts w:hint="eastAsia"/>
        </w:rPr>
        <w:t xml:space="preserve"> 1 </w:t>
      </w:r>
      <w:r w:rsidRPr="0038055A">
        <w:rPr>
          <w:rFonts w:hint="eastAsia"/>
        </w:rPr>
        <w:t>与结点</w:t>
      </w:r>
      <w:r w:rsidRPr="0038055A">
        <w:rPr>
          <w:rFonts w:hint="eastAsia"/>
        </w:rPr>
        <w:t xml:space="preserve"> 3</w:t>
      </w:r>
      <w:r w:rsidRPr="0038055A">
        <w:rPr>
          <w:rFonts w:hint="eastAsia"/>
        </w:rPr>
        <w:t>相邻</w:t>
      </w:r>
      <w:r>
        <w:rPr>
          <w:rFonts w:hint="eastAsia"/>
        </w:rPr>
        <w:t>，所以节</w:t>
      </w:r>
      <w:r w:rsidRPr="0038055A">
        <w:rPr>
          <w:rFonts w:hint="eastAsia"/>
        </w:rPr>
        <w:t>点</w:t>
      </w:r>
      <w:r>
        <w:rPr>
          <w:rFonts w:hint="eastAsia"/>
        </w:rPr>
        <w:t>1</w:t>
      </w:r>
      <w:r>
        <w:rPr>
          <w:rFonts w:hint="eastAsia"/>
        </w:rPr>
        <w:t>在</w:t>
      </w:r>
      <w:r>
        <w:rPr>
          <w:rFonts w:hint="eastAsia"/>
        </w:rPr>
        <w:t>T</w:t>
      </w:r>
      <w:r w:rsidRPr="00AD0B80">
        <w:rPr>
          <w:rFonts w:hint="eastAsia"/>
          <w:vertAlign w:val="subscript"/>
        </w:rPr>
        <w:t>1</w:t>
      </w:r>
      <w:r>
        <w:rPr>
          <w:rFonts w:hint="eastAsia"/>
        </w:rPr>
        <w:t>时刻</w:t>
      </w:r>
      <w:r w:rsidRPr="0038055A">
        <w:rPr>
          <w:rFonts w:hint="eastAsia"/>
        </w:rPr>
        <w:t>的状态</w:t>
      </w:r>
      <w:r>
        <w:rPr>
          <w:rFonts w:hint="eastAsia"/>
        </w:rPr>
        <w:t>更新过程</w:t>
      </w:r>
      <w:r w:rsidRPr="0038055A">
        <w:rPr>
          <w:rFonts w:hint="eastAsia"/>
        </w:rPr>
        <w:t>接受</w:t>
      </w:r>
      <w:r>
        <w:rPr>
          <w:rFonts w:hint="eastAsia"/>
        </w:rPr>
        <w:t>节点</w:t>
      </w:r>
      <w:r w:rsidRPr="0038055A">
        <w:rPr>
          <w:rFonts w:hint="eastAsia"/>
        </w:rPr>
        <w:t xml:space="preserve"> 3 </w:t>
      </w:r>
      <w:r w:rsidRPr="0038055A">
        <w:rPr>
          <w:rFonts w:hint="eastAsia"/>
        </w:rPr>
        <w:t>上一时刻的隐藏状态</w:t>
      </w:r>
      <w:r>
        <w:rPr>
          <w:rFonts w:hint="eastAsia"/>
        </w:rPr>
        <w:t>作为输入</w:t>
      </w:r>
      <w:r w:rsidRPr="0038055A">
        <w:rPr>
          <w:rFonts w:hint="eastAsia"/>
        </w:rPr>
        <w:t>。直到</w:t>
      </w:r>
      <w:r w:rsidRPr="0038055A">
        <w:rPr>
          <w:rFonts w:hint="eastAsia"/>
        </w:rPr>
        <w:t> </w:t>
      </w:r>
      <w:r w:rsidRPr="0038055A">
        <w:t>T</w:t>
      </w:r>
      <w:r w:rsidRPr="0038055A">
        <w:rPr>
          <w:vertAlign w:val="subscript"/>
        </w:rPr>
        <w:t>n</w:t>
      </w:r>
      <w:r w:rsidRPr="0038055A">
        <w:rPr>
          <w:rFonts w:hint="eastAsia"/>
        </w:rPr>
        <w:t>时刻，各个</w:t>
      </w:r>
      <w:r>
        <w:rPr>
          <w:rFonts w:hint="eastAsia"/>
        </w:rPr>
        <w:t>节点</w:t>
      </w:r>
      <w:r w:rsidRPr="0038055A">
        <w:rPr>
          <w:rFonts w:hint="eastAsia"/>
        </w:rPr>
        <w:t>隐藏状态收敛，每个结点后面接一个</w:t>
      </w:r>
      <w:r w:rsidR="007039C2">
        <w:rPr>
          <w:rFonts w:hint="eastAsia"/>
        </w:rPr>
        <w:t>输出函数</w:t>
      </w:r>
      <m:oMath>
        <m:r>
          <w:rPr>
            <w:rFonts w:ascii="Cambria Math" w:hAnsi="Cambria Math"/>
          </w:rPr>
          <m:t>g</m:t>
        </m:r>
      </m:oMath>
      <w:r w:rsidRPr="0038055A">
        <w:rPr>
          <w:rFonts w:hint="eastAsia"/>
        </w:rPr>
        <w:t>即可得到该结点的输出</w:t>
      </w:r>
      <m:oMath>
        <m:sSub>
          <m:sSubPr>
            <m:ctrlPr>
              <w:rPr>
                <w:rFonts w:ascii="Cambria Math" w:hAnsi="Cambria Math"/>
                <w:i/>
              </w:rPr>
            </m:ctrlPr>
          </m:sSubPr>
          <m:e>
            <m:r>
              <w:rPr>
                <w:rFonts w:ascii="Cambria Math" w:eastAsiaTheme="minorEastAsia" w:hAnsi="Cambria Math" w:cs="MS Mincho" w:hint="eastAsia"/>
              </w:rPr>
              <m:t>o</m:t>
            </m:r>
          </m:e>
          <m:sub>
            <m:r>
              <w:rPr>
                <w:rFonts w:ascii="Cambria Math" w:hAnsi="Cambria Math" w:hint="eastAsia"/>
              </w:rPr>
              <m:t>v</m:t>
            </m:r>
          </m:sub>
        </m:sSub>
      </m:oMath>
      <w:r w:rsidRPr="0038055A">
        <w:rPr>
          <w:rFonts w:hint="eastAsia"/>
        </w:rPr>
        <w:t>。</w:t>
      </w:r>
      <w:r>
        <w:rPr>
          <w:rFonts w:hint="eastAsia"/>
        </w:rPr>
        <w:t>需要说明的是，</w:t>
      </w:r>
      <w:r w:rsidRPr="0038055A">
        <w:rPr>
          <w:rFonts w:hint="eastAsia"/>
        </w:rPr>
        <w:t>对于不同的图来说，</w:t>
      </w:r>
      <w:r w:rsidR="007039C2">
        <w:rPr>
          <w:rFonts w:hint="eastAsia"/>
        </w:rPr>
        <w:t>其节点隐藏状态</w:t>
      </w:r>
      <w:r w:rsidRPr="0038055A">
        <w:rPr>
          <w:rFonts w:hint="eastAsia"/>
        </w:rPr>
        <w:t>收敛的时刻可能不同</w:t>
      </w:r>
      <w:r>
        <w:rPr>
          <w:rFonts w:hint="eastAsia"/>
        </w:rPr>
        <w:t>。</w:t>
      </w:r>
    </w:p>
    <w:p w14:paraId="4D6B168C" w14:textId="77777777" w:rsidR="004614F2" w:rsidRDefault="004614F2" w:rsidP="00AA1049">
      <w:pPr>
        <w:pStyle w:val="WSL-4"/>
        <w:ind w:firstLineChars="0" w:firstLine="0"/>
        <w:jc w:val="center"/>
      </w:pPr>
      <w:r w:rsidRPr="0038055A">
        <w:rPr>
          <w:noProof/>
        </w:rPr>
        <w:drawing>
          <wp:inline distT="0" distB="0" distL="0" distR="0" wp14:anchorId="6CEAD48D" wp14:editId="07E9117F">
            <wp:extent cx="5274310" cy="1985010"/>
            <wp:effectExtent l="0" t="0" r="0" b="0"/>
            <wp:docPr id="9" name="图片 9" descr="更新公式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更新公式示例"/>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74310" cy="1985010"/>
                    </a:xfrm>
                    <a:prstGeom prst="rect">
                      <a:avLst/>
                    </a:prstGeom>
                    <a:noFill/>
                    <a:ln>
                      <a:noFill/>
                    </a:ln>
                  </pic:spPr>
                </pic:pic>
              </a:graphicData>
            </a:graphic>
          </wp:inline>
        </w:drawing>
      </w:r>
    </w:p>
    <w:p w14:paraId="204CCBF5" w14:textId="77777777" w:rsidR="004614F2" w:rsidRPr="0038055A" w:rsidRDefault="004614F2" w:rsidP="00AA1049">
      <w:pPr>
        <w:pStyle w:val="WSL-6"/>
      </w:pPr>
      <w:bookmarkStart w:id="202" w:name="_Toc36925558"/>
      <w:bookmarkStart w:id="203" w:name="_Toc37080977"/>
      <w:r>
        <w:rPr>
          <w:rFonts w:hint="eastAsia"/>
        </w:rPr>
        <w:t>图</w:t>
      </w:r>
      <w:r>
        <w:rPr>
          <w:rFonts w:hint="eastAsia"/>
        </w:rPr>
        <w:t>2.11</w:t>
      </w:r>
      <w:r>
        <w:t xml:space="preserve"> </w:t>
      </w:r>
      <w:r>
        <w:rPr>
          <w:rFonts w:hint="eastAsia"/>
        </w:rPr>
        <w:t>GNN</w:t>
      </w:r>
      <w:r>
        <w:rPr>
          <w:rFonts w:hint="eastAsia"/>
        </w:rPr>
        <w:t>状态更新与输出流程图</w:t>
      </w:r>
      <w:bookmarkEnd w:id="202"/>
      <w:bookmarkEnd w:id="203"/>
    </w:p>
    <w:p w14:paraId="3D393A57" w14:textId="050AB771" w:rsidR="004614F2" w:rsidRPr="006D3576" w:rsidRDefault="004614F2" w:rsidP="00821847">
      <w:pPr>
        <w:pStyle w:val="WSL-3"/>
      </w:pPr>
      <w:bookmarkStart w:id="204" w:name="_Toc37081040"/>
      <w:r>
        <w:rPr>
          <w:rFonts w:hint="eastAsia"/>
        </w:rPr>
        <w:t>2.5.3GCN</w:t>
      </w:r>
      <w:r>
        <w:rPr>
          <w:rFonts w:hint="eastAsia"/>
        </w:rPr>
        <w:t>简介</w:t>
      </w:r>
      <w:bookmarkEnd w:id="204"/>
    </w:p>
    <w:p w14:paraId="577FE842" w14:textId="0BD85D5D" w:rsidR="004614F2" w:rsidRDefault="004614F2" w:rsidP="00F75E92">
      <w:pPr>
        <w:pStyle w:val="WSL-4"/>
        <w:ind w:firstLine="518"/>
      </w:pPr>
      <w:r>
        <w:rPr>
          <w:rFonts w:hint="eastAsia"/>
        </w:rPr>
        <w:t>作为</w:t>
      </w:r>
      <w:r>
        <w:rPr>
          <w:rFonts w:hint="eastAsia"/>
        </w:rPr>
        <w:t>GNN</w:t>
      </w:r>
      <w:r>
        <w:rPr>
          <w:rFonts w:hint="eastAsia"/>
        </w:rPr>
        <w:t>的一种特殊架构，图卷积神经网络（</w:t>
      </w:r>
      <w:r>
        <w:rPr>
          <w:rFonts w:hint="eastAsia"/>
        </w:rPr>
        <w:t>GCN</w:t>
      </w:r>
      <w:r>
        <w:rPr>
          <w:rFonts w:hint="eastAsia"/>
        </w:rPr>
        <w:t>）将深度学习中常用于图像处理的卷积神经网络</w:t>
      </w:r>
      <w:r>
        <w:rPr>
          <w:rFonts w:hint="eastAsia"/>
        </w:rPr>
        <w:t>(</w:t>
      </w:r>
      <w:r>
        <w:t>CNN)</w:t>
      </w:r>
      <w:r>
        <w:rPr>
          <w:rFonts w:hint="eastAsia"/>
        </w:rPr>
        <w:t>应用到了</w:t>
      </w:r>
      <w:proofErr w:type="gramStart"/>
      <w:r>
        <w:rPr>
          <w:rFonts w:hint="eastAsia"/>
        </w:rPr>
        <w:t>图数据</w:t>
      </w:r>
      <w:proofErr w:type="gramEnd"/>
      <w:r>
        <w:rPr>
          <w:rFonts w:hint="eastAsia"/>
        </w:rPr>
        <w:t>上，它为</w:t>
      </w:r>
      <w:proofErr w:type="gramStart"/>
      <w:r>
        <w:rPr>
          <w:rFonts w:hint="eastAsia"/>
        </w:rPr>
        <w:t>图数据</w:t>
      </w:r>
      <w:proofErr w:type="gramEnd"/>
      <w:r>
        <w:rPr>
          <w:rFonts w:hint="eastAsia"/>
        </w:rPr>
        <w:t>的处理提供了一个崭新的思路，由</w:t>
      </w:r>
      <w:r>
        <w:rPr>
          <w:rFonts w:hint="eastAsia"/>
        </w:rPr>
        <w:t xml:space="preserve">Thomas </w:t>
      </w:r>
      <w:proofErr w:type="spellStart"/>
      <w:r>
        <w:rPr>
          <w:rFonts w:hint="eastAsia"/>
        </w:rPr>
        <w:t>Kpif</w:t>
      </w:r>
      <w:proofErr w:type="spellEnd"/>
      <w:r>
        <w:rPr>
          <w:rFonts w:hint="eastAsia"/>
        </w:rPr>
        <w:t>于</w:t>
      </w:r>
      <w:r>
        <w:rPr>
          <w:rFonts w:hint="eastAsia"/>
        </w:rPr>
        <w:t>2016</w:t>
      </w:r>
      <w:r>
        <w:rPr>
          <w:rFonts w:hint="eastAsia"/>
        </w:rPr>
        <w:t>年首次提出</w:t>
      </w:r>
      <w:r w:rsidRPr="00C21649">
        <w:rPr>
          <w:rFonts w:hint="eastAsia"/>
          <w:vertAlign w:val="superscript"/>
        </w:rPr>
        <w:t>[</w:t>
      </w:r>
      <w:r w:rsidRPr="00C21649">
        <w:rPr>
          <w:vertAlign w:val="superscript"/>
        </w:rPr>
        <w:t>6</w:t>
      </w:r>
      <w:r w:rsidR="002A3BDC" w:rsidRPr="00C21649">
        <w:rPr>
          <w:vertAlign w:val="superscript"/>
        </w:rPr>
        <w:t>2</w:t>
      </w:r>
      <w:r w:rsidRPr="00C21649">
        <w:rPr>
          <w:vertAlign w:val="superscript"/>
        </w:rPr>
        <w:t>]</w:t>
      </w:r>
      <w:r>
        <w:rPr>
          <w:rFonts w:hint="eastAsia"/>
        </w:rPr>
        <w:t>。</w:t>
      </w:r>
    </w:p>
    <w:p w14:paraId="60FDFED8" w14:textId="49DFC635" w:rsidR="004614F2" w:rsidRPr="00F12DB4" w:rsidRDefault="004614F2" w:rsidP="00F75E92">
      <w:pPr>
        <w:pStyle w:val="WSL-4"/>
        <w:ind w:firstLine="518"/>
      </w:pPr>
      <w:r w:rsidRPr="00F12DB4">
        <w:rPr>
          <w:rFonts w:hint="eastAsia"/>
        </w:rPr>
        <w:t>与</w:t>
      </w:r>
      <w:r w:rsidRPr="00F12DB4">
        <w:rPr>
          <w:rFonts w:hint="eastAsia"/>
        </w:rPr>
        <w:t>CNN</w:t>
      </w:r>
      <w:r w:rsidRPr="00F12DB4">
        <w:rPr>
          <w:rFonts w:hint="eastAsia"/>
        </w:rPr>
        <w:t>类似，可以将</w:t>
      </w:r>
      <w:r w:rsidRPr="00F12DB4">
        <w:rPr>
          <w:rFonts w:hint="eastAsia"/>
        </w:rPr>
        <w:t>GCN</w:t>
      </w:r>
      <w:r w:rsidRPr="00F12DB4">
        <w:rPr>
          <w:rFonts w:hint="eastAsia"/>
        </w:rPr>
        <w:t>中的卷积理解为在局部范围内的</w:t>
      </w:r>
      <w:r w:rsidR="00C21649">
        <w:rPr>
          <w:rFonts w:hint="eastAsia"/>
        </w:rPr>
        <w:t>图</w:t>
      </w:r>
      <w:r w:rsidRPr="00F12DB4">
        <w:rPr>
          <w:rFonts w:hint="eastAsia"/>
        </w:rPr>
        <w:t>节点特征抽取方法，这里的局部指的是中心节点及其</w:t>
      </w:r>
      <w:proofErr w:type="gramStart"/>
      <w:r w:rsidRPr="00F12DB4">
        <w:rPr>
          <w:rFonts w:hint="eastAsia"/>
        </w:rPr>
        <w:t>邻</w:t>
      </w:r>
      <w:proofErr w:type="gramEnd"/>
      <w:r w:rsidRPr="00F12DB4">
        <w:rPr>
          <w:rFonts w:hint="eastAsia"/>
        </w:rPr>
        <w:t>节点的集合。如图</w:t>
      </w:r>
      <w:r w:rsidRPr="00F12DB4">
        <w:rPr>
          <w:rFonts w:hint="eastAsia"/>
        </w:rPr>
        <w:t>2.12(a)</w:t>
      </w:r>
      <w:r w:rsidRPr="00F12DB4">
        <w:rPr>
          <w:rFonts w:hint="eastAsia"/>
        </w:rPr>
        <w:t>所示，如果把图像中的每个像素点视作图的一个节点，一张图片也可以看作是一个非常稠密的图，图</w:t>
      </w:r>
      <w:r w:rsidRPr="00F12DB4">
        <w:rPr>
          <w:rFonts w:hint="eastAsia"/>
        </w:rPr>
        <w:t>2.12</w:t>
      </w:r>
      <w:r w:rsidRPr="00F12DB4">
        <w:t>(b)</w:t>
      </w:r>
      <w:r w:rsidRPr="00F12DB4">
        <w:rPr>
          <w:rFonts w:hint="eastAsia"/>
        </w:rPr>
        <w:t>则是一个普遍意义上的图结构，阴影部分代表卷积核。不难发现，在以图像为代表的欧几里得空间中，每个节点的邻节点数量都是固定的。如图</w:t>
      </w:r>
      <w:r w:rsidRPr="00F12DB4">
        <w:rPr>
          <w:rFonts w:hint="eastAsia"/>
        </w:rPr>
        <w:t>2.12(a)</w:t>
      </w:r>
      <w:r w:rsidRPr="00F12DB4">
        <w:rPr>
          <w:rFonts w:hint="eastAsia"/>
        </w:rPr>
        <w:t>中任何节点的邻节点始终是</w:t>
      </w:r>
      <w:r w:rsidRPr="00F12DB4">
        <w:rPr>
          <w:rFonts w:hint="eastAsia"/>
        </w:rPr>
        <w:t>8</w:t>
      </w:r>
      <w:r w:rsidRPr="00F12DB4">
        <w:rPr>
          <w:rFonts w:hint="eastAsia"/>
        </w:rPr>
        <w:t>个</w:t>
      </w:r>
      <w:r w:rsidRPr="00F12DB4">
        <w:rPr>
          <w:rFonts w:hint="eastAsia"/>
        </w:rPr>
        <w:t>(</w:t>
      </w:r>
      <w:r w:rsidRPr="00F12DB4">
        <w:rPr>
          <w:rFonts w:hint="eastAsia"/>
        </w:rPr>
        <w:t>边缘上的节点可以做填充</w:t>
      </w:r>
      <w:r w:rsidRPr="00F12DB4">
        <w:rPr>
          <w:rFonts w:hint="eastAsia"/>
        </w:rPr>
        <w:t>)</w:t>
      </w:r>
      <w:r w:rsidRPr="00F12DB4">
        <w:rPr>
          <w:rFonts w:hint="eastAsia"/>
        </w:rPr>
        <w:t>。但在</w:t>
      </w:r>
      <w:proofErr w:type="gramStart"/>
      <w:r w:rsidRPr="00F12DB4">
        <w:rPr>
          <w:rFonts w:hint="eastAsia"/>
        </w:rPr>
        <w:t>图这种</w:t>
      </w:r>
      <w:proofErr w:type="gramEnd"/>
      <w:r w:rsidRPr="00F12DB4">
        <w:rPr>
          <w:rFonts w:hint="eastAsia"/>
        </w:rPr>
        <w:t>非欧几里得空间数据中，节点的邻节点数量并不固定。如图</w:t>
      </w:r>
      <w:r w:rsidRPr="00F12DB4">
        <w:rPr>
          <w:rFonts w:hint="eastAsia"/>
        </w:rPr>
        <w:t>2.12(b)</w:t>
      </w:r>
      <w:r w:rsidRPr="00F12DB4">
        <w:rPr>
          <w:rFonts w:hint="eastAsia"/>
        </w:rPr>
        <w:t>中绿色节点的邻节点有</w:t>
      </w:r>
      <w:r w:rsidRPr="00F12DB4">
        <w:rPr>
          <w:rFonts w:hint="eastAsia"/>
        </w:rPr>
        <w:t>2</w:t>
      </w:r>
      <w:r w:rsidRPr="00F12DB4">
        <w:rPr>
          <w:rFonts w:hint="eastAsia"/>
        </w:rPr>
        <w:t>个，但同时存在某个节点有</w:t>
      </w:r>
      <w:r w:rsidRPr="00F12DB4">
        <w:rPr>
          <w:rFonts w:hint="eastAsia"/>
        </w:rPr>
        <w:t>5</w:t>
      </w:r>
      <w:r w:rsidRPr="00F12DB4">
        <w:rPr>
          <w:rFonts w:hint="eastAsia"/>
        </w:rPr>
        <w:t>个</w:t>
      </w:r>
      <w:proofErr w:type="gramStart"/>
      <w:r w:rsidRPr="00F12DB4">
        <w:rPr>
          <w:rFonts w:hint="eastAsia"/>
        </w:rPr>
        <w:t>邻</w:t>
      </w:r>
      <w:proofErr w:type="gramEnd"/>
      <w:r w:rsidRPr="00F12DB4">
        <w:rPr>
          <w:rFonts w:hint="eastAsia"/>
        </w:rPr>
        <w:t>节点的情况。欧式空间中的卷积操作实际上是用固定大小可学习的卷积核来抽取像素的特征，但由于图中节点的邻节点数量不固定，所以传统的卷积</w:t>
      </w:r>
      <w:proofErr w:type="gramStart"/>
      <w:r w:rsidRPr="00F12DB4">
        <w:rPr>
          <w:rFonts w:hint="eastAsia"/>
        </w:rPr>
        <w:t>核并不</w:t>
      </w:r>
      <w:proofErr w:type="gramEnd"/>
      <w:r w:rsidRPr="00F12DB4">
        <w:rPr>
          <w:rFonts w:hint="eastAsia"/>
        </w:rPr>
        <w:t>能满足图数据处理的需求。</w:t>
      </w:r>
    </w:p>
    <w:p w14:paraId="0B26A0A1" w14:textId="77777777" w:rsidR="004614F2" w:rsidRPr="00F12DB4" w:rsidRDefault="004614F2" w:rsidP="00F75E92">
      <w:pPr>
        <w:pStyle w:val="WSL-4"/>
        <w:ind w:firstLine="518"/>
      </w:pPr>
      <w:r w:rsidRPr="00F12DB4">
        <w:rPr>
          <w:rFonts w:hint="eastAsia"/>
        </w:rPr>
        <w:t>因此，图卷积神经网络的本质是提供了适用于图的可学习的卷积</w:t>
      </w:r>
      <w:proofErr w:type="gramStart"/>
      <w:r w:rsidRPr="00F12DB4">
        <w:rPr>
          <w:rFonts w:hint="eastAsia"/>
        </w:rPr>
        <w:t>核用于</w:t>
      </w:r>
      <w:proofErr w:type="gramEnd"/>
      <w:r w:rsidRPr="00F12DB4">
        <w:rPr>
          <w:rFonts w:hint="eastAsia"/>
        </w:rPr>
        <w:t>抽取</w:t>
      </w:r>
      <w:r w:rsidRPr="00F12DB4">
        <w:rPr>
          <w:rFonts w:hint="eastAsia"/>
        </w:rPr>
        <w:lastRenderedPageBreak/>
        <w:t>图上节点的特征。与上文提到的</w:t>
      </w:r>
      <w:r w:rsidRPr="00F12DB4">
        <w:rPr>
          <w:rFonts w:hint="eastAsia"/>
        </w:rPr>
        <w:t>GNN</w:t>
      </w:r>
      <w:r w:rsidRPr="00F12DB4">
        <w:rPr>
          <w:rFonts w:hint="eastAsia"/>
        </w:rPr>
        <w:t>相比，同样是结合</w:t>
      </w:r>
      <w:proofErr w:type="gramStart"/>
      <w:r w:rsidRPr="00F12DB4">
        <w:rPr>
          <w:rFonts w:hint="eastAsia"/>
        </w:rPr>
        <w:t>邻</w:t>
      </w:r>
      <w:proofErr w:type="gramEnd"/>
      <w:r w:rsidRPr="00F12DB4">
        <w:rPr>
          <w:rFonts w:hint="eastAsia"/>
        </w:rPr>
        <w:t>节点的状态信息来更新中心节点的状态，且同样具备局部输出函数</w:t>
      </w:r>
      <m:oMath>
        <m:r>
          <w:rPr>
            <w:rFonts w:ascii="Cambria Math" w:hAnsi="Cambria Math"/>
          </w:rPr>
          <m:t>g</m:t>
        </m:r>
      </m:oMath>
      <w:r w:rsidRPr="00F12DB4">
        <w:rPr>
          <w:rFonts w:hint="eastAsia"/>
        </w:rPr>
        <w:t>来完成更多的下游任务（如节点分类等）；不同的是，</w:t>
      </w:r>
      <w:r w:rsidRPr="00F12DB4">
        <w:rPr>
          <w:rFonts w:hint="eastAsia"/>
        </w:rPr>
        <w:t>GNN</w:t>
      </w:r>
      <w:r w:rsidRPr="00F12DB4">
        <w:rPr>
          <w:rFonts w:hint="eastAsia"/>
        </w:rPr>
        <w:t>通过多次循环迭代以达到节点的隐藏状态收敛的目的，每次迭代的参数（即状态更新函数</w:t>
      </w:r>
      <m:oMath>
        <m:r>
          <w:rPr>
            <w:rFonts w:ascii="Cambria Math" w:hAnsi="Cambria Math" w:hint="eastAsia"/>
          </w:rPr>
          <m:t>f</m:t>
        </m:r>
      </m:oMath>
      <w:r w:rsidRPr="00F12DB4">
        <w:rPr>
          <w:rFonts w:hint="eastAsia"/>
        </w:rPr>
        <w:t>）是全局共享的，而</w:t>
      </w:r>
      <w:r w:rsidRPr="00F12DB4">
        <w:rPr>
          <w:rFonts w:hint="eastAsia"/>
        </w:rPr>
        <w:t>GCN</w:t>
      </w:r>
      <w:r w:rsidRPr="00F12DB4">
        <w:rPr>
          <w:rFonts w:hint="eastAsia"/>
        </w:rPr>
        <w:t>则是以卷积的方式通过卷积层堆叠，不同的卷积层根据任务需要可以采用不同的参数，完成节点状态的更新。</w:t>
      </w:r>
    </w:p>
    <w:p w14:paraId="63ECF323" w14:textId="77777777" w:rsidR="004614F2" w:rsidRPr="00F12DB4" w:rsidRDefault="004614F2" w:rsidP="00AB43D1">
      <w:pPr>
        <w:pStyle w:val="WSL-4"/>
        <w:ind w:firstLineChars="0" w:firstLine="0"/>
        <w:jc w:val="center"/>
      </w:pPr>
      <w:r w:rsidRPr="00F12DB4">
        <w:rPr>
          <w:rFonts w:hint="eastAsia"/>
          <w:noProof/>
        </w:rPr>
        <w:drawing>
          <wp:inline distT="0" distB="0" distL="0" distR="0" wp14:anchorId="1350FAC0" wp14:editId="24B0416A">
            <wp:extent cx="5011346" cy="1963082"/>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2.12 卷积示例.png"/>
                    <pic:cNvPicPr/>
                  </pic:nvPicPr>
                  <pic:blipFill>
                    <a:blip r:embed="rId37">
                      <a:extLst>
                        <a:ext uri="{28A0092B-C50C-407E-A947-70E740481C1C}">
                          <a14:useLocalDpi xmlns:a14="http://schemas.microsoft.com/office/drawing/2010/main" val="0"/>
                        </a:ext>
                      </a:extLst>
                    </a:blip>
                    <a:stretch>
                      <a:fillRect/>
                    </a:stretch>
                  </pic:blipFill>
                  <pic:spPr>
                    <a:xfrm>
                      <a:off x="0" y="0"/>
                      <a:ext cx="5011346" cy="1963082"/>
                    </a:xfrm>
                    <a:prstGeom prst="rect">
                      <a:avLst/>
                    </a:prstGeom>
                  </pic:spPr>
                </pic:pic>
              </a:graphicData>
            </a:graphic>
          </wp:inline>
        </w:drawing>
      </w:r>
    </w:p>
    <w:p w14:paraId="14387DD4" w14:textId="77777777" w:rsidR="004614F2" w:rsidRPr="00A241F8" w:rsidRDefault="004614F2" w:rsidP="00AB43D1">
      <w:pPr>
        <w:pStyle w:val="WSL-6"/>
      </w:pPr>
      <w:bookmarkStart w:id="205" w:name="_Toc36925559"/>
      <w:bookmarkStart w:id="206" w:name="_Toc37080978"/>
      <w:r>
        <w:rPr>
          <w:rFonts w:hint="eastAsia"/>
        </w:rPr>
        <w:t>图</w:t>
      </w:r>
      <w:r>
        <w:rPr>
          <w:rFonts w:hint="eastAsia"/>
        </w:rPr>
        <w:t>2.12</w:t>
      </w:r>
      <w:r>
        <w:t xml:space="preserve"> </w:t>
      </w:r>
      <w:r>
        <w:rPr>
          <w:rFonts w:hint="eastAsia"/>
        </w:rPr>
        <w:t>卷积示例</w:t>
      </w:r>
      <w:bookmarkEnd w:id="205"/>
      <w:bookmarkEnd w:id="206"/>
    </w:p>
    <w:p w14:paraId="563FE802" w14:textId="2EC766A1" w:rsidR="004614F2" w:rsidRPr="006D3576" w:rsidRDefault="004614F2" w:rsidP="00821847">
      <w:pPr>
        <w:pStyle w:val="WSL-2"/>
        <w:numPr>
          <w:ilvl w:val="0"/>
          <w:numId w:val="0"/>
        </w:numPr>
      </w:pPr>
      <w:bookmarkStart w:id="207" w:name="_Toc37081041"/>
      <w:r>
        <w:rPr>
          <w:rFonts w:hint="eastAsia"/>
        </w:rPr>
        <w:t>2.</w:t>
      </w:r>
      <w:r>
        <w:t>6</w:t>
      </w:r>
      <w:r>
        <w:rPr>
          <w:rFonts w:hint="eastAsia"/>
        </w:rPr>
        <w:t>本章小结</w:t>
      </w:r>
      <w:bookmarkEnd w:id="207"/>
    </w:p>
    <w:p w14:paraId="6CB48531" w14:textId="0A33556C" w:rsidR="00272703" w:rsidRDefault="004614F2" w:rsidP="00F75E92">
      <w:pPr>
        <w:pStyle w:val="WSL-4"/>
        <w:ind w:firstLine="518"/>
      </w:pPr>
      <w:r>
        <w:rPr>
          <w:rFonts w:hint="eastAsia"/>
        </w:rPr>
        <w:t>本文的研究内容将深度学习与串行程序的并行性</w:t>
      </w:r>
      <w:r w:rsidR="00C21649">
        <w:rPr>
          <w:rFonts w:hint="eastAsia"/>
        </w:rPr>
        <w:t>识别</w:t>
      </w:r>
      <w:r>
        <w:rPr>
          <w:rFonts w:hint="eastAsia"/>
        </w:rPr>
        <w:t>相结合，为了使后续章节中的内容更加清晰易懂，本章除了对研究过程中使用到的编译工具、程序语义表示方法给出具体的说明外，在串行程序的并行性分析方面，简要解释了串行程序并行性分析的概念与意义，对串行程序并行性分析过程中重点关注的数据依赖关系与控制依赖关系的概念做了详细阐述，对程序的静态分析方法和动态分析方法进行了简要说明，并对现有的程序并行性分析工具做了分类罗列；在深度学习方面，重点介绍了后续实验过程中使用到的图神经网络</w:t>
      </w:r>
      <w:r w:rsidR="00C21649">
        <w:rPr>
          <w:rFonts w:hint="eastAsia"/>
        </w:rPr>
        <w:t>及图</w:t>
      </w:r>
      <w:r>
        <w:rPr>
          <w:rFonts w:hint="eastAsia"/>
        </w:rPr>
        <w:t>卷积神经网络的相关概念与理论。</w:t>
      </w:r>
    </w:p>
    <w:p w14:paraId="6CCA2B5F" w14:textId="77777777" w:rsidR="00272703" w:rsidRDefault="00272703">
      <w:pPr>
        <w:widowControl/>
        <w:jc w:val="left"/>
      </w:pPr>
      <w:r>
        <w:br w:type="page"/>
      </w:r>
    </w:p>
    <w:p w14:paraId="08F5C87B" w14:textId="57F66F34" w:rsidR="004614F2" w:rsidRDefault="004614F2" w:rsidP="00AB481A">
      <w:pPr>
        <w:pStyle w:val="WSL-1"/>
      </w:pPr>
      <w:bookmarkStart w:id="208" w:name="_Toc37081042"/>
      <w:r>
        <w:lastRenderedPageBreak/>
        <w:t>第</w:t>
      </w:r>
      <w:r>
        <w:rPr>
          <w:rFonts w:hint="eastAsia"/>
        </w:rPr>
        <w:t>3</w:t>
      </w:r>
      <w:r>
        <w:t>章</w:t>
      </w:r>
      <w:r>
        <w:t xml:space="preserve"> </w:t>
      </w:r>
      <w:r>
        <w:rPr>
          <w:rFonts w:hint="eastAsia"/>
        </w:rPr>
        <w:t>G</w:t>
      </w:r>
      <w:r>
        <w:t>FCPD</w:t>
      </w:r>
      <w:r>
        <w:rPr>
          <w:rFonts w:hint="eastAsia"/>
        </w:rPr>
        <w:t>的构造</w:t>
      </w:r>
      <w:bookmarkEnd w:id="208"/>
    </w:p>
    <w:p w14:paraId="1F5564E2" w14:textId="63542C20" w:rsidR="00AB43D1" w:rsidRDefault="004614F2" w:rsidP="00AB43D1">
      <w:pPr>
        <w:pStyle w:val="WSL-4"/>
        <w:ind w:firstLine="518"/>
      </w:pPr>
      <w:r w:rsidRPr="001D75E6">
        <w:rPr>
          <w:rFonts w:hint="eastAsia"/>
        </w:rPr>
        <w:t>所谓兵马未动，粮草先行。</w:t>
      </w:r>
      <w:r>
        <w:rPr>
          <w:rFonts w:hint="eastAsia"/>
        </w:rPr>
        <w:t>众所周知，在深度学习相关的研究中，</w:t>
      </w:r>
      <w:r>
        <w:rPr>
          <w:rFonts w:ascii="Segoe UI Emoji" w:hAnsi="Segoe UI Emoji"/>
          <w:color w:val="404040"/>
          <w:shd w:val="clear" w:color="auto" w:fill="FFFFFF"/>
        </w:rPr>
        <w:t>输出的质量取决于输入的质量</w:t>
      </w:r>
      <w:r>
        <w:rPr>
          <w:rFonts w:ascii="Segoe UI Emoji" w:hAnsi="Segoe UI Emoji" w:hint="eastAsia"/>
          <w:color w:val="404040"/>
          <w:shd w:val="clear" w:color="auto" w:fill="FFFFFF"/>
        </w:rPr>
        <w:t>，而</w:t>
      </w:r>
      <w:r>
        <w:rPr>
          <w:rFonts w:hint="eastAsia"/>
        </w:rPr>
        <w:t>数据作为深度学习模型的输入，在深度学习相关研究中的地位无异于粮草之于兵马。为了更好的将深度学习方法应用到串行程序的并行</w:t>
      </w:r>
      <w:r w:rsidR="00C671C2">
        <w:rPr>
          <w:rFonts w:hint="eastAsia"/>
        </w:rPr>
        <w:t>性识别</w:t>
      </w:r>
      <w:r>
        <w:rPr>
          <w:rFonts w:hint="eastAsia"/>
        </w:rPr>
        <w:t>的研究中来，本章</w:t>
      </w:r>
      <w:r w:rsidR="009F0897" w:rsidRPr="004C7875">
        <w:rPr>
          <w:rFonts w:hint="eastAsia"/>
          <w:color w:val="FF0000"/>
          <w:rPrChange w:id="209" w:author="User" w:date="2020-04-13T13:00:00Z">
            <w:rPr>
              <w:rFonts w:hint="eastAsia"/>
            </w:rPr>
          </w:rPrChange>
        </w:rPr>
        <w:t>提出并构造了</w:t>
      </w:r>
      <w:r w:rsidR="00745053" w:rsidRPr="00150C54">
        <w:rPr>
          <w:rFonts w:hint="eastAsia"/>
          <w:color w:val="FF0000"/>
          <w:rPrChange w:id="210" w:author="User" w:date="2020-04-13T12:23:00Z">
            <w:rPr>
              <w:rFonts w:hint="eastAsia"/>
            </w:rPr>
          </w:rPrChange>
        </w:rPr>
        <w:t>首个</w:t>
      </w:r>
      <w:r w:rsidR="00745053">
        <w:rPr>
          <w:rFonts w:hint="eastAsia"/>
        </w:rPr>
        <w:t>适用于串行程序并行性识别任务的深度学习</w:t>
      </w:r>
      <w:proofErr w:type="gramStart"/>
      <w:r w:rsidR="00745053">
        <w:rPr>
          <w:rFonts w:hint="eastAsia"/>
        </w:rPr>
        <w:t>图数据</w:t>
      </w:r>
      <w:proofErr w:type="gramEnd"/>
      <w:r w:rsidR="00745053">
        <w:rPr>
          <w:rFonts w:hint="eastAsia"/>
        </w:rPr>
        <w:t>集</w:t>
      </w:r>
      <w:r w:rsidR="00711AA3">
        <w:rPr>
          <w:rFonts w:hint="eastAsia"/>
        </w:rPr>
        <w:t>G</w:t>
      </w:r>
      <w:r w:rsidR="00711AA3">
        <w:t>FCPD</w:t>
      </w:r>
      <w:r w:rsidR="00711AA3">
        <w:rPr>
          <w:rFonts w:hint="eastAsia"/>
        </w:rPr>
        <w:t>(Graph</w:t>
      </w:r>
      <w:r w:rsidR="00711AA3">
        <w:t>s For C</w:t>
      </w:r>
      <w:r w:rsidR="00711AA3">
        <w:rPr>
          <w:rFonts w:hint="eastAsia"/>
        </w:rPr>
        <w:t>ode</w:t>
      </w:r>
      <w:r w:rsidR="00711AA3">
        <w:t xml:space="preserve"> </w:t>
      </w:r>
      <w:r w:rsidR="00711AA3">
        <w:rPr>
          <w:rFonts w:hint="eastAsia"/>
        </w:rPr>
        <w:t>Parallelism</w:t>
      </w:r>
      <w:r w:rsidR="00711AA3">
        <w:t xml:space="preserve"> Discovery</w:t>
      </w:r>
      <w:r w:rsidR="00711AA3">
        <w:rPr>
          <w:rFonts w:hint="eastAsia"/>
        </w:rPr>
        <w:t>)</w:t>
      </w:r>
      <w:r w:rsidR="00711AA3">
        <w:rPr>
          <w:rFonts w:hint="eastAsia"/>
        </w:rPr>
        <w:t>。</w:t>
      </w:r>
      <w:r w:rsidR="00711AA3">
        <w:rPr>
          <w:rFonts w:hint="eastAsia"/>
        </w:rPr>
        <w:t>GFCPD</w:t>
      </w:r>
      <w:r w:rsidR="00711AA3">
        <w:rPr>
          <w:rFonts w:hint="eastAsia"/>
        </w:rPr>
        <w:t>是</w:t>
      </w:r>
      <w:r w:rsidR="009F0897">
        <w:rPr>
          <w:rFonts w:hint="eastAsia"/>
        </w:rPr>
        <w:t>一个全新的、</w:t>
      </w:r>
      <w:r w:rsidR="008B18BB">
        <w:rPr>
          <w:rFonts w:hint="eastAsia"/>
        </w:rPr>
        <w:t>基于</w:t>
      </w:r>
      <w:r w:rsidR="008B18BB">
        <w:rPr>
          <w:rFonts w:hint="eastAsia"/>
        </w:rPr>
        <w:t>XFG</w:t>
      </w:r>
      <w:r w:rsidR="008B18BB">
        <w:rPr>
          <w:rFonts w:hint="eastAsia"/>
        </w:rPr>
        <w:t>的通用</w:t>
      </w:r>
      <w:proofErr w:type="gramStart"/>
      <w:r w:rsidR="009F0897">
        <w:rPr>
          <w:rFonts w:hint="eastAsia"/>
        </w:rPr>
        <w:t>图数据</w:t>
      </w:r>
      <w:proofErr w:type="gramEnd"/>
      <w:r w:rsidR="009F0897">
        <w:rPr>
          <w:rFonts w:hint="eastAsia"/>
        </w:rPr>
        <w:t>集</w:t>
      </w:r>
      <w:del w:id="211" w:author="User" w:date="2020-04-13T13:00:00Z">
        <w:r w:rsidR="009F0897" w:rsidDel="004C7875">
          <w:rPr>
            <w:rFonts w:hint="eastAsia"/>
          </w:rPr>
          <w:delText>，</w:delText>
        </w:r>
      </w:del>
      <w:ins w:id="212" w:author="User" w:date="2020-04-13T13:00:00Z">
        <w:r w:rsidR="004C7875">
          <w:rPr>
            <w:rFonts w:hint="eastAsia"/>
          </w:rPr>
          <w:t>。</w:t>
        </w:r>
      </w:ins>
      <w:r w:rsidR="00711AA3">
        <w:rPr>
          <w:rFonts w:hint="eastAsia"/>
        </w:rPr>
        <w:t>本章详细介绍了其构造过程中数据搜集、数据提取、数据标注以及</w:t>
      </w:r>
      <w:r w:rsidR="00711AA3">
        <w:rPr>
          <w:rFonts w:hint="eastAsia"/>
        </w:rPr>
        <w:t>XFG</w:t>
      </w:r>
      <w:r w:rsidR="00711AA3">
        <w:rPr>
          <w:rFonts w:hint="eastAsia"/>
        </w:rPr>
        <w:t>的生成四大阶段，并对其规模进行了论证和说明。</w:t>
      </w:r>
      <w:r>
        <w:rPr>
          <w:rFonts w:hint="eastAsia"/>
        </w:rPr>
        <w:t>在</w:t>
      </w:r>
      <w:r w:rsidR="00711AA3">
        <w:rPr>
          <w:rFonts w:hint="eastAsia"/>
        </w:rPr>
        <w:t>开始接下来的几个小节</w:t>
      </w:r>
      <w:r>
        <w:rPr>
          <w:rFonts w:hint="eastAsia"/>
        </w:rPr>
        <w:t>之前，为了避免下文叙述中的逻辑混乱，</w:t>
      </w:r>
      <w:r w:rsidR="000F1D94">
        <w:rPr>
          <w:rFonts w:hint="eastAsia"/>
        </w:rPr>
        <w:t>需要</w:t>
      </w:r>
      <w:r>
        <w:rPr>
          <w:rFonts w:hint="eastAsia"/>
        </w:rPr>
        <w:t>提前对本章工作的文件夹目录结构做如图</w:t>
      </w:r>
      <w:r>
        <w:rPr>
          <w:rFonts w:hint="eastAsia"/>
        </w:rPr>
        <w:t>3.1</w:t>
      </w:r>
      <w:r>
        <w:rPr>
          <w:rFonts w:hint="eastAsia"/>
        </w:rPr>
        <w:t>说明。</w:t>
      </w:r>
    </w:p>
    <w:p w14:paraId="48CB872E" w14:textId="75BAEE50" w:rsidR="004614F2" w:rsidRDefault="004614F2" w:rsidP="00AB43D1">
      <w:pPr>
        <w:pStyle w:val="WSL-4"/>
        <w:ind w:firstLine="518"/>
        <w:jc w:val="center"/>
      </w:pPr>
      <w:r>
        <w:rPr>
          <w:noProof/>
        </w:rPr>
        <w:drawing>
          <wp:inline distT="0" distB="0" distL="0" distR="0" wp14:anchorId="14D46C9F" wp14:editId="3457CFC0">
            <wp:extent cx="5274310" cy="2367280"/>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3.1目录结构.PNG"/>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274310" cy="2367280"/>
                    </a:xfrm>
                    <a:prstGeom prst="rect">
                      <a:avLst/>
                    </a:prstGeom>
                  </pic:spPr>
                </pic:pic>
              </a:graphicData>
            </a:graphic>
          </wp:inline>
        </w:drawing>
      </w:r>
    </w:p>
    <w:p w14:paraId="430DCE6C" w14:textId="7CCC1C93" w:rsidR="004614F2" w:rsidRPr="001D75E6" w:rsidRDefault="004614F2" w:rsidP="00AB43D1">
      <w:pPr>
        <w:pStyle w:val="WSL-6"/>
      </w:pPr>
      <w:bookmarkStart w:id="213" w:name="_Toc36925560"/>
      <w:bookmarkStart w:id="214" w:name="_Toc37080979"/>
      <w:r>
        <w:rPr>
          <w:rFonts w:hint="eastAsia"/>
        </w:rPr>
        <w:t>图</w:t>
      </w:r>
      <w:r>
        <w:rPr>
          <w:rFonts w:hint="eastAsia"/>
        </w:rPr>
        <w:t>3.1</w:t>
      </w:r>
      <w:r w:rsidR="00E04CF8">
        <w:t xml:space="preserve"> </w:t>
      </w:r>
      <w:r w:rsidR="00062D91">
        <w:rPr>
          <w:rFonts w:hint="eastAsia"/>
        </w:rPr>
        <w:t>第</w:t>
      </w:r>
      <w:r w:rsidR="00062D91">
        <w:rPr>
          <w:rFonts w:hint="eastAsia"/>
        </w:rPr>
        <w:t>3</w:t>
      </w:r>
      <w:r w:rsidR="00062D91">
        <w:rPr>
          <w:rFonts w:hint="eastAsia"/>
        </w:rPr>
        <w:t>章</w:t>
      </w:r>
      <w:r>
        <w:rPr>
          <w:rFonts w:hint="eastAsia"/>
        </w:rPr>
        <w:t>工作目录结构说明</w:t>
      </w:r>
      <w:bookmarkEnd w:id="213"/>
      <w:bookmarkEnd w:id="214"/>
    </w:p>
    <w:p w14:paraId="03B4CF7E" w14:textId="2B465F61" w:rsidR="004614F2" w:rsidRDefault="004614F2" w:rsidP="00272703">
      <w:pPr>
        <w:pStyle w:val="WSL-2"/>
        <w:numPr>
          <w:ilvl w:val="0"/>
          <w:numId w:val="0"/>
        </w:numPr>
      </w:pPr>
      <w:bookmarkStart w:id="215" w:name="_Toc37081043"/>
      <w:r>
        <w:rPr>
          <w:rFonts w:hint="eastAsia"/>
        </w:rPr>
        <w:t>3.1</w:t>
      </w:r>
      <w:r>
        <w:rPr>
          <w:rFonts w:hint="eastAsia"/>
        </w:rPr>
        <w:t>数据搜集</w:t>
      </w:r>
      <w:bookmarkEnd w:id="215"/>
    </w:p>
    <w:p w14:paraId="4A88C879" w14:textId="77777777" w:rsidR="004614F2" w:rsidRDefault="004614F2" w:rsidP="00F75E92">
      <w:pPr>
        <w:pStyle w:val="WSL-4"/>
        <w:ind w:firstLine="518"/>
      </w:pPr>
      <w:r w:rsidRPr="00E53E6C">
        <w:rPr>
          <w:rFonts w:hint="eastAsia"/>
        </w:rPr>
        <w:t>数据搜集</w:t>
      </w:r>
      <w:r>
        <w:rPr>
          <w:rFonts w:hint="eastAsia"/>
        </w:rPr>
        <w:t>是</w:t>
      </w:r>
      <w:r>
        <w:rPr>
          <w:rFonts w:hint="eastAsia"/>
        </w:rPr>
        <w:t>G</w:t>
      </w:r>
      <w:r>
        <w:t>FCPD</w:t>
      </w:r>
      <w:r w:rsidRPr="00E53E6C">
        <w:rPr>
          <w:rFonts w:hint="eastAsia"/>
        </w:rPr>
        <w:t>数据集构造</w:t>
      </w:r>
      <w:r>
        <w:rPr>
          <w:rFonts w:hint="eastAsia"/>
        </w:rPr>
        <w:t>的先导工作，为了使本数据集以及接下来基于本数据集所做的相关研究具备普适性和可靠性，数据搜集工作主要分为基准测试程序、现有数学运算程序库和一般程序三个方面进行。本小节接下来的内容将对上述过程搜集到的数据做详细介绍，在此之前需要说明的是，上述过程中搜集的代码均为</w:t>
      </w:r>
      <w:r>
        <w:rPr>
          <w:rFonts w:hint="eastAsia"/>
        </w:rPr>
        <w:t>C/C++</w:t>
      </w:r>
      <w:r>
        <w:rPr>
          <w:rFonts w:hint="eastAsia"/>
        </w:rPr>
        <w:t>语言编写的串行版本代码，按照类别分别存储在</w:t>
      </w:r>
      <w:proofErr w:type="spellStart"/>
      <w:r>
        <w:rPr>
          <w:rFonts w:hint="eastAsia"/>
        </w:rPr>
        <w:t>source</w:t>
      </w:r>
      <w:r>
        <w:t>_code</w:t>
      </w:r>
      <w:proofErr w:type="spellEnd"/>
      <w:r>
        <w:rPr>
          <w:rFonts w:hint="eastAsia"/>
        </w:rPr>
        <w:t>文件夹中。</w:t>
      </w:r>
    </w:p>
    <w:p w14:paraId="7C7FB088" w14:textId="5F786C34" w:rsidR="004614F2" w:rsidRPr="00C84873" w:rsidRDefault="00CD7F5B" w:rsidP="004C5752">
      <w:pPr>
        <w:pStyle w:val="WSL-4"/>
        <w:ind w:firstLineChars="0" w:firstLine="0"/>
      </w:pPr>
      <w:r>
        <w:rPr>
          <w:rFonts w:hint="eastAsia"/>
        </w:rPr>
        <w:t>(</w:t>
      </w:r>
      <w:r>
        <w:t>1)</w:t>
      </w:r>
      <w:r w:rsidR="004614F2">
        <w:rPr>
          <w:rFonts w:hint="eastAsia"/>
        </w:rPr>
        <w:t>基准测试程序</w:t>
      </w:r>
    </w:p>
    <w:p w14:paraId="49A444CC" w14:textId="77777777" w:rsidR="004614F2" w:rsidRDefault="004614F2" w:rsidP="00F75E92">
      <w:pPr>
        <w:pStyle w:val="WSL-4"/>
        <w:ind w:firstLine="518"/>
      </w:pPr>
      <w:r>
        <w:rPr>
          <w:rFonts w:hint="eastAsia"/>
        </w:rPr>
        <w:t>基准测试程序部分主要考虑了在大多数程序并行性相关研究中均有使用的利弗莫尔循环</w:t>
      </w:r>
      <w:r>
        <w:rPr>
          <w:rFonts w:hint="eastAsia"/>
        </w:rPr>
        <w:t>(Liverm</w:t>
      </w:r>
      <w:r>
        <w:t xml:space="preserve">ore </w:t>
      </w:r>
      <w:r>
        <w:rPr>
          <w:rFonts w:hint="eastAsia"/>
        </w:rPr>
        <w:t>loops</w:t>
      </w:r>
      <w:r>
        <w:t>)</w:t>
      </w:r>
      <w:r>
        <w:rPr>
          <w:rFonts w:hint="eastAsia"/>
        </w:rPr>
        <w:t>和</w:t>
      </w:r>
      <w:r w:rsidRPr="00896DD8">
        <w:rPr>
          <w:rFonts w:hint="eastAsia"/>
        </w:rPr>
        <w:t>NAS</w:t>
      </w:r>
      <w:r w:rsidRPr="00896DD8">
        <w:rPr>
          <w:rFonts w:hint="eastAsia"/>
        </w:rPr>
        <w:t>并行基准测试程序</w:t>
      </w:r>
      <w:r>
        <w:rPr>
          <w:rFonts w:hint="eastAsia"/>
        </w:rPr>
        <w:t>(NPB)</w:t>
      </w:r>
      <w:r>
        <w:rPr>
          <w:rFonts w:hint="eastAsia"/>
        </w:rPr>
        <w:t>。其中，</w:t>
      </w:r>
      <w:r>
        <w:rPr>
          <w:rFonts w:hint="eastAsia"/>
        </w:rPr>
        <w:t>Livermore</w:t>
      </w:r>
      <w:r>
        <w:t xml:space="preserve"> </w:t>
      </w:r>
      <w:r>
        <w:rPr>
          <w:rFonts w:hint="eastAsia"/>
        </w:rPr>
        <w:t>loops</w:t>
      </w:r>
      <w:r w:rsidRPr="00846D44">
        <w:t>是由</w:t>
      </w:r>
      <w:r w:rsidRPr="00846D44">
        <w:t>Francis H. McMahon</w:t>
      </w:r>
      <w:r w:rsidRPr="00846D44">
        <w:t>从劳伦斯利弗莫尔国家实验室的计算机上运行的</w:t>
      </w:r>
      <w:r w:rsidRPr="00846D44">
        <w:lastRenderedPageBreak/>
        <w:t>科学源代码</w:t>
      </w:r>
      <w:r>
        <w:rPr>
          <w:rFonts w:hint="eastAsia"/>
        </w:rPr>
        <w:t>中</w:t>
      </w:r>
      <w:r w:rsidRPr="00846D44">
        <w:t>创建的。它由</w:t>
      </w:r>
      <w:r w:rsidRPr="00846D44">
        <w:t>24</w:t>
      </w:r>
      <w:r w:rsidRPr="00846D44">
        <w:t>个循环组成</w:t>
      </w:r>
      <w:r>
        <w:rPr>
          <w:rFonts w:hint="eastAsia"/>
        </w:rPr>
        <w:t>（详见表</w:t>
      </w:r>
      <w:r>
        <w:rPr>
          <w:rFonts w:hint="eastAsia"/>
        </w:rPr>
        <w:t>3.1</w:t>
      </w:r>
      <w:r>
        <w:rPr>
          <w:rFonts w:hint="eastAsia"/>
        </w:rPr>
        <w:t>），</w:t>
      </w:r>
      <w:r w:rsidRPr="00846D44">
        <w:t>每个循环运行一个数学核</w:t>
      </w:r>
      <w:r>
        <w:rPr>
          <w:rFonts w:hint="eastAsia"/>
        </w:rPr>
        <w:t>。</w:t>
      </w:r>
      <w:r w:rsidRPr="00846D44">
        <w:t>该基准于</w:t>
      </w:r>
      <w:r w:rsidRPr="00846D44">
        <w:t>1986</w:t>
      </w:r>
      <w:r w:rsidRPr="00846D44">
        <w:t>年发布</w:t>
      </w:r>
      <w:r>
        <w:rPr>
          <w:rFonts w:hint="eastAsia"/>
        </w:rPr>
        <w:t>了</w:t>
      </w:r>
      <w:r w:rsidRPr="00846D44">
        <w:t>Fortran</w:t>
      </w:r>
      <w:r>
        <w:rPr>
          <w:rFonts w:hint="eastAsia"/>
        </w:rPr>
        <w:t>版本</w:t>
      </w:r>
      <w:r w:rsidRPr="00846D44">
        <w:t>，但后来被移植到许多编程语言中</w:t>
      </w:r>
      <w:r>
        <w:rPr>
          <w:rFonts w:hint="eastAsia"/>
        </w:rPr>
        <w:t>。</w:t>
      </w:r>
    </w:p>
    <w:p w14:paraId="3DF01575" w14:textId="0DA3396A" w:rsidR="004614F2" w:rsidRDefault="004614F2" w:rsidP="00AB43D1">
      <w:pPr>
        <w:pStyle w:val="WSl-8"/>
      </w:pPr>
      <w:bookmarkStart w:id="216" w:name="_Toc37080848"/>
      <w:r>
        <w:rPr>
          <w:rFonts w:hint="eastAsia"/>
        </w:rPr>
        <w:t>表</w:t>
      </w:r>
      <w:r>
        <w:rPr>
          <w:rFonts w:hint="eastAsia"/>
        </w:rPr>
        <w:t>3.1</w:t>
      </w:r>
      <w:r w:rsidR="00986074">
        <w:t xml:space="preserve"> </w:t>
      </w:r>
      <w:proofErr w:type="spellStart"/>
      <w:r>
        <w:rPr>
          <w:rFonts w:hint="eastAsia"/>
        </w:rPr>
        <w:t>livermo</w:t>
      </w:r>
      <w:proofErr w:type="spellEnd"/>
      <w:r>
        <w:rPr>
          <w:rFonts w:hint="eastAsia"/>
        </w:rPr>
        <w:t>循环详情表</w:t>
      </w:r>
      <w:bookmarkEnd w:id="216"/>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851"/>
        <w:gridCol w:w="6237"/>
      </w:tblGrid>
      <w:tr w:rsidR="004614F2" w14:paraId="1060D6F6" w14:textId="77777777" w:rsidTr="00F62D31">
        <w:trPr>
          <w:jc w:val="center"/>
        </w:trPr>
        <w:tc>
          <w:tcPr>
            <w:tcW w:w="851" w:type="dxa"/>
            <w:tcBorders>
              <w:top w:val="single" w:sz="8" w:space="0" w:color="auto"/>
              <w:bottom w:val="single" w:sz="8" w:space="0" w:color="auto"/>
            </w:tcBorders>
            <w:vAlign w:val="center"/>
          </w:tcPr>
          <w:p w14:paraId="3E74110E" w14:textId="77777777" w:rsidR="004614F2" w:rsidRPr="00BF1117" w:rsidRDefault="004614F2" w:rsidP="00AB43D1">
            <w:pPr>
              <w:jc w:val="center"/>
              <w:rPr>
                <w:sz w:val="24"/>
              </w:rPr>
            </w:pPr>
            <w:r w:rsidRPr="00BF1117">
              <w:rPr>
                <w:rFonts w:hint="eastAsia"/>
                <w:sz w:val="24"/>
              </w:rPr>
              <w:t>序号</w:t>
            </w:r>
          </w:p>
        </w:tc>
        <w:tc>
          <w:tcPr>
            <w:tcW w:w="6237" w:type="dxa"/>
            <w:tcBorders>
              <w:top w:val="single" w:sz="8" w:space="0" w:color="auto"/>
              <w:bottom w:val="single" w:sz="8" w:space="0" w:color="auto"/>
            </w:tcBorders>
            <w:vAlign w:val="center"/>
          </w:tcPr>
          <w:p w14:paraId="05BF20FA" w14:textId="77777777" w:rsidR="004614F2" w:rsidRPr="00BF1117" w:rsidRDefault="004614F2" w:rsidP="00AB43D1">
            <w:pPr>
              <w:jc w:val="center"/>
              <w:rPr>
                <w:sz w:val="24"/>
              </w:rPr>
            </w:pPr>
            <w:r w:rsidRPr="00BF1117">
              <w:rPr>
                <w:rFonts w:hint="eastAsia"/>
                <w:sz w:val="24"/>
              </w:rPr>
              <w:t>数学核</w:t>
            </w:r>
          </w:p>
        </w:tc>
      </w:tr>
      <w:tr w:rsidR="004614F2" w14:paraId="40218181" w14:textId="77777777" w:rsidTr="00F62D31">
        <w:trPr>
          <w:trHeight w:val="340"/>
          <w:jc w:val="center"/>
        </w:trPr>
        <w:tc>
          <w:tcPr>
            <w:tcW w:w="851" w:type="dxa"/>
            <w:tcBorders>
              <w:top w:val="single" w:sz="8" w:space="0" w:color="auto"/>
            </w:tcBorders>
            <w:vAlign w:val="center"/>
          </w:tcPr>
          <w:p w14:paraId="6E23616C" w14:textId="77777777" w:rsidR="004614F2" w:rsidRPr="00BF1117" w:rsidRDefault="004614F2" w:rsidP="00AB43D1">
            <w:pPr>
              <w:jc w:val="center"/>
              <w:rPr>
                <w:rFonts w:ascii="宋体" w:hAnsi="宋体"/>
                <w:sz w:val="24"/>
              </w:rPr>
            </w:pPr>
            <w:r w:rsidRPr="00BF1117">
              <w:rPr>
                <w:rFonts w:ascii="宋体" w:hAnsi="宋体" w:hint="eastAsia"/>
                <w:sz w:val="24"/>
              </w:rPr>
              <w:t>1</w:t>
            </w:r>
          </w:p>
        </w:tc>
        <w:tc>
          <w:tcPr>
            <w:tcW w:w="6237" w:type="dxa"/>
            <w:tcBorders>
              <w:top w:val="single" w:sz="8" w:space="0" w:color="auto"/>
            </w:tcBorders>
            <w:vAlign w:val="center"/>
          </w:tcPr>
          <w:p w14:paraId="5E5D6611"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Hydro fragment</w:t>
            </w:r>
          </w:p>
        </w:tc>
      </w:tr>
      <w:tr w:rsidR="004614F2" w:rsidRPr="00AB43D1" w14:paraId="5A6C042D" w14:textId="77777777" w:rsidTr="00F62D31">
        <w:trPr>
          <w:trHeight w:val="340"/>
          <w:jc w:val="center"/>
        </w:trPr>
        <w:tc>
          <w:tcPr>
            <w:tcW w:w="851" w:type="dxa"/>
            <w:vAlign w:val="center"/>
          </w:tcPr>
          <w:p w14:paraId="6071F7D8" w14:textId="77777777" w:rsidR="004614F2" w:rsidRPr="00BF1117" w:rsidRDefault="004614F2" w:rsidP="00AB43D1">
            <w:pPr>
              <w:jc w:val="center"/>
              <w:rPr>
                <w:rFonts w:ascii="宋体" w:hAnsi="宋体"/>
                <w:sz w:val="24"/>
              </w:rPr>
            </w:pPr>
            <w:r w:rsidRPr="00BF1117">
              <w:rPr>
                <w:rFonts w:ascii="宋体" w:hAnsi="宋体" w:hint="eastAsia"/>
                <w:sz w:val="24"/>
              </w:rPr>
              <w:t>2</w:t>
            </w:r>
          </w:p>
        </w:tc>
        <w:tc>
          <w:tcPr>
            <w:tcW w:w="6237" w:type="dxa"/>
            <w:vAlign w:val="center"/>
          </w:tcPr>
          <w:p w14:paraId="0F3E0C56"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ICCG excerpt (Incomplete Cholesky Conjugate Gradient)</w:t>
            </w:r>
          </w:p>
        </w:tc>
      </w:tr>
      <w:tr w:rsidR="004614F2" w14:paraId="1E05B897" w14:textId="77777777" w:rsidTr="00F62D31">
        <w:trPr>
          <w:trHeight w:val="340"/>
          <w:jc w:val="center"/>
        </w:trPr>
        <w:tc>
          <w:tcPr>
            <w:tcW w:w="851" w:type="dxa"/>
            <w:vAlign w:val="center"/>
          </w:tcPr>
          <w:p w14:paraId="7CE91061" w14:textId="77777777" w:rsidR="004614F2" w:rsidRPr="00BF1117" w:rsidRDefault="004614F2" w:rsidP="00AB43D1">
            <w:pPr>
              <w:jc w:val="center"/>
              <w:rPr>
                <w:rFonts w:ascii="宋体" w:hAnsi="宋体"/>
                <w:sz w:val="24"/>
              </w:rPr>
            </w:pPr>
            <w:r w:rsidRPr="00BF1117">
              <w:rPr>
                <w:rFonts w:ascii="宋体" w:hAnsi="宋体" w:hint="eastAsia"/>
                <w:sz w:val="24"/>
              </w:rPr>
              <w:t>3</w:t>
            </w:r>
          </w:p>
        </w:tc>
        <w:tc>
          <w:tcPr>
            <w:tcW w:w="6237" w:type="dxa"/>
            <w:vAlign w:val="center"/>
          </w:tcPr>
          <w:p w14:paraId="142657DF"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Inner product</w:t>
            </w:r>
          </w:p>
        </w:tc>
      </w:tr>
      <w:tr w:rsidR="004614F2" w14:paraId="7BA6C09B" w14:textId="77777777" w:rsidTr="00F62D31">
        <w:trPr>
          <w:trHeight w:val="340"/>
          <w:jc w:val="center"/>
        </w:trPr>
        <w:tc>
          <w:tcPr>
            <w:tcW w:w="851" w:type="dxa"/>
            <w:vAlign w:val="center"/>
          </w:tcPr>
          <w:p w14:paraId="5C8743A2" w14:textId="77777777" w:rsidR="004614F2" w:rsidRPr="00BF1117" w:rsidRDefault="004614F2" w:rsidP="00AB43D1">
            <w:pPr>
              <w:jc w:val="center"/>
              <w:rPr>
                <w:rFonts w:ascii="宋体" w:hAnsi="宋体"/>
                <w:sz w:val="24"/>
              </w:rPr>
            </w:pPr>
            <w:r w:rsidRPr="00BF1117">
              <w:rPr>
                <w:rFonts w:ascii="宋体" w:hAnsi="宋体" w:hint="eastAsia"/>
                <w:sz w:val="24"/>
              </w:rPr>
              <w:t>4</w:t>
            </w:r>
          </w:p>
        </w:tc>
        <w:tc>
          <w:tcPr>
            <w:tcW w:w="6237" w:type="dxa"/>
            <w:vAlign w:val="center"/>
          </w:tcPr>
          <w:p w14:paraId="4C3A8254"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Banded linear equations</w:t>
            </w:r>
          </w:p>
        </w:tc>
      </w:tr>
      <w:tr w:rsidR="004614F2" w14:paraId="76129378" w14:textId="77777777" w:rsidTr="00F62D31">
        <w:trPr>
          <w:trHeight w:val="340"/>
          <w:jc w:val="center"/>
        </w:trPr>
        <w:tc>
          <w:tcPr>
            <w:tcW w:w="851" w:type="dxa"/>
            <w:vAlign w:val="center"/>
          </w:tcPr>
          <w:p w14:paraId="4737F052" w14:textId="77777777" w:rsidR="004614F2" w:rsidRPr="00BF1117" w:rsidRDefault="004614F2" w:rsidP="00AB43D1">
            <w:pPr>
              <w:jc w:val="center"/>
              <w:rPr>
                <w:rFonts w:ascii="宋体" w:hAnsi="宋体"/>
                <w:sz w:val="24"/>
              </w:rPr>
            </w:pPr>
            <w:r w:rsidRPr="00BF1117">
              <w:rPr>
                <w:rFonts w:ascii="宋体" w:hAnsi="宋体" w:hint="eastAsia"/>
                <w:sz w:val="24"/>
              </w:rPr>
              <w:t>5</w:t>
            </w:r>
          </w:p>
        </w:tc>
        <w:tc>
          <w:tcPr>
            <w:tcW w:w="6237" w:type="dxa"/>
            <w:vAlign w:val="center"/>
          </w:tcPr>
          <w:p w14:paraId="480B56ED"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Tri-diagonal elimination, below diagonal</w:t>
            </w:r>
          </w:p>
        </w:tc>
      </w:tr>
      <w:tr w:rsidR="004614F2" w14:paraId="00814040" w14:textId="77777777" w:rsidTr="00F62D31">
        <w:trPr>
          <w:trHeight w:val="340"/>
          <w:jc w:val="center"/>
        </w:trPr>
        <w:tc>
          <w:tcPr>
            <w:tcW w:w="851" w:type="dxa"/>
            <w:vAlign w:val="center"/>
          </w:tcPr>
          <w:p w14:paraId="41B04679" w14:textId="77777777" w:rsidR="004614F2" w:rsidRPr="00BF1117" w:rsidRDefault="004614F2" w:rsidP="00AB43D1">
            <w:pPr>
              <w:jc w:val="center"/>
              <w:rPr>
                <w:rFonts w:ascii="宋体" w:hAnsi="宋体"/>
                <w:sz w:val="24"/>
              </w:rPr>
            </w:pPr>
            <w:r w:rsidRPr="00BF1117">
              <w:rPr>
                <w:rFonts w:ascii="宋体" w:hAnsi="宋体" w:hint="eastAsia"/>
                <w:sz w:val="24"/>
              </w:rPr>
              <w:t>6</w:t>
            </w:r>
          </w:p>
        </w:tc>
        <w:tc>
          <w:tcPr>
            <w:tcW w:w="6237" w:type="dxa"/>
            <w:vAlign w:val="center"/>
          </w:tcPr>
          <w:p w14:paraId="228C6EBE"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General linear recurrence equations</w:t>
            </w:r>
          </w:p>
        </w:tc>
      </w:tr>
      <w:tr w:rsidR="004614F2" w14:paraId="487F5423" w14:textId="77777777" w:rsidTr="00F62D31">
        <w:trPr>
          <w:trHeight w:val="340"/>
          <w:jc w:val="center"/>
        </w:trPr>
        <w:tc>
          <w:tcPr>
            <w:tcW w:w="851" w:type="dxa"/>
            <w:vAlign w:val="center"/>
          </w:tcPr>
          <w:p w14:paraId="798A86D4" w14:textId="77777777" w:rsidR="004614F2" w:rsidRPr="00BF1117" w:rsidRDefault="004614F2" w:rsidP="00AB43D1">
            <w:pPr>
              <w:jc w:val="center"/>
              <w:rPr>
                <w:rFonts w:ascii="宋体" w:hAnsi="宋体"/>
                <w:sz w:val="24"/>
              </w:rPr>
            </w:pPr>
            <w:r w:rsidRPr="00BF1117">
              <w:rPr>
                <w:rFonts w:ascii="宋体" w:hAnsi="宋体" w:hint="eastAsia"/>
                <w:sz w:val="24"/>
              </w:rPr>
              <w:t>7</w:t>
            </w:r>
          </w:p>
        </w:tc>
        <w:tc>
          <w:tcPr>
            <w:tcW w:w="6237" w:type="dxa"/>
            <w:vAlign w:val="center"/>
          </w:tcPr>
          <w:p w14:paraId="526359F8"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Equation of state fragment</w:t>
            </w:r>
          </w:p>
        </w:tc>
      </w:tr>
      <w:tr w:rsidR="004614F2" w14:paraId="6C0DA34A" w14:textId="77777777" w:rsidTr="00F62D31">
        <w:trPr>
          <w:trHeight w:val="340"/>
          <w:jc w:val="center"/>
        </w:trPr>
        <w:tc>
          <w:tcPr>
            <w:tcW w:w="851" w:type="dxa"/>
            <w:vAlign w:val="center"/>
          </w:tcPr>
          <w:p w14:paraId="57CBA2C6" w14:textId="77777777" w:rsidR="004614F2" w:rsidRPr="00BF1117" w:rsidRDefault="004614F2" w:rsidP="00AB43D1">
            <w:pPr>
              <w:jc w:val="center"/>
              <w:rPr>
                <w:rFonts w:ascii="宋体" w:hAnsi="宋体"/>
                <w:sz w:val="24"/>
              </w:rPr>
            </w:pPr>
            <w:r w:rsidRPr="00BF1117">
              <w:rPr>
                <w:rFonts w:ascii="宋体" w:hAnsi="宋体" w:hint="eastAsia"/>
                <w:sz w:val="24"/>
              </w:rPr>
              <w:t>8</w:t>
            </w:r>
          </w:p>
        </w:tc>
        <w:tc>
          <w:tcPr>
            <w:tcW w:w="6237" w:type="dxa"/>
            <w:vAlign w:val="center"/>
          </w:tcPr>
          <w:p w14:paraId="3A305A86"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ADI integration</w:t>
            </w:r>
          </w:p>
        </w:tc>
      </w:tr>
      <w:tr w:rsidR="004614F2" w14:paraId="1B82BD93" w14:textId="77777777" w:rsidTr="00F62D31">
        <w:trPr>
          <w:trHeight w:val="340"/>
          <w:jc w:val="center"/>
        </w:trPr>
        <w:tc>
          <w:tcPr>
            <w:tcW w:w="851" w:type="dxa"/>
            <w:vAlign w:val="center"/>
          </w:tcPr>
          <w:p w14:paraId="623E3B34" w14:textId="77777777" w:rsidR="004614F2" w:rsidRPr="00BF1117" w:rsidRDefault="004614F2" w:rsidP="00AB43D1">
            <w:pPr>
              <w:jc w:val="center"/>
              <w:rPr>
                <w:rFonts w:ascii="宋体" w:hAnsi="宋体"/>
                <w:sz w:val="24"/>
              </w:rPr>
            </w:pPr>
            <w:r w:rsidRPr="00BF1117">
              <w:rPr>
                <w:rFonts w:ascii="宋体" w:hAnsi="宋体" w:hint="eastAsia"/>
                <w:sz w:val="24"/>
              </w:rPr>
              <w:t>9</w:t>
            </w:r>
          </w:p>
        </w:tc>
        <w:tc>
          <w:tcPr>
            <w:tcW w:w="6237" w:type="dxa"/>
            <w:vAlign w:val="center"/>
          </w:tcPr>
          <w:p w14:paraId="08721455"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Integrate predictors</w:t>
            </w:r>
          </w:p>
        </w:tc>
      </w:tr>
      <w:tr w:rsidR="004614F2" w14:paraId="7D4D6251" w14:textId="77777777" w:rsidTr="00F62D31">
        <w:trPr>
          <w:trHeight w:val="340"/>
          <w:jc w:val="center"/>
        </w:trPr>
        <w:tc>
          <w:tcPr>
            <w:tcW w:w="851" w:type="dxa"/>
            <w:vAlign w:val="center"/>
          </w:tcPr>
          <w:p w14:paraId="01AF68D4" w14:textId="77777777" w:rsidR="004614F2" w:rsidRPr="00BF1117" w:rsidRDefault="004614F2" w:rsidP="00AB43D1">
            <w:pPr>
              <w:jc w:val="center"/>
              <w:rPr>
                <w:rFonts w:ascii="宋体" w:hAnsi="宋体"/>
                <w:sz w:val="24"/>
              </w:rPr>
            </w:pPr>
            <w:r w:rsidRPr="00BF1117">
              <w:rPr>
                <w:rFonts w:ascii="宋体" w:hAnsi="宋体" w:hint="eastAsia"/>
                <w:sz w:val="24"/>
              </w:rPr>
              <w:t>10</w:t>
            </w:r>
          </w:p>
        </w:tc>
        <w:tc>
          <w:tcPr>
            <w:tcW w:w="6237" w:type="dxa"/>
            <w:vAlign w:val="center"/>
          </w:tcPr>
          <w:p w14:paraId="415537E0"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Difference predictors</w:t>
            </w:r>
          </w:p>
        </w:tc>
      </w:tr>
      <w:tr w:rsidR="004614F2" w14:paraId="26D3C470" w14:textId="77777777" w:rsidTr="00F62D31">
        <w:trPr>
          <w:trHeight w:val="340"/>
          <w:jc w:val="center"/>
        </w:trPr>
        <w:tc>
          <w:tcPr>
            <w:tcW w:w="851" w:type="dxa"/>
            <w:vAlign w:val="center"/>
          </w:tcPr>
          <w:p w14:paraId="1CC1BB62" w14:textId="77777777" w:rsidR="004614F2" w:rsidRPr="00BF1117" w:rsidRDefault="004614F2" w:rsidP="00AB43D1">
            <w:pPr>
              <w:jc w:val="center"/>
              <w:rPr>
                <w:rFonts w:ascii="宋体" w:hAnsi="宋体"/>
                <w:sz w:val="24"/>
              </w:rPr>
            </w:pPr>
            <w:r w:rsidRPr="00BF1117">
              <w:rPr>
                <w:rFonts w:ascii="宋体" w:hAnsi="宋体" w:hint="eastAsia"/>
                <w:sz w:val="24"/>
              </w:rPr>
              <w:t>11</w:t>
            </w:r>
          </w:p>
        </w:tc>
        <w:tc>
          <w:tcPr>
            <w:tcW w:w="6237" w:type="dxa"/>
            <w:vAlign w:val="center"/>
          </w:tcPr>
          <w:p w14:paraId="4F3E5F1D"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First order sum</w:t>
            </w:r>
          </w:p>
        </w:tc>
      </w:tr>
      <w:tr w:rsidR="004614F2" w14:paraId="130DBF3C" w14:textId="77777777" w:rsidTr="00F62D31">
        <w:trPr>
          <w:trHeight w:val="340"/>
          <w:jc w:val="center"/>
        </w:trPr>
        <w:tc>
          <w:tcPr>
            <w:tcW w:w="851" w:type="dxa"/>
            <w:vAlign w:val="center"/>
          </w:tcPr>
          <w:p w14:paraId="2523BB8E" w14:textId="77777777" w:rsidR="004614F2" w:rsidRPr="00BF1117" w:rsidRDefault="004614F2" w:rsidP="00AB43D1">
            <w:pPr>
              <w:jc w:val="center"/>
              <w:rPr>
                <w:rFonts w:ascii="宋体" w:hAnsi="宋体"/>
                <w:sz w:val="24"/>
              </w:rPr>
            </w:pPr>
            <w:r w:rsidRPr="00BF1117">
              <w:rPr>
                <w:rFonts w:ascii="宋体" w:hAnsi="宋体" w:hint="eastAsia"/>
                <w:sz w:val="24"/>
              </w:rPr>
              <w:t>12</w:t>
            </w:r>
          </w:p>
        </w:tc>
        <w:tc>
          <w:tcPr>
            <w:tcW w:w="6237" w:type="dxa"/>
            <w:vAlign w:val="center"/>
          </w:tcPr>
          <w:p w14:paraId="66DEF945"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First order difference</w:t>
            </w:r>
          </w:p>
        </w:tc>
      </w:tr>
      <w:tr w:rsidR="004614F2" w14:paraId="58089DAA" w14:textId="77777777" w:rsidTr="00F62D31">
        <w:trPr>
          <w:trHeight w:val="340"/>
          <w:jc w:val="center"/>
        </w:trPr>
        <w:tc>
          <w:tcPr>
            <w:tcW w:w="851" w:type="dxa"/>
            <w:vAlign w:val="center"/>
          </w:tcPr>
          <w:p w14:paraId="116E1B3E" w14:textId="77777777" w:rsidR="004614F2" w:rsidRPr="00BF1117" w:rsidRDefault="004614F2" w:rsidP="00AB43D1">
            <w:pPr>
              <w:jc w:val="center"/>
              <w:rPr>
                <w:rFonts w:ascii="宋体" w:hAnsi="宋体"/>
                <w:sz w:val="24"/>
              </w:rPr>
            </w:pPr>
            <w:r w:rsidRPr="00BF1117">
              <w:rPr>
                <w:rFonts w:ascii="宋体" w:hAnsi="宋体" w:hint="eastAsia"/>
                <w:sz w:val="24"/>
              </w:rPr>
              <w:t>13</w:t>
            </w:r>
          </w:p>
        </w:tc>
        <w:tc>
          <w:tcPr>
            <w:tcW w:w="6237" w:type="dxa"/>
            <w:vAlign w:val="center"/>
          </w:tcPr>
          <w:p w14:paraId="4817E713"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2-D PIC (Particle In Cell)</w:t>
            </w:r>
          </w:p>
        </w:tc>
      </w:tr>
      <w:tr w:rsidR="004614F2" w14:paraId="31E2701C" w14:textId="77777777" w:rsidTr="00F62D31">
        <w:trPr>
          <w:trHeight w:val="340"/>
          <w:jc w:val="center"/>
        </w:trPr>
        <w:tc>
          <w:tcPr>
            <w:tcW w:w="851" w:type="dxa"/>
            <w:vAlign w:val="center"/>
          </w:tcPr>
          <w:p w14:paraId="5D9573D3" w14:textId="77777777" w:rsidR="004614F2" w:rsidRPr="00BF1117" w:rsidRDefault="004614F2" w:rsidP="00AB43D1">
            <w:pPr>
              <w:jc w:val="center"/>
              <w:rPr>
                <w:rFonts w:ascii="宋体" w:hAnsi="宋体"/>
                <w:sz w:val="24"/>
              </w:rPr>
            </w:pPr>
            <w:r w:rsidRPr="00BF1117">
              <w:rPr>
                <w:rFonts w:ascii="宋体" w:hAnsi="宋体" w:hint="eastAsia"/>
                <w:sz w:val="24"/>
              </w:rPr>
              <w:t>14</w:t>
            </w:r>
          </w:p>
        </w:tc>
        <w:tc>
          <w:tcPr>
            <w:tcW w:w="6237" w:type="dxa"/>
            <w:vAlign w:val="center"/>
          </w:tcPr>
          <w:p w14:paraId="4989432A"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1-D PIC (Particle In Cell)</w:t>
            </w:r>
          </w:p>
        </w:tc>
      </w:tr>
      <w:tr w:rsidR="004614F2" w14:paraId="25760FA6" w14:textId="77777777" w:rsidTr="00F62D31">
        <w:trPr>
          <w:trHeight w:val="340"/>
          <w:jc w:val="center"/>
        </w:trPr>
        <w:tc>
          <w:tcPr>
            <w:tcW w:w="851" w:type="dxa"/>
            <w:vAlign w:val="center"/>
          </w:tcPr>
          <w:p w14:paraId="56F3B172" w14:textId="77777777" w:rsidR="004614F2" w:rsidRPr="00BF1117" w:rsidRDefault="004614F2" w:rsidP="00AB43D1">
            <w:pPr>
              <w:jc w:val="center"/>
              <w:rPr>
                <w:rFonts w:ascii="宋体" w:hAnsi="宋体"/>
                <w:sz w:val="24"/>
              </w:rPr>
            </w:pPr>
            <w:r w:rsidRPr="00BF1117">
              <w:rPr>
                <w:rFonts w:ascii="宋体" w:hAnsi="宋体" w:hint="eastAsia"/>
                <w:sz w:val="24"/>
              </w:rPr>
              <w:t>15</w:t>
            </w:r>
          </w:p>
        </w:tc>
        <w:tc>
          <w:tcPr>
            <w:tcW w:w="6237" w:type="dxa"/>
            <w:vAlign w:val="center"/>
          </w:tcPr>
          <w:p w14:paraId="5DEB42FF"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Casual Fortran.  Development version</w:t>
            </w:r>
          </w:p>
        </w:tc>
      </w:tr>
      <w:tr w:rsidR="004614F2" w14:paraId="07CA5DFA" w14:textId="77777777" w:rsidTr="00F62D31">
        <w:trPr>
          <w:trHeight w:val="340"/>
          <w:jc w:val="center"/>
        </w:trPr>
        <w:tc>
          <w:tcPr>
            <w:tcW w:w="851" w:type="dxa"/>
            <w:vAlign w:val="center"/>
          </w:tcPr>
          <w:p w14:paraId="3D431312" w14:textId="77777777" w:rsidR="004614F2" w:rsidRPr="00BF1117" w:rsidRDefault="004614F2" w:rsidP="00AB43D1">
            <w:pPr>
              <w:jc w:val="center"/>
              <w:rPr>
                <w:rFonts w:ascii="宋体" w:hAnsi="宋体"/>
                <w:sz w:val="24"/>
              </w:rPr>
            </w:pPr>
            <w:r w:rsidRPr="00BF1117">
              <w:rPr>
                <w:rFonts w:ascii="宋体" w:hAnsi="宋体" w:hint="eastAsia"/>
                <w:sz w:val="24"/>
              </w:rPr>
              <w:t>16</w:t>
            </w:r>
          </w:p>
        </w:tc>
        <w:tc>
          <w:tcPr>
            <w:tcW w:w="6237" w:type="dxa"/>
            <w:vAlign w:val="center"/>
          </w:tcPr>
          <w:p w14:paraId="513F631E"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Monte Carlo search loop</w:t>
            </w:r>
          </w:p>
        </w:tc>
      </w:tr>
      <w:tr w:rsidR="004614F2" w14:paraId="12D6F8E5" w14:textId="77777777" w:rsidTr="00F62D31">
        <w:trPr>
          <w:trHeight w:val="340"/>
          <w:jc w:val="center"/>
        </w:trPr>
        <w:tc>
          <w:tcPr>
            <w:tcW w:w="851" w:type="dxa"/>
            <w:vAlign w:val="center"/>
          </w:tcPr>
          <w:p w14:paraId="7983FEC2" w14:textId="77777777" w:rsidR="004614F2" w:rsidRPr="00BF1117" w:rsidRDefault="004614F2" w:rsidP="00AB43D1">
            <w:pPr>
              <w:jc w:val="center"/>
              <w:rPr>
                <w:rFonts w:ascii="宋体" w:hAnsi="宋体"/>
                <w:sz w:val="24"/>
              </w:rPr>
            </w:pPr>
            <w:r w:rsidRPr="00BF1117">
              <w:rPr>
                <w:rFonts w:ascii="宋体" w:hAnsi="宋体" w:hint="eastAsia"/>
                <w:sz w:val="24"/>
              </w:rPr>
              <w:t>17</w:t>
            </w:r>
          </w:p>
        </w:tc>
        <w:tc>
          <w:tcPr>
            <w:tcW w:w="6237" w:type="dxa"/>
            <w:vAlign w:val="center"/>
          </w:tcPr>
          <w:p w14:paraId="57D1487E"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Implicit, conditional computation</w:t>
            </w:r>
          </w:p>
        </w:tc>
      </w:tr>
      <w:tr w:rsidR="004614F2" w14:paraId="35424F41" w14:textId="77777777" w:rsidTr="00F62D31">
        <w:trPr>
          <w:trHeight w:val="340"/>
          <w:jc w:val="center"/>
        </w:trPr>
        <w:tc>
          <w:tcPr>
            <w:tcW w:w="851" w:type="dxa"/>
            <w:vAlign w:val="center"/>
          </w:tcPr>
          <w:p w14:paraId="5C172AFA" w14:textId="77777777" w:rsidR="004614F2" w:rsidRPr="00BF1117" w:rsidRDefault="004614F2" w:rsidP="00AB43D1">
            <w:pPr>
              <w:jc w:val="center"/>
              <w:rPr>
                <w:rFonts w:ascii="宋体" w:hAnsi="宋体"/>
                <w:sz w:val="24"/>
              </w:rPr>
            </w:pPr>
            <w:r w:rsidRPr="00BF1117">
              <w:rPr>
                <w:rFonts w:ascii="宋体" w:hAnsi="宋体" w:hint="eastAsia"/>
                <w:sz w:val="24"/>
              </w:rPr>
              <w:t>18</w:t>
            </w:r>
          </w:p>
        </w:tc>
        <w:tc>
          <w:tcPr>
            <w:tcW w:w="6237" w:type="dxa"/>
            <w:vAlign w:val="center"/>
          </w:tcPr>
          <w:p w14:paraId="7FD8A517"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2-D explicit hydrodynamics fragment</w:t>
            </w:r>
          </w:p>
        </w:tc>
      </w:tr>
      <w:tr w:rsidR="004614F2" w14:paraId="0354FE73" w14:textId="77777777" w:rsidTr="00F62D31">
        <w:trPr>
          <w:trHeight w:val="340"/>
          <w:jc w:val="center"/>
        </w:trPr>
        <w:tc>
          <w:tcPr>
            <w:tcW w:w="851" w:type="dxa"/>
            <w:vAlign w:val="center"/>
          </w:tcPr>
          <w:p w14:paraId="4BE739AB" w14:textId="77777777" w:rsidR="004614F2" w:rsidRPr="00BF1117" w:rsidRDefault="004614F2" w:rsidP="00AB43D1">
            <w:pPr>
              <w:jc w:val="center"/>
              <w:rPr>
                <w:rFonts w:ascii="宋体" w:hAnsi="宋体"/>
                <w:sz w:val="24"/>
              </w:rPr>
            </w:pPr>
            <w:r w:rsidRPr="00BF1117">
              <w:rPr>
                <w:rFonts w:ascii="宋体" w:hAnsi="宋体" w:hint="eastAsia"/>
                <w:sz w:val="24"/>
              </w:rPr>
              <w:t>19</w:t>
            </w:r>
          </w:p>
        </w:tc>
        <w:tc>
          <w:tcPr>
            <w:tcW w:w="6237" w:type="dxa"/>
            <w:vAlign w:val="center"/>
          </w:tcPr>
          <w:p w14:paraId="009C32C9"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General linear differential equation</w:t>
            </w:r>
          </w:p>
        </w:tc>
      </w:tr>
      <w:tr w:rsidR="004614F2" w14:paraId="343FAC89" w14:textId="77777777" w:rsidTr="00F62D31">
        <w:trPr>
          <w:trHeight w:val="340"/>
          <w:jc w:val="center"/>
        </w:trPr>
        <w:tc>
          <w:tcPr>
            <w:tcW w:w="851" w:type="dxa"/>
            <w:vAlign w:val="center"/>
          </w:tcPr>
          <w:p w14:paraId="6EB22272" w14:textId="77777777" w:rsidR="004614F2" w:rsidRPr="00BF1117" w:rsidRDefault="004614F2" w:rsidP="00AB43D1">
            <w:pPr>
              <w:jc w:val="center"/>
              <w:rPr>
                <w:rFonts w:ascii="宋体" w:hAnsi="宋体"/>
                <w:sz w:val="24"/>
              </w:rPr>
            </w:pPr>
            <w:r w:rsidRPr="00BF1117">
              <w:rPr>
                <w:rFonts w:ascii="宋体" w:hAnsi="宋体" w:hint="eastAsia"/>
                <w:sz w:val="24"/>
              </w:rPr>
              <w:t>20</w:t>
            </w:r>
          </w:p>
        </w:tc>
        <w:tc>
          <w:tcPr>
            <w:tcW w:w="6237" w:type="dxa"/>
            <w:vAlign w:val="center"/>
          </w:tcPr>
          <w:p w14:paraId="42E05C3F"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Discrete ordinates transport, conditional recurrence on xx</w:t>
            </w:r>
          </w:p>
        </w:tc>
      </w:tr>
      <w:tr w:rsidR="004614F2" w14:paraId="34F081A8" w14:textId="77777777" w:rsidTr="00F62D31">
        <w:trPr>
          <w:trHeight w:val="340"/>
          <w:jc w:val="center"/>
        </w:trPr>
        <w:tc>
          <w:tcPr>
            <w:tcW w:w="851" w:type="dxa"/>
            <w:vAlign w:val="center"/>
          </w:tcPr>
          <w:p w14:paraId="09CAE0D6" w14:textId="77777777" w:rsidR="004614F2" w:rsidRPr="00BF1117" w:rsidRDefault="004614F2" w:rsidP="00AB43D1">
            <w:pPr>
              <w:jc w:val="center"/>
              <w:rPr>
                <w:rFonts w:ascii="宋体" w:hAnsi="宋体"/>
                <w:sz w:val="24"/>
              </w:rPr>
            </w:pPr>
            <w:r w:rsidRPr="00BF1117">
              <w:rPr>
                <w:rFonts w:ascii="宋体" w:hAnsi="宋体" w:hint="eastAsia"/>
                <w:sz w:val="24"/>
              </w:rPr>
              <w:t>21</w:t>
            </w:r>
          </w:p>
        </w:tc>
        <w:tc>
          <w:tcPr>
            <w:tcW w:w="6237" w:type="dxa"/>
            <w:vAlign w:val="center"/>
          </w:tcPr>
          <w:p w14:paraId="472015C8"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Matrix*matrix product</w:t>
            </w:r>
          </w:p>
        </w:tc>
      </w:tr>
      <w:tr w:rsidR="004614F2" w14:paraId="4E1EEB67" w14:textId="77777777" w:rsidTr="00F62D31">
        <w:trPr>
          <w:trHeight w:val="340"/>
          <w:jc w:val="center"/>
        </w:trPr>
        <w:tc>
          <w:tcPr>
            <w:tcW w:w="851" w:type="dxa"/>
            <w:vAlign w:val="center"/>
          </w:tcPr>
          <w:p w14:paraId="09AAE85F" w14:textId="77777777" w:rsidR="004614F2" w:rsidRPr="00BF1117" w:rsidRDefault="004614F2" w:rsidP="00AB43D1">
            <w:pPr>
              <w:jc w:val="center"/>
              <w:rPr>
                <w:rFonts w:ascii="宋体" w:hAnsi="宋体"/>
                <w:sz w:val="24"/>
              </w:rPr>
            </w:pPr>
            <w:r w:rsidRPr="00BF1117">
              <w:rPr>
                <w:rFonts w:ascii="宋体" w:hAnsi="宋体" w:hint="eastAsia"/>
                <w:sz w:val="24"/>
              </w:rPr>
              <w:t>22</w:t>
            </w:r>
          </w:p>
        </w:tc>
        <w:tc>
          <w:tcPr>
            <w:tcW w:w="6237" w:type="dxa"/>
            <w:vAlign w:val="center"/>
          </w:tcPr>
          <w:p w14:paraId="7CA12BEC"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Planckian distribution</w:t>
            </w:r>
          </w:p>
        </w:tc>
      </w:tr>
      <w:tr w:rsidR="004614F2" w14:paraId="36B8C6BB" w14:textId="77777777" w:rsidTr="00F62D31">
        <w:trPr>
          <w:trHeight w:val="340"/>
          <w:jc w:val="center"/>
        </w:trPr>
        <w:tc>
          <w:tcPr>
            <w:tcW w:w="851" w:type="dxa"/>
            <w:vAlign w:val="center"/>
          </w:tcPr>
          <w:p w14:paraId="1339B333" w14:textId="77777777" w:rsidR="004614F2" w:rsidRPr="00BF1117" w:rsidRDefault="004614F2" w:rsidP="00AB43D1">
            <w:pPr>
              <w:jc w:val="center"/>
              <w:rPr>
                <w:rFonts w:ascii="宋体" w:hAnsi="宋体"/>
                <w:sz w:val="24"/>
              </w:rPr>
            </w:pPr>
            <w:r w:rsidRPr="00BF1117">
              <w:rPr>
                <w:rFonts w:ascii="宋体" w:hAnsi="宋体" w:hint="eastAsia"/>
                <w:sz w:val="24"/>
              </w:rPr>
              <w:t>23</w:t>
            </w:r>
          </w:p>
        </w:tc>
        <w:tc>
          <w:tcPr>
            <w:tcW w:w="6237" w:type="dxa"/>
            <w:vAlign w:val="center"/>
          </w:tcPr>
          <w:p w14:paraId="279C6AC5"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2-D implicit hydrodynamics fragment</w:t>
            </w:r>
          </w:p>
        </w:tc>
      </w:tr>
      <w:tr w:rsidR="004614F2" w14:paraId="6A7B5A72" w14:textId="77777777" w:rsidTr="00F62D31">
        <w:trPr>
          <w:trHeight w:val="410"/>
          <w:jc w:val="center"/>
        </w:trPr>
        <w:tc>
          <w:tcPr>
            <w:tcW w:w="851" w:type="dxa"/>
            <w:vAlign w:val="center"/>
          </w:tcPr>
          <w:p w14:paraId="69ACD27E" w14:textId="77777777" w:rsidR="004614F2" w:rsidRPr="00BF1117" w:rsidRDefault="004614F2" w:rsidP="00AB43D1">
            <w:pPr>
              <w:jc w:val="center"/>
              <w:rPr>
                <w:rFonts w:ascii="宋体" w:hAnsi="宋体"/>
                <w:sz w:val="24"/>
              </w:rPr>
            </w:pPr>
            <w:r w:rsidRPr="00BF1117">
              <w:rPr>
                <w:rFonts w:ascii="宋体" w:hAnsi="宋体" w:hint="eastAsia"/>
                <w:sz w:val="24"/>
              </w:rPr>
              <w:t>24</w:t>
            </w:r>
          </w:p>
        </w:tc>
        <w:tc>
          <w:tcPr>
            <w:tcW w:w="6237" w:type="dxa"/>
            <w:vAlign w:val="center"/>
          </w:tcPr>
          <w:p w14:paraId="26140E75" w14:textId="77777777" w:rsidR="004614F2" w:rsidRPr="00AB43D1" w:rsidRDefault="004614F2" w:rsidP="00AB43D1">
            <w:pPr>
              <w:rPr>
                <w:rFonts w:ascii="FrontPage" w:eastAsiaTheme="minorEastAsia" w:hAnsi="FrontPage" w:cs="FrontPage"/>
                <w:kern w:val="0"/>
                <w:sz w:val="23"/>
                <w:szCs w:val="23"/>
              </w:rPr>
            </w:pPr>
            <w:r w:rsidRPr="00AB43D1">
              <w:rPr>
                <w:rFonts w:ascii="FrontPage" w:eastAsiaTheme="minorEastAsia" w:hAnsi="FrontPage" w:cs="FrontPage"/>
                <w:kern w:val="0"/>
                <w:sz w:val="23"/>
                <w:szCs w:val="23"/>
              </w:rPr>
              <w:t>Find location of first minimum in array</w:t>
            </w:r>
          </w:p>
        </w:tc>
      </w:tr>
    </w:tbl>
    <w:p w14:paraId="4D4DB2C2" w14:textId="77777777" w:rsidR="004C5752" w:rsidRDefault="004614F2" w:rsidP="004C5752">
      <w:pPr>
        <w:pStyle w:val="WSL-4"/>
        <w:ind w:firstLine="518"/>
      </w:pPr>
      <w:r>
        <w:rPr>
          <w:rFonts w:hint="eastAsia"/>
        </w:rPr>
        <w:t>NPB</w:t>
      </w:r>
      <w:r w:rsidRPr="00846D44">
        <w:rPr>
          <w:rFonts w:hint="eastAsia"/>
        </w:rPr>
        <w:t>是由美国航空航天局开发的一套</w:t>
      </w:r>
      <w:r>
        <w:rPr>
          <w:rFonts w:hint="eastAsia"/>
        </w:rPr>
        <w:t>关于</w:t>
      </w:r>
      <w:r w:rsidRPr="00846D44">
        <w:rPr>
          <w:rFonts w:hint="eastAsia"/>
        </w:rPr>
        <w:t>流体动力学计算的应用程序集，它已经成为公认的用于测评大规模并行机和超级计算机的标准测试程序。</w:t>
      </w:r>
      <w:r>
        <w:rPr>
          <w:rFonts w:hint="eastAsia"/>
        </w:rPr>
        <w:t>如表</w:t>
      </w:r>
      <w:r>
        <w:rPr>
          <w:rFonts w:hint="eastAsia"/>
        </w:rPr>
        <w:t>3.2</w:t>
      </w:r>
      <w:r>
        <w:rPr>
          <w:rFonts w:hint="eastAsia"/>
        </w:rPr>
        <w:t>所示，本文所使用的</w:t>
      </w:r>
      <w:r w:rsidRPr="00846D44">
        <w:rPr>
          <w:rFonts w:hint="eastAsia"/>
        </w:rPr>
        <w:t>NPB</w:t>
      </w:r>
      <w:r>
        <w:rPr>
          <w:rFonts w:hint="eastAsia"/>
        </w:rPr>
        <w:t>版本</w:t>
      </w:r>
      <w:r w:rsidRPr="00846D44">
        <w:rPr>
          <w:rFonts w:hint="eastAsia"/>
        </w:rPr>
        <w:t>由</w:t>
      </w:r>
      <w:r>
        <w:rPr>
          <w:rFonts w:hint="eastAsia"/>
        </w:rPr>
        <w:t>8</w:t>
      </w:r>
      <w:r w:rsidRPr="00846D44">
        <w:rPr>
          <w:rFonts w:hint="eastAsia"/>
        </w:rPr>
        <w:t>个程序</w:t>
      </w:r>
      <w:r>
        <w:rPr>
          <w:rFonts w:hint="eastAsia"/>
        </w:rPr>
        <w:t>模块</w:t>
      </w:r>
      <w:r w:rsidRPr="00846D44">
        <w:rPr>
          <w:rFonts w:hint="eastAsia"/>
        </w:rPr>
        <w:t>组成，包括</w:t>
      </w:r>
      <w:r w:rsidRPr="00846D44">
        <w:rPr>
          <w:rFonts w:hint="eastAsia"/>
        </w:rPr>
        <w:t>5</w:t>
      </w:r>
      <w:r w:rsidRPr="00846D44">
        <w:rPr>
          <w:rFonts w:hint="eastAsia"/>
        </w:rPr>
        <w:t>个核心程序</w:t>
      </w:r>
      <w:r>
        <w:rPr>
          <w:rFonts w:hint="eastAsia"/>
        </w:rPr>
        <w:t>模块</w:t>
      </w:r>
      <w:r w:rsidRPr="00846D44">
        <w:rPr>
          <w:rFonts w:hint="eastAsia"/>
        </w:rPr>
        <w:t>和</w:t>
      </w:r>
      <w:r w:rsidRPr="00846D44">
        <w:rPr>
          <w:rFonts w:hint="eastAsia"/>
        </w:rPr>
        <w:t>3</w:t>
      </w:r>
      <w:r w:rsidRPr="00846D44">
        <w:rPr>
          <w:rFonts w:hint="eastAsia"/>
        </w:rPr>
        <w:t>个模拟程序</w:t>
      </w:r>
      <w:r>
        <w:rPr>
          <w:rFonts w:hint="eastAsia"/>
        </w:rPr>
        <w:t>模块</w:t>
      </w:r>
      <w:r w:rsidRPr="00846D44">
        <w:rPr>
          <w:rFonts w:hint="eastAsia"/>
        </w:rPr>
        <w:t>，分别从不</w:t>
      </w:r>
      <w:r>
        <w:rPr>
          <w:rFonts w:hint="eastAsia"/>
        </w:rPr>
        <w:t>同</w:t>
      </w:r>
      <w:r w:rsidRPr="00846D44">
        <w:rPr>
          <w:rFonts w:hint="eastAsia"/>
        </w:rPr>
        <w:t>的方面反映了流体力学计算的特点</w:t>
      </w:r>
      <w:r>
        <w:rPr>
          <w:rFonts w:hint="eastAsia"/>
        </w:rPr>
        <w:t>。</w:t>
      </w:r>
    </w:p>
    <w:p w14:paraId="1D6C8EC2" w14:textId="43A57AEB" w:rsidR="004C5752" w:rsidRDefault="00CD7F5B" w:rsidP="004C5752">
      <w:pPr>
        <w:pStyle w:val="WSL-4"/>
        <w:ind w:firstLineChars="0" w:firstLine="0"/>
      </w:pPr>
      <w:r>
        <w:rPr>
          <w:rFonts w:hint="eastAsia"/>
        </w:rPr>
        <w:t>(</w:t>
      </w:r>
      <w:r>
        <w:t>2)</w:t>
      </w:r>
      <w:r w:rsidR="004C5752">
        <w:rPr>
          <w:rFonts w:hint="eastAsia"/>
        </w:rPr>
        <w:t>数学运算库</w:t>
      </w:r>
    </w:p>
    <w:p w14:paraId="68AD6BFC" w14:textId="535CB2D8" w:rsidR="004C5752" w:rsidRDefault="004C5752" w:rsidP="004C5752">
      <w:pPr>
        <w:pStyle w:val="WSL-4"/>
        <w:ind w:firstLine="518"/>
      </w:pPr>
      <w:r>
        <w:rPr>
          <w:rFonts w:hint="eastAsia"/>
        </w:rPr>
        <w:t>数学运算程序库部分采用了</w:t>
      </w:r>
      <w:r w:rsidRPr="008312D9">
        <w:t>GNU</w:t>
      </w:r>
      <w:r w:rsidRPr="008312D9">
        <w:t>高精度算术运算库</w:t>
      </w:r>
      <w:r w:rsidRPr="008312D9">
        <w:rPr>
          <w:rFonts w:hint="eastAsia"/>
        </w:rPr>
        <w:t>GMP</w:t>
      </w:r>
      <w:r w:rsidRPr="008312D9">
        <w:rPr>
          <w:rFonts w:hint="eastAsia"/>
        </w:rPr>
        <w:t>、</w:t>
      </w:r>
      <w:r w:rsidRPr="00C84873">
        <w:t>基础线性代数子程序库</w:t>
      </w:r>
      <w:r w:rsidRPr="00C84873">
        <w:rPr>
          <w:rFonts w:hint="eastAsia"/>
        </w:rPr>
        <w:t>BLAS</w:t>
      </w:r>
      <w:r w:rsidRPr="00C84873">
        <w:rPr>
          <w:rFonts w:hint="eastAsia"/>
        </w:rPr>
        <w:t>及</w:t>
      </w:r>
      <w:r w:rsidRPr="00C84873">
        <w:t>有效支持线性代数</w:t>
      </w:r>
      <w:r>
        <w:rPr>
          <w:rFonts w:hint="eastAsia"/>
        </w:rPr>
        <w:t>、</w:t>
      </w:r>
      <w:r w:rsidRPr="00C84873">
        <w:t>矩阵和矢量运算</w:t>
      </w:r>
      <w:r>
        <w:rPr>
          <w:rFonts w:hint="eastAsia"/>
        </w:rPr>
        <w:t>、</w:t>
      </w:r>
      <w:r w:rsidRPr="00C84873">
        <w:t>数值分析及其相关的算法</w:t>
      </w:r>
      <w:r w:rsidR="00711AA3" w:rsidRPr="00C84873">
        <w:rPr>
          <w:rFonts w:hint="eastAsia"/>
        </w:rPr>
        <w:lastRenderedPageBreak/>
        <w:t>的</w:t>
      </w:r>
      <w:r w:rsidR="00711AA3" w:rsidRPr="00C84873">
        <w:rPr>
          <w:rFonts w:hint="eastAsia"/>
        </w:rPr>
        <w:t>Eigen</w:t>
      </w:r>
      <w:r w:rsidR="00711AA3" w:rsidRPr="00C84873">
        <w:t xml:space="preserve"> </w:t>
      </w:r>
      <w:r w:rsidR="00711AA3" w:rsidRPr="00C84873">
        <w:rPr>
          <w:rFonts w:hint="eastAsia"/>
        </w:rPr>
        <w:t>C++</w:t>
      </w:r>
      <w:r w:rsidR="00711AA3">
        <w:rPr>
          <w:rFonts w:hint="eastAsia"/>
        </w:rPr>
        <w:t>程序</w:t>
      </w:r>
      <w:r w:rsidR="00711AA3" w:rsidRPr="00C84873">
        <w:rPr>
          <w:rFonts w:hint="eastAsia"/>
        </w:rPr>
        <w:t>库</w:t>
      </w:r>
      <w:r w:rsidR="00711AA3">
        <w:rPr>
          <w:rFonts w:hint="eastAsia"/>
        </w:rPr>
        <w:t>。</w:t>
      </w:r>
    </w:p>
    <w:p w14:paraId="3A87F798" w14:textId="77777777" w:rsidR="004614F2" w:rsidRDefault="004614F2" w:rsidP="00A91AC2">
      <w:pPr>
        <w:pStyle w:val="WSl-8"/>
      </w:pPr>
      <w:bookmarkStart w:id="217" w:name="_Toc37080849"/>
      <w:r>
        <w:rPr>
          <w:rFonts w:hint="eastAsia"/>
        </w:rPr>
        <w:t>表</w:t>
      </w:r>
      <w:r>
        <w:rPr>
          <w:rFonts w:hint="eastAsia"/>
        </w:rPr>
        <w:t>3.2</w:t>
      </w:r>
      <w:r>
        <w:t xml:space="preserve"> </w:t>
      </w:r>
      <w:r>
        <w:rPr>
          <w:rFonts w:hint="eastAsia"/>
        </w:rPr>
        <w:t>NPB</w:t>
      </w:r>
      <w:r>
        <w:rPr>
          <w:rFonts w:hint="eastAsia"/>
        </w:rPr>
        <w:t>详情表</w:t>
      </w:r>
      <w:bookmarkEnd w:id="217"/>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5959"/>
      </w:tblGrid>
      <w:tr w:rsidR="004614F2" w14:paraId="6A78B6CD" w14:textId="77777777" w:rsidTr="00F62D31">
        <w:trPr>
          <w:trHeight w:val="284"/>
          <w:jc w:val="center"/>
        </w:trPr>
        <w:tc>
          <w:tcPr>
            <w:tcW w:w="1271" w:type="dxa"/>
            <w:tcBorders>
              <w:top w:val="single" w:sz="8" w:space="0" w:color="auto"/>
              <w:bottom w:val="single" w:sz="8" w:space="0" w:color="auto"/>
            </w:tcBorders>
          </w:tcPr>
          <w:p w14:paraId="0D32546B" w14:textId="77777777" w:rsidR="004614F2" w:rsidRPr="0012151B" w:rsidRDefault="004614F2" w:rsidP="00A91AC2">
            <w:pPr>
              <w:jc w:val="center"/>
              <w:rPr>
                <w:rFonts w:ascii="宋体" w:hAnsi="宋体"/>
                <w:sz w:val="24"/>
              </w:rPr>
            </w:pPr>
            <w:r w:rsidRPr="0012151B">
              <w:rPr>
                <w:rFonts w:ascii="宋体" w:hAnsi="宋体" w:hint="eastAsia"/>
                <w:sz w:val="24"/>
              </w:rPr>
              <w:t>模块名称</w:t>
            </w:r>
          </w:p>
        </w:tc>
        <w:tc>
          <w:tcPr>
            <w:tcW w:w="5959" w:type="dxa"/>
            <w:tcBorders>
              <w:top w:val="single" w:sz="8" w:space="0" w:color="auto"/>
              <w:bottom w:val="single" w:sz="8" w:space="0" w:color="auto"/>
            </w:tcBorders>
          </w:tcPr>
          <w:p w14:paraId="5EDD4A50" w14:textId="77777777" w:rsidR="004614F2" w:rsidRPr="0012151B" w:rsidRDefault="004614F2" w:rsidP="00A91AC2">
            <w:pPr>
              <w:jc w:val="center"/>
              <w:rPr>
                <w:rFonts w:ascii="宋体" w:hAnsi="宋体"/>
                <w:sz w:val="24"/>
              </w:rPr>
            </w:pPr>
            <w:r w:rsidRPr="0012151B">
              <w:rPr>
                <w:rFonts w:ascii="宋体" w:hAnsi="宋体" w:hint="eastAsia"/>
                <w:sz w:val="24"/>
              </w:rPr>
              <w:t>简介</w:t>
            </w:r>
          </w:p>
        </w:tc>
      </w:tr>
      <w:tr w:rsidR="004614F2" w14:paraId="19098A70" w14:textId="77777777" w:rsidTr="00F62D31">
        <w:trPr>
          <w:trHeight w:val="284"/>
          <w:jc w:val="center"/>
        </w:trPr>
        <w:tc>
          <w:tcPr>
            <w:tcW w:w="1271" w:type="dxa"/>
            <w:tcBorders>
              <w:top w:val="single" w:sz="8" w:space="0" w:color="auto"/>
            </w:tcBorders>
          </w:tcPr>
          <w:p w14:paraId="3409CB36" w14:textId="77777777" w:rsidR="004614F2" w:rsidRPr="0012151B" w:rsidRDefault="004614F2" w:rsidP="00A91AC2">
            <w:pPr>
              <w:jc w:val="center"/>
              <w:rPr>
                <w:rFonts w:ascii="宋体" w:hAnsi="宋体"/>
                <w:sz w:val="24"/>
              </w:rPr>
            </w:pPr>
            <w:r w:rsidRPr="0012151B">
              <w:rPr>
                <w:rFonts w:ascii="宋体" w:hAnsi="宋体"/>
                <w:sz w:val="24"/>
              </w:rPr>
              <w:t>IS</w:t>
            </w:r>
          </w:p>
        </w:tc>
        <w:tc>
          <w:tcPr>
            <w:tcW w:w="5959" w:type="dxa"/>
            <w:tcBorders>
              <w:top w:val="single" w:sz="8" w:space="0" w:color="auto"/>
            </w:tcBorders>
          </w:tcPr>
          <w:p w14:paraId="76C5B04E" w14:textId="77777777" w:rsidR="004614F2" w:rsidRPr="0012151B" w:rsidRDefault="004614F2" w:rsidP="00A91AC2">
            <w:pPr>
              <w:rPr>
                <w:rFonts w:ascii="宋体" w:hAnsi="宋体"/>
                <w:sz w:val="24"/>
              </w:rPr>
            </w:pPr>
            <w:r w:rsidRPr="0012151B">
              <w:rPr>
                <w:rFonts w:ascii="宋体" w:hAnsi="宋体" w:hint="eastAsia"/>
                <w:sz w:val="24"/>
              </w:rPr>
              <w:t>整数排序</w:t>
            </w:r>
          </w:p>
        </w:tc>
      </w:tr>
      <w:tr w:rsidR="004614F2" w14:paraId="5596C27A" w14:textId="77777777" w:rsidTr="00F62D31">
        <w:trPr>
          <w:trHeight w:val="284"/>
          <w:jc w:val="center"/>
        </w:trPr>
        <w:tc>
          <w:tcPr>
            <w:tcW w:w="1271" w:type="dxa"/>
          </w:tcPr>
          <w:p w14:paraId="1E10A5F5" w14:textId="77777777" w:rsidR="004614F2" w:rsidRPr="0012151B" w:rsidRDefault="004614F2" w:rsidP="00A91AC2">
            <w:pPr>
              <w:jc w:val="center"/>
              <w:rPr>
                <w:rFonts w:ascii="宋体" w:hAnsi="宋体"/>
                <w:sz w:val="24"/>
              </w:rPr>
            </w:pPr>
            <w:r w:rsidRPr="0012151B">
              <w:rPr>
                <w:rFonts w:ascii="宋体" w:hAnsi="宋体" w:hint="eastAsia"/>
                <w:sz w:val="24"/>
              </w:rPr>
              <w:t>EP</w:t>
            </w:r>
          </w:p>
        </w:tc>
        <w:tc>
          <w:tcPr>
            <w:tcW w:w="5959" w:type="dxa"/>
          </w:tcPr>
          <w:p w14:paraId="7FBB757A" w14:textId="77777777" w:rsidR="004614F2" w:rsidRPr="0012151B" w:rsidRDefault="004614F2" w:rsidP="00A91AC2">
            <w:pPr>
              <w:rPr>
                <w:rFonts w:ascii="宋体" w:hAnsi="宋体"/>
                <w:sz w:val="24"/>
              </w:rPr>
            </w:pPr>
            <w:r w:rsidRPr="0012151B">
              <w:rPr>
                <w:rFonts w:ascii="宋体" w:hAnsi="宋体" w:hint="eastAsia"/>
                <w:sz w:val="24"/>
              </w:rPr>
              <w:t>计算Gauss伪随机数，主要执行浮点数计算</w:t>
            </w:r>
          </w:p>
        </w:tc>
      </w:tr>
      <w:tr w:rsidR="004614F2" w14:paraId="6942D20C" w14:textId="77777777" w:rsidTr="00F62D31">
        <w:trPr>
          <w:trHeight w:val="284"/>
          <w:jc w:val="center"/>
        </w:trPr>
        <w:tc>
          <w:tcPr>
            <w:tcW w:w="1271" w:type="dxa"/>
          </w:tcPr>
          <w:p w14:paraId="13AFB796" w14:textId="77777777" w:rsidR="004614F2" w:rsidRPr="0012151B" w:rsidRDefault="004614F2" w:rsidP="00A91AC2">
            <w:pPr>
              <w:jc w:val="center"/>
              <w:rPr>
                <w:rFonts w:ascii="宋体" w:hAnsi="宋体"/>
                <w:sz w:val="24"/>
              </w:rPr>
            </w:pPr>
            <w:r w:rsidRPr="0012151B">
              <w:rPr>
                <w:rFonts w:ascii="宋体" w:hAnsi="宋体" w:hint="eastAsia"/>
                <w:sz w:val="24"/>
              </w:rPr>
              <w:t>CG</w:t>
            </w:r>
          </w:p>
        </w:tc>
        <w:tc>
          <w:tcPr>
            <w:tcW w:w="5959" w:type="dxa"/>
          </w:tcPr>
          <w:p w14:paraId="5722B33B" w14:textId="77777777" w:rsidR="004614F2" w:rsidRPr="0012151B" w:rsidRDefault="004614F2" w:rsidP="00A91AC2">
            <w:pPr>
              <w:rPr>
                <w:rFonts w:ascii="宋体" w:hAnsi="宋体"/>
                <w:sz w:val="24"/>
              </w:rPr>
            </w:pPr>
            <w:r w:rsidRPr="0012151B">
              <w:rPr>
                <w:rFonts w:ascii="宋体" w:hAnsi="宋体" w:hint="eastAsia"/>
                <w:sz w:val="24"/>
              </w:rPr>
              <w:t>求解大型稀疏对称正定矩阵的最小特征值的近似值</w:t>
            </w:r>
          </w:p>
        </w:tc>
      </w:tr>
      <w:tr w:rsidR="004614F2" w14:paraId="1CAF4AB9" w14:textId="77777777" w:rsidTr="00F62D31">
        <w:trPr>
          <w:trHeight w:val="284"/>
          <w:jc w:val="center"/>
        </w:trPr>
        <w:tc>
          <w:tcPr>
            <w:tcW w:w="1271" w:type="dxa"/>
          </w:tcPr>
          <w:p w14:paraId="4380FA9D" w14:textId="77777777" w:rsidR="004614F2" w:rsidRPr="0012151B" w:rsidRDefault="004614F2" w:rsidP="00A91AC2">
            <w:pPr>
              <w:jc w:val="center"/>
              <w:rPr>
                <w:rFonts w:ascii="宋体" w:hAnsi="宋体"/>
                <w:sz w:val="24"/>
              </w:rPr>
            </w:pPr>
            <w:r w:rsidRPr="0012151B">
              <w:rPr>
                <w:rFonts w:ascii="宋体" w:hAnsi="宋体" w:hint="eastAsia"/>
                <w:sz w:val="24"/>
              </w:rPr>
              <w:t>M</w:t>
            </w:r>
            <w:r w:rsidRPr="0012151B">
              <w:rPr>
                <w:rFonts w:ascii="宋体" w:hAnsi="宋体"/>
                <w:sz w:val="24"/>
              </w:rPr>
              <w:t>G</w:t>
            </w:r>
          </w:p>
        </w:tc>
        <w:tc>
          <w:tcPr>
            <w:tcW w:w="5959" w:type="dxa"/>
          </w:tcPr>
          <w:p w14:paraId="461B3439" w14:textId="77777777" w:rsidR="004614F2" w:rsidRPr="0012151B" w:rsidRDefault="004614F2" w:rsidP="00A91AC2">
            <w:pPr>
              <w:rPr>
                <w:rFonts w:ascii="宋体" w:hAnsi="宋体"/>
                <w:sz w:val="24"/>
              </w:rPr>
            </w:pPr>
            <w:r w:rsidRPr="0012151B">
              <w:rPr>
                <w:rFonts w:ascii="宋体" w:hAnsi="宋体" w:hint="eastAsia"/>
                <w:sz w:val="24"/>
              </w:rPr>
              <w:t>一个简化的多栅格核心基准测试</w:t>
            </w:r>
          </w:p>
        </w:tc>
      </w:tr>
      <w:tr w:rsidR="004614F2" w14:paraId="11501C38" w14:textId="77777777" w:rsidTr="00F62D31">
        <w:trPr>
          <w:trHeight w:val="284"/>
          <w:jc w:val="center"/>
        </w:trPr>
        <w:tc>
          <w:tcPr>
            <w:tcW w:w="1271" w:type="dxa"/>
          </w:tcPr>
          <w:p w14:paraId="0BD250C9" w14:textId="77777777" w:rsidR="004614F2" w:rsidRPr="0012151B" w:rsidRDefault="004614F2" w:rsidP="00A91AC2">
            <w:pPr>
              <w:jc w:val="center"/>
              <w:rPr>
                <w:rFonts w:ascii="宋体" w:hAnsi="宋体"/>
                <w:sz w:val="24"/>
              </w:rPr>
            </w:pPr>
            <w:r w:rsidRPr="0012151B">
              <w:rPr>
                <w:rFonts w:ascii="宋体" w:hAnsi="宋体" w:hint="eastAsia"/>
                <w:sz w:val="24"/>
              </w:rPr>
              <w:t>F</w:t>
            </w:r>
            <w:r w:rsidRPr="0012151B">
              <w:rPr>
                <w:rFonts w:ascii="宋体" w:hAnsi="宋体"/>
                <w:sz w:val="24"/>
              </w:rPr>
              <w:t>T</w:t>
            </w:r>
          </w:p>
        </w:tc>
        <w:tc>
          <w:tcPr>
            <w:tcW w:w="5959" w:type="dxa"/>
          </w:tcPr>
          <w:p w14:paraId="1E71DDA1" w14:textId="77777777" w:rsidR="004614F2" w:rsidRPr="0012151B" w:rsidRDefault="004614F2" w:rsidP="00A91AC2">
            <w:pPr>
              <w:rPr>
                <w:rFonts w:ascii="宋体" w:hAnsi="宋体"/>
                <w:sz w:val="24"/>
              </w:rPr>
            </w:pPr>
            <w:r w:rsidRPr="0012151B">
              <w:rPr>
                <w:rFonts w:ascii="宋体" w:hAnsi="宋体" w:hint="eastAsia"/>
                <w:sz w:val="24"/>
              </w:rPr>
              <w:t>利用快速傅里叶变换来解决3维的偏微分方程</w:t>
            </w:r>
          </w:p>
        </w:tc>
      </w:tr>
      <w:tr w:rsidR="004614F2" w14:paraId="15F8A266" w14:textId="77777777" w:rsidTr="00F62D31">
        <w:trPr>
          <w:trHeight w:val="284"/>
          <w:jc w:val="center"/>
        </w:trPr>
        <w:tc>
          <w:tcPr>
            <w:tcW w:w="1271" w:type="dxa"/>
          </w:tcPr>
          <w:p w14:paraId="495742B2" w14:textId="77777777" w:rsidR="004614F2" w:rsidRPr="0012151B" w:rsidRDefault="004614F2" w:rsidP="00A91AC2">
            <w:pPr>
              <w:jc w:val="center"/>
              <w:rPr>
                <w:rFonts w:ascii="宋体" w:hAnsi="宋体"/>
                <w:sz w:val="24"/>
              </w:rPr>
            </w:pPr>
            <w:r w:rsidRPr="0012151B">
              <w:rPr>
                <w:rFonts w:ascii="宋体" w:hAnsi="宋体" w:hint="eastAsia"/>
                <w:sz w:val="24"/>
              </w:rPr>
              <w:t>B</w:t>
            </w:r>
            <w:r w:rsidRPr="0012151B">
              <w:rPr>
                <w:rFonts w:ascii="宋体" w:hAnsi="宋体"/>
                <w:sz w:val="24"/>
              </w:rPr>
              <w:t>T</w:t>
            </w:r>
          </w:p>
        </w:tc>
        <w:tc>
          <w:tcPr>
            <w:tcW w:w="5959" w:type="dxa"/>
          </w:tcPr>
          <w:p w14:paraId="33A682E7" w14:textId="77777777" w:rsidR="004614F2" w:rsidRPr="0012151B" w:rsidRDefault="004614F2" w:rsidP="00A91AC2">
            <w:pPr>
              <w:rPr>
                <w:rFonts w:ascii="宋体" w:hAnsi="宋体"/>
                <w:sz w:val="24"/>
              </w:rPr>
            </w:pPr>
            <w:r w:rsidRPr="0012151B">
              <w:rPr>
                <w:rFonts w:ascii="宋体" w:hAnsi="宋体" w:hint="eastAsia"/>
                <w:sz w:val="24"/>
              </w:rPr>
              <w:t>求解3对角线方程组</w:t>
            </w:r>
          </w:p>
        </w:tc>
      </w:tr>
      <w:tr w:rsidR="004614F2" w14:paraId="05B20AD3" w14:textId="77777777" w:rsidTr="00F62D31">
        <w:trPr>
          <w:trHeight w:val="284"/>
          <w:jc w:val="center"/>
        </w:trPr>
        <w:tc>
          <w:tcPr>
            <w:tcW w:w="1271" w:type="dxa"/>
          </w:tcPr>
          <w:p w14:paraId="7E7AEBA8" w14:textId="77777777" w:rsidR="004614F2" w:rsidRPr="0012151B" w:rsidRDefault="004614F2" w:rsidP="00A91AC2">
            <w:pPr>
              <w:jc w:val="center"/>
              <w:rPr>
                <w:rFonts w:ascii="宋体" w:hAnsi="宋体"/>
                <w:sz w:val="24"/>
              </w:rPr>
            </w:pPr>
            <w:r w:rsidRPr="0012151B">
              <w:rPr>
                <w:rFonts w:ascii="宋体" w:hAnsi="宋体" w:hint="eastAsia"/>
                <w:sz w:val="24"/>
              </w:rPr>
              <w:t>S</w:t>
            </w:r>
            <w:r w:rsidRPr="0012151B">
              <w:rPr>
                <w:rFonts w:ascii="宋体" w:hAnsi="宋体"/>
                <w:sz w:val="24"/>
              </w:rPr>
              <w:t>P</w:t>
            </w:r>
          </w:p>
        </w:tc>
        <w:tc>
          <w:tcPr>
            <w:tcW w:w="5959" w:type="dxa"/>
          </w:tcPr>
          <w:p w14:paraId="4CAF8C9C" w14:textId="77777777" w:rsidR="004614F2" w:rsidRPr="0012151B" w:rsidRDefault="004614F2" w:rsidP="00A91AC2">
            <w:pPr>
              <w:rPr>
                <w:rFonts w:ascii="宋体" w:hAnsi="宋体"/>
                <w:sz w:val="24"/>
              </w:rPr>
            </w:pPr>
            <w:r w:rsidRPr="0012151B">
              <w:rPr>
                <w:rFonts w:ascii="宋体" w:hAnsi="宋体" w:hint="eastAsia"/>
                <w:sz w:val="24"/>
              </w:rPr>
              <w:t>求解5对角线方程组</w:t>
            </w:r>
          </w:p>
        </w:tc>
      </w:tr>
      <w:tr w:rsidR="004614F2" w14:paraId="43B62487" w14:textId="77777777" w:rsidTr="00F62D31">
        <w:trPr>
          <w:trHeight w:val="284"/>
          <w:jc w:val="center"/>
        </w:trPr>
        <w:tc>
          <w:tcPr>
            <w:tcW w:w="1271" w:type="dxa"/>
          </w:tcPr>
          <w:p w14:paraId="1A560570" w14:textId="77777777" w:rsidR="004614F2" w:rsidRPr="0012151B" w:rsidRDefault="004614F2" w:rsidP="00A91AC2">
            <w:pPr>
              <w:jc w:val="center"/>
              <w:rPr>
                <w:rFonts w:ascii="宋体" w:hAnsi="宋体"/>
                <w:sz w:val="24"/>
              </w:rPr>
            </w:pPr>
            <w:r w:rsidRPr="0012151B">
              <w:rPr>
                <w:rFonts w:ascii="宋体" w:hAnsi="宋体" w:hint="eastAsia"/>
                <w:sz w:val="24"/>
              </w:rPr>
              <w:t>L</w:t>
            </w:r>
            <w:r w:rsidRPr="0012151B">
              <w:rPr>
                <w:rFonts w:ascii="宋体" w:hAnsi="宋体"/>
                <w:sz w:val="24"/>
              </w:rPr>
              <w:t>U</w:t>
            </w:r>
          </w:p>
        </w:tc>
        <w:tc>
          <w:tcPr>
            <w:tcW w:w="5959" w:type="dxa"/>
          </w:tcPr>
          <w:p w14:paraId="711B69C8" w14:textId="77777777" w:rsidR="004614F2" w:rsidRPr="0012151B" w:rsidRDefault="004614F2" w:rsidP="00A91AC2">
            <w:pPr>
              <w:rPr>
                <w:rFonts w:ascii="宋体" w:hAnsi="宋体"/>
                <w:sz w:val="24"/>
              </w:rPr>
            </w:pPr>
            <w:r w:rsidRPr="0012151B">
              <w:rPr>
                <w:rFonts w:ascii="宋体" w:hAnsi="宋体" w:hint="eastAsia"/>
                <w:sz w:val="24"/>
              </w:rPr>
              <w:t>基于对称超松弛法求解块稀疏方程组</w:t>
            </w:r>
          </w:p>
        </w:tc>
      </w:tr>
    </w:tbl>
    <w:p w14:paraId="01EB92F3" w14:textId="7B7C5ECA" w:rsidR="004614F2" w:rsidRDefault="004C5752" w:rsidP="004C5752">
      <w:pPr>
        <w:pStyle w:val="WSL-4"/>
        <w:ind w:firstLineChars="0" w:firstLine="0"/>
      </w:pPr>
      <w:r>
        <w:rPr>
          <w:rFonts w:hint="eastAsia"/>
        </w:rPr>
        <w:t>(</w:t>
      </w:r>
      <w:r w:rsidR="004614F2">
        <w:rPr>
          <w:rFonts w:hint="eastAsia"/>
        </w:rPr>
        <w:t>3</w:t>
      </w:r>
      <w:r w:rsidR="00974FED">
        <w:t>)</w:t>
      </w:r>
      <w:r w:rsidR="004614F2">
        <w:rPr>
          <w:rFonts w:hint="eastAsia"/>
        </w:rPr>
        <w:t>一般程序</w:t>
      </w:r>
    </w:p>
    <w:p w14:paraId="45711326" w14:textId="2F2DACDB" w:rsidR="004614F2" w:rsidRDefault="004614F2" w:rsidP="00F75E92">
      <w:pPr>
        <w:pStyle w:val="WSL-4"/>
        <w:ind w:firstLine="518"/>
      </w:pPr>
      <w:r>
        <w:rPr>
          <w:rFonts w:hint="eastAsia"/>
        </w:rPr>
        <w:t>一般程序部分综合考虑经典并行例程、矩阵操作、图和树的相关算法、动态规划相关算法等方面，</w:t>
      </w:r>
      <w:r w:rsidRPr="009D257C">
        <w:rPr>
          <w:rFonts w:hint="eastAsia"/>
          <w:color w:val="FF0000"/>
          <w:rPrChange w:id="218" w:author="User" w:date="2020-04-13T13:10:00Z">
            <w:rPr>
              <w:rFonts w:hint="eastAsia"/>
            </w:rPr>
          </w:rPrChange>
        </w:rPr>
        <w:t>从</w:t>
      </w:r>
      <w:proofErr w:type="gramStart"/>
      <w:r w:rsidRPr="009D257C">
        <w:rPr>
          <w:rFonts w:hint="eastAsia"/>
          <w:color w:val="FF0000"/>
          <w:rPrChange w:id="219" w:author="User" w:date="2020-04-13T13:10:00Z">
            <w:rPr>
              <w:rFonts w:hint="eastAsia"/>
            </w:rPr>
          </w:rPrChange>
        </w:rPr>
        <w:t>本校某</w:t>
      </w:r>
      <w:proofErr w:type="gramEnd"/>
      <w:r w:rsidRPr="009D257C">
        <w:rPr>
          <w:rFonts w:hint="eastAsia"/>
          <w:color w:val="FF0000"/>
          <w:rPrChange w:id="220" w:author="User" w:date="2020-04-13T13:10:00Z">
            <w:rPr>
              <w:rFonts w:hint="eastAsia"/>
            </w:rPr>
          </w:rPrChange>
        </w:rPr>
        <w:t>班级研究生的并行程序设计课程作业中挑选了相关实现代码。为了保证其数据的正确性和严谨性，对每一份程序</w:t>
      </w:r>
      <w:proofErr w:type="gramStart"/>
      <w:r w:rsidRPr="009D257C">
        <w:rPr>
          <w:rFonts w:hint="eastAsia"/>
          <w:color w:val="FF0000"/>
          <w:rPrChange w:id="221" w:author="User" w:date="2020-04-13T13:10:00Z">
            <w:rPr>
              <w:rFonts w:hint="eastAsia"/>
            </w:rPr>
          </w:rPrChange>
        </w:rPr>
        <w:t>源码均</w:t>
      </w:r>
      <w:proofErr w:type="gramEnd"/>
      <w:r w:rsidRPr="009D257C">
        <w:rPr>
          <w:rFonts w:hint="eastAsia"/>
          <w:color w:val="FF0000"/>
          <w:rPrChange w:id="222" w:author="User" w:date="2020-04-13T13:10:00Z">
            <w:rPr>
              <w:rFonts w:hint="eastAsia"/>
            </w:rPr>
          </w:rPrChange>
        </w:rPr>
        <w:t>按照其对应的实验报告进行评估，对编码格式良好且无明显错误的源码文件予以采用，此部分作业题目如表</w:t>
      </w:r>
      <w:r w:rsidRPr="009D257C">
        <w:rPr>
          <w:color w:val="FF0000"/>
          <w:rPrChange w:id="223" w:author="User" w:date="2020-04-13T13:10:00Z">
            <w:rPr/>
          </w:rPrChange>
        </w:rPr>
        <w:t>3.3</w:t>
      </w:r>
      <w:r w:rsidRPr="009D257C">
        <w:rPr>
          <w:rFonts w:hint="eastAsia"/>
          <w:color w:val="FF0000"/>
          <w:rPrChange w:id="224" w:author="User" w:date="2020-04-13T13:10:00Z">
            <w:rPr>
              <w:rFonts w:hint="eastAsia"/>
            </w:rPr>
          </w:rPrChange>
        </w:rPr>
        <w:t>所示。</w:t>
      </w:r>
    </w:p>
    <w:p w14:paraId="1DF86C5B" w14:textId="77777777" w:rsidR="004614F2" w:rsidRDefault="004614F2" w:rsidP="00513B8E">
      <w:pPr>
        <w:pStyle w:val="WSl-8"/>
      </w:pPr>
      <w:bookmarkStart w:id="225" w:name="_Toc37080850"/>
      <w:r>
        <w:rPr>
          <w:rFonts w:hint="eastAsia"/>
        </w:rPr>
        <w:t>表</w:t>
      </w:r>
      <w:r>
        <w:rPr>
          <w:rFonts w:hint="eastAsia"/>
        </w:rPr>
        <w:t>3.3</w:t>
      </w:r>
      <w:r>
        <w:rPr>
          <w:rFonts w:hint="eastAsia"/>
        </w:rPr>
        <w:t>一般程序详情</w:t>
      </w:r>
      <w:bookmarkEnd w:id="225"/>
    </w:p>
    <w:tbl>
      <w:tblPr>
        <w:tblStyle w:val="aa"/>
        <w:tblW w:w="8500" w:type="dxa"/>
        <w:jc w:val="center"/>
        <w:tblBorders>
          <w:top w:val="single" w:sz="8" w:space="0" w:color="auto"/>
          <w:left w:val="none" w:sz="0" w:space="0" w:color="auto"/>
          <w:bottom w:val="single" w:sz="8" w:space="0" w:color="auto"/>
          <w:right w:val="none" w:sz="0" w:space="0" w:color="auto"/>
          <w:insideH w:val="single" w:sz="8" w:space="0" w:color="auto"/>
          <w:insideV w:val="none" w:sz="0" w:space="0" w:color="auto"/>
        </w:tblBorders>
        <w:tblLook w:val="04A0" w:firstRow="1" w:lastRow="0" w:firstColumn="1" w:lastColumn="0" w:noHBand="0" w:noVBand="1"/>
      </w:tblPr>
      <w:tblGrid>
        <w:gridCol w:w="977"/>
        <w:gridCol w:w="3271"/>
        <w:gridCol w:w="981"/>
        <w:gridCol w:w="3271"/>
      </w:tblGrid>
      <w:tr w:rsidR="004614F2" w14:paraId="130995E7" w14:textId="77777777" w:rsidTr="00F62D31">
        <w:trPr>
          <w:trHeight w:val="284"/>
          <w:jc w:val="center"/>
        </w:trPr>
        <w:tc>
          <w:tcPr>
            <w:tcW w:w="977" w:type="dxa"/>
            <w:tcBorders>
              <w:bottom w:val="single" w:sz="8" w:space="0" w:color="auto"/>
            </w:tcBorders>
          </w:tcPr>
          <w:p w14:paraId="5E61977A" w14:textId="656B39A4" w:rsidR="004614F2" w:rsidRPr="00513B8E" w:rsidRDefault="00DC2064" w:rsidP="00AF2036">
            <w:pPr>
              <w:jc w:val="center"/>
              <w:rPr>
                <w:rFonts w:ascii="宋体" w:hAnsi="宋体"/>
                <w:sz w:val="24"/>
              </w:rPr>
            </w:pPr>
            <w:r>
              <w:rPr>
                <w:rFonts w:ascii="宋体" w:hAnsi="宋体" w:hint="eastAsia"/>
                <w:sz w:val="24"/>
              </w:rPr>
              <w:t>序号</w:t>
            </w:r>
          </w:p>
        </w:tc>
        <w:tc>
          <w:tcPr>
            <w:tcW w:w="3271" w:type="dxa"/>
            <w:tcBorders>
              <w:bottom w:val="single" w:sz="8" w:space="0" w:color="auto"/>
            </w:tcBorders>
          </w:tcPr>
          <w:p w14:paraId="60FD1AE7" w14:textId="14583D4C" w:rsidR="004614F2" w:rsidRPr="00513B8E" w:rsidRDefault="00DC2064" w:rsidP="00AF2036">
            <w:pPr>
              <w:jc w:val="center"/>
              <w:rPr>
                <w:rFonts w:ascii="宋体" w:hAnsi="宋体"/>
                <w:sz w:val="24"/>
              </w:rPr>
            </w:pPr>
            <w:r>
              <w:rPr>
                <w:rFonts w:ascii="宋体" w:hAnsi="宋体" w:hint="eastAsia"/>
                <w:sz w:val="24"/>
              </w:rPr>
              <w:t>题目</w:t>
            </w:r>
          </w:p>
        </w:tc>
        <w:tc>
          <w:tcPr>
            <w:tcW w:w="981" w:type="dxa"/>
            <w:tcBorders>
              <w:bottom w:val="single" w:sz="8" w:space="0" w:color="auto"/>
            </w:tcBorders>
          </w:tcPr>
          <w:p w14:paraId="68FE0C39" w14:textId="63AF0B41" w:rsidR="004614F2" w:rsidRPr="00513B8E" w:rsidRDefault="00DC2064" w:rsidP="00AF2036">
            <w:pPr>
              <w:jc w:val="center"/>
              <w:rPr>
                <w:rFonts w:ascii="宋体" w:hAnsi="宋体"/>
                <w:sz w:val="24"/>
              </w:rPr>
            </w:pPr>
            <w:r>
              <w:rPr>
                <w:rFonts w:ascii="宋体" w:hAnsi="宋体" w:hint="eastAsia"/>
                <w:sz w:val="24"/>
              </w:rPr>
              <w:t>序号</w:t>
            </w:r>
          </w:p>
        </w:tc>
        <w:tc>
          <w:tcPr>
            <w:tcW w:w="3271" w:type="dxa"/>
            <w:tcBorders>
              <w:bottom w:val="single" w:sz="8" w:space="0" w:color="auto"/>
            </w:tcBorders>
          </w:tcPr>
          <w:p w14:paraId="7527CDA8" w14:textId="46F8CF5D" w:rsidR="004614F2" w:rsidRPr="00513B8E" w:rsidRDefault="00DC2064" w:rsidP="00AF2036">
            <w:pPr>
              <w:jc w:val="center"/>
              <w:rPr>
                <w:rFonts w:ascii="宋体" w:hAnsi="宋体"/>
                <w:sz w:val="24"/>
              </w:rPr>
            </w:pPr>
            <w:r>
              <w:rPr>
                <w:rFonts w:ascii="宋体" w:hAnsi="宋体" w:hint="eastAsia"/>
                <w:sz w:val="24"/>
              </w:rPr>
              <w:t>题目</w:t>
            </w:r>
          </w:p>
        </w:tc>
      </w:tr>
      <w:tr w:rsidR="00DC2064" w14:paraId="32CC795F" w14:textId="77777777" w:rsidTr="00F62D31">
        <w:trPr>
          <w:trHeight w:hRule="exact" w:val="397"/>
          <w:jc w:val="center"/>
        </w:trPr>
        <w:tc>
          <w:tcPr>
            <w:tcW w:w="977" w:type="dxa"/>
            <w:tcBorders>
              <w:bottom w:val="nil"/>
            </w:tcBorders>
          </w:tcPr>
          <w:p w14:paraId="201C1C7F" w14:textId="72A5C439" w:rsidR="00DC2064" w:rsidRPr="00513B8E" w:rsidRDefault="00DC2064" w:rsidP="00DC2064">
            <w:pPr>
              <w:jc w:val="center"/>
              <w:rPr>
                <w:rFonts w:ascii="宋体" w:hAnsi="宋体"/>
                <w:sz w:val="24"/>
              </w:rPr>
            </w:pPr>
            <w:r w:rsidRPr="00513B8E">
              <w:rPr>
                <w:rFonts w:ascii="宋体" w:hAnsi="宋体" w:hint="eastAsia"/>
                <w:sz w:val="24"/>
              </w:rPr>
              <w:t>1</w:t>
            </w:r>
          </w:p>
        </w:tc>
        <w:tc>
          <w:tcPr>
            <w:tcW w:w="3271" w:type="dxa"/>
            <w:tcBorders>
              <w:bottom w:val="nil"/>
            </w:tcBorders>
          </w:tcPr>
          <w:p w14:paraId="717DF360" w14:textId="5C65C2E1" w:rsidR="00DC2064" w:rsidRPr="00513B8E" w:rsidRDefault="00DC2064" w:rsidP="00DC2064">
            <w:pPr>
              <w:rPr>
                <w:rFonts w:ascii="宋体" w:hAnsi="宋体"/>
                <w:sz w:val="24"/>
              </w:rPr>
            </w:pPr>
            <w:r w:rsidRPr="00513B8E">
              <w:rPr>
                <w:rFonts w:ascii="宋体" w:hAnsi="宋体" w:hint="eastAsia"/>
                <w:sz w:val="24"/>
              </w:rPr>
              <w:t>函数积分</w:t>
            </w:r>
          </w:p>
        </w:tc>
        <w:tc>
          <w:tcPr>
            <w:tcW w:w="981" w:type="dxa"/>
            <w:tcBorders>
              <w:bottom w:val="nil"/>
            </w:tcBorders>
          </w:tcPr>
          <w:p w14:paraId="07EE8F68" w14:textId="46F21B76" w:rsidR="00DC2064" w:rsidRPr="00513B8E" w:rsidRDefault="00DC2064" w:rsidP="00DC2064">
            <w:pPr>
              <w:jc w:val="center"/>
              <w:rPr>
                <w:rFonts w:ascii="宋体" w:hAnsi="宋体"/>
                <w:sz w:val="24"/>
              </w:rPr>
            </w:pPr>
            <w:r w:rsidRPr="00513B8E">
              <w:rPr>
                <w:rFonts w:ascii="宋体" w:hAnsi="宋体" w:hint="eastAsia"/>
                <w:sz w:val="24"/>
              </w:rPr>
              <w:t>17</w:t>
            </w:r>
          </w:p>
        </w:tc>
        <w:tc>
          <w:tcPr>
            <w:tcW w:w="3271" w:type="dxa"/>
            <w:tcBorders>
              <w:bottom w:val="nil"/>
            </w:tcBorders>
          </w:tcPr>
          <w:p w14:paraId="6600410D" w14:textId="51146305" w:rsidR="00DC2064" w:rsidRPr="00513B8E" w:rsidRDefault="00DC2064" w:rsidP="00DC2064">
            <w:pPr>
              <w:rPr>
                <w:rFonts w:ascii="宋体" w:hAnsi="宋体"/>
                <w:sz w:val="24"/>
              </w:rPr>
            </w:pPr>
            <w:r w:rsidRPr="00513B8E">
              <w:rPr>
                <w:rFonts w:ascii="宋体" w:hAnsi="宋体" w:hint="eastAsia"/>
                <w:sz w:val="24"/>
              </w:rPr>
              <w:t>图像平移</w:t>
            </w:r>
          </w:p>
        </w:tc>
      </w:tr>
      <w:tr w:rsidR="00DC2064" w14:paraId="2BB2C851" w14:textId="77777777" w:rsidTr="00F62D31">
        <w:trPr>
          <w:trHeight w:hRule="exact" w:val="397"/>
          <w:jc w:val="center"/>
        </w:trPr>
        <w:tc>
          <w:tcPr>
            <w:tcW w:w="977" w:type="dxa"/>
            <w:tcBorders>
              <w:top w:val="nil"/>
              <w:bottom w:val="nil"/>
            </w:tcBorders>
          </w:tcPr>
          <w:p w14:paraId="71C879BC" w14:textId="77777777" w:rsidR="00DC2064" w:rsidRPr="00513B8E" w:rsidRDefault="00DC2064" w:rsidP="00DC2064">
            <w:pPr>
              <w:jc w:val="center"/>
              <w:rPr>
                <w:rFonts w:ascii="宋体" w:hAnsi="宋体"/>
                <w:sz w:val="24"/>
              </w:rPr>
            </w:pPr>
            <w:r w:rsidRPr="00513B8E">
              <w:rPr>
                <w:rFonts w:ascii="宋体" w:hAnsi="宋体" w:hint="eastAsia"/>
                <w:sz w:val="24"/>
              </w:rPr>
              <w:t>2</w:t>
            </w:r>
          </w:p>
        </w:tc>
        <w:tc>
          <w:tcPr>
            <w:tcW w:w="3271" w:type="dxa"/>
            <w:tcBorders>
              <w:top w:val="nil"/>
              <w:bottom w:val="nil"/>
            </w:tcBorders>
          </w:tcPr>
          <w:p w14:paraId="32F311B1" w14:textId="77777777" w:rsidR="00DC2064" w:rsidRPr="00513B8E" w:rsidRDefault="00DC2064" w:rsidP="00DC2064">
            <w:pPr>
              <w:rPr>
                <w:rFonts w:ascii="宋体" w:hAnsi="宋体"/>
                <w:sz w:val="24"/>
              </w:rPr>
            </w:pPr>
            <w:r w:rsidRPr="00513B8E">
              <w:rPr>
                <w:rFonts w:ascii="宋体" w:hAnsi="宋体" w:hint="eastAsia"/>
                <w:sz w:val="24"/>
              </w:rPr>
              <w:t>数字累加</w:t>
            </w:r>
          </w:p>
        </w:tc>
        <w:tc>
          <w:tcPr>
            <w:tcW w:w="981" w:type="dxa"/>
            <w:tcBorders>
              <w:top w:val="nil"/>
              <w:bottom w:val="nil"/>
            </w:tcBorders>
          </w:tcPr>
          <w:p w14:paraId="31FA7876" w14:textId="77777777" w:rsidR="00DC2064" w:rsidRPr="00513B8E" w:rsidRDefault="00DC2064" w:rsidP="00DC2064">
            <w:pPr>
              <w:jc w:val="center"/>
              <w:rPr>
                <w:rFonts w:ascii="宋体" w:hAnsi="宋体"/>
                <w:sz w:val="24"/>
              </w:rPr>
            </w:pPr>
            <w:r w:rsidRPr="00513B8E">
              <w:rPr>
                <w:rFonts w:ascii="宋体" w:hAnsi="宋体" w:hint="eastAsia"/>
                <w:sz w:val="24"/>
              </w:rPr>
              <w:t>18</w:t>
            </w:r>
          </w:p>
        </w:tc>
        <w:tc>
          <w:tcPr>
            <w:tcW w:w="3271" w:type="dxa"/>
            <w:tcBorders>
              <w:top w:val="nil"/>
              <w:bottom w:val="nil"/>
            </w:tcBorders>
          </w:tcPr>
          <w:p w14:paraId="70EC1371" w14:textId="77777777" w:rsidR="00DC2064" w:rsidRPr="00513B8E" w:rsidRDefault="00DC2064" w:rsidP="00DC2064">
            <w:pPr>
              <w:rPr>
                <w:rFonts w:ascii="宋体" w:hAnsi="宋体"/>
                <w:sz w:val="24"/>
              </w:rPr>
            </w:pPr>
            <w:r w:rsidRPr="00513B8E">
              <w:rPr>
                <w:rFonts w:ascii="宋体" w:hAnsi="宋体" w:hint="eastAsia"/>
                <w:sz w:val="24"/>
              </w:rPr>
              <w:t>图像旋转</w:t>
            </w:r>
          </w:p>
        </w:tc>
      </w:tr>
      <w:tr w:rsidR="00DC2064" w14:paraId="34C645F4" w14:textId="77777777" w:rsidTr="00F62D31">
        <w:trPr>
          <w:trHeight w:hRule="exact" w:val="397"/>
          <w:jc w:val="center"/>
        </w:trPr>
        <w:tc>
          <w:tcPr>
            <w:tcW w:w="977" w:type="dxa"/>
            <w:tcBorders>
              <w:top w:val="nil"/>
              <w:bottom w:val="nil"/>
            </w:tcBorders>
          </w:tcPr>
          <w:p w14:paraId="04BBA56B" w14:textId="77777777" w:rsidR="00DC2064" w:rsidRPr="00513B8E" w:rsidRDefault="00DC2064" w:rsidP="00DC2064">
            <w:pPr>
              <w:jc w:val="center"/>
              <w:rPr>
                <w:rFonts w:ascii="宋体" w:hAnsi="宋体"/>
                <w:sz w:val="24"/>
              </w:rPr>
            </w:pPr>
            <w:r w:rsidRPr="00513B8E">
              <w:rPr>
                <w:rFonts w:ascii="宋体" w:hAnsi="宋体" w:hint="eastAsia"/>
                <w:sz w:val="24"/>
              </w:rPr>
              <w:t>3</w:t>
            </w:r>
          </w:p>
        </w:tc>
        <w:tc>
          <w:tcPr>
            <w:tcW w:w="3271" w:type="dxa"/>
            <w:tcBorders>
              <w:top w:val="nil"/>
              <w:bottom w:val="nil"/>
            </w:tcBorders>
          </w:tcPr>
          <w:p w14:paraId="2DC5B31E" w14:textId="77777777" w:rsidR="00DC2064" w:rsidRPr="00513B8E" w:rsidRDefault="00DC2064" w:rsidP="00DC2064">
            <w:pPr>
              <w:rPr>
                <w:rFonts w:ascii="宋体" w:hAnsi="宋体"/>
                <w:sz w:val="24"/>
              </w:rPr>
            </w:pPr>
            <w:r w:rsidRPr="00513B8E">
              <w:rPr>
                <w:rFonts w:ascii="宋体" w:hAnsi="宋体" w:hint="eastAsia"/>
                <w:sz w:val="24"/>
              </w:rPr>
              <w:t>求解圆周率</w:t>
            </w:r>
          </w:p>
        </w:tc>
        <w:tc>
          <w:tcPr>
            <w:tcW w:w="981" w:type="dxa"/>
            <w:tcBorders>
              <w:top w:val="nil"/>
              <w:bottom w:val="nil"/>
            </w:tcBorders>
          </w:tcPr>
          <w:p w14:paraId="1475570C" w14:textId="77777777" w:rsidR="00DC2064" w:rsidRPr="00513B8E" w:rsidRDefault="00DC2064" w:rsidP="00DC2064">
            <w:pPr>
              <w:jc w:val="center"/>
              <w:rPr>
                <w:rFonts w:ascii="宋体" w:hAnsi="宋体"/>
                <w:sz w:val="24"/>
              </w:rPr>
            </w:pPr>
            <w:r w:rsidRPr="00513B8E">
              <w:rPr>
                <w:rFonts w:ascii="宋体" w:hAnsi="宋体" w:hint="eastAsia"/>
                <w:sz w:val="24"/>
              </w:rPr>
              <w:t>19</w:t>
            </w:r>
          </w:p>
        </w:tc>
        <w:tc>
          <w:tcPr>
            <w:tcW w:w="3271" w:type="dxa"/>
            <w:tcBorders>
              <w:top w:val="nil"/>
              <w:bottom w:val="nil"/>
            </w:tcBorders>
          </w:tcPr>
          <w:p w14:paraId="74993655" w14:textId="77777777" w:rsidR="00DC2064" w:rsidRPr="00513B8E" w:rsidRDefault="00DC2064" w:rsidP="00DC2064">
            <w:pPr>
              <w:rPr>
                <w:rFonts w:ascii="宋体" w:hAnsi="宋体"/>
                <w:sz w:val="24"/>
              </w:rPr>
            </w:pPr>
            <w:r w:rsidRPr="00513B8E">
              <w:rPr>
                <w:rFonts w:ascii="宋体" w:hAnsi="宋体" w:hint="eastAsia"/>
                <w:sz w:val="24"/>
              </w:rPr>
              <w:t>背包问题</w:t>
            </w:r>
          </w:p>
        </w:tc>
      </w:tr>
      <w:tr w:rsidR="00DC2064" w14:paraId="6722D732" w14:textId="77777777" w:rsidTr="00F62D31">
        <w:trPr>
          <w:trHeight w:hRule="exact" w:val="397"/>
          <w:jc w:val="center"/>
        </w:trPr>
        <w:tc>
          <w:tcPr>
            <w:tcW w:w="977" w:type="dxa"/>
            <w:tcBorders>
              <w:top w:val="nil"/>
              <w:bottom w:val="nil"/>
            </w:tcBorders>
          </w:tcPr>
          <w:p w14:paraId="35766AD9" w14:textId="77777777" w:rsidR="00DC2064" w:rsidRPr="00513B8E" w:rsidRDefault="00DC2064" w:rsidP="00DC2064">
            <w:pPr>
              <w:jc w:val="center"/>
              <w:rPr>
                <w:rFonts w:ascii="宋体" w:hAnsi="宋体"/>
                <w:sz w:val="24"/>
              </w:rPr>
            </w:pPr>
            <w:r w:rsidRPr="00513B8E">
              <w:rPr>
                <w:rFonts w:ascii="宋体" w:hAnsi="宋体" w:hint="eastAsia"/>
                <w:sz w:val="24"/>
              </w:rPr>
              <w:t>4</w:t>
            </w:r>
          </w:p>
        </w:tc>
        <w:tc>
          <w:tcPr>
            <w:tcW w:w="3271" w:type="dxa"/>
            <w:tcBorders>
              <w:top w:val="nil"/>
              <w:bottom w:val="nil"/>
            </w:tcBorders>
          </w:tcPr>
          <w:p w14:paraId="1AEDCC12" w14:textId="77777777" w:rsidR="00DC2064" w:rsidRPr="00513B8E" w:rsidRDefault="00DC2064" w:rsidP="00DC2064">
            <w:pPr>
              <w:rPr>
                <w:rFonts w:ascii="宋体" w:hAnsi="宋体"/>
                <w:sz w:val="24"/>
              </w:rPr>
            </w:pPr>
            <w:r w:rsidRPr="00513B8E">
              <w:rPr>
                <w:rFonts w:ascii="宋体" w:hAnsi="宋体" w:hint="eastAsia"/>
                <w:sz w:val="24"/>
              </w:rPr>
              <w:t>埃氏筛法生成质数</w:t>
            </w:r>
          </w:p>
        </w:tc>
        <w:tc>
          <w:tcPr>
            <w:tcW w:w="981" w:type="dxa"/>
            <w:tcBorders>
              <w:top w:val="nil"/>
              <w:bottom w:val="nil"/>
            </w:tcBorders>
          </w:tcPr>
          <w:p w14:paraId="2FBA7BB9" w14:textId="77777777" w:rsidR="00DC2064" w:rsidRPr="00513B8E" w:rsidRDefault="00DC2064" w:rsidP="00DC2064">
            <w:pPr>
              <w:jc w:val="center"/>
              <w:rPr>
                <w:rFonts w:ascii="宋体" w:hAnsi="宋体"/>
                <w:sz w:val="24"/>
              </w:rPr>
            </w:pPr>
            <w:r w:rsidRPr="00513B8E">
              <w:rPr>
                <w:rFonts w:ascii="宋体" w:hAnsi="宋体" w:hint="eastAsia"/>
                <w:sz w:val="24"/>
              </w:rPr>
              <w:t>20</w:t>
            </w:r>
          </w:p>
        </w:tc>
        <w:tc>
          <w:tcPr>
            <w:tcW w:w="3271" w:type="dxa"/>
            <w:tcBorders>
              <w:top w:val="nil"/>
              <w:bottom w:val="nil"/>
            </w:tcBorders>
          </w:tcPr>
          <w:p w14:paraId="20292FFE" w14:textId="77777777" w:rsidR="00DC2064" w:rsidRPr="00513B8E" w:rsidRDefault="00DC2064" w:rsidP="00DC2064">
            <w:pPr>
              <w:rPr>
                <w:rFonts w:ascii="宋体" w:hAnsi="宋体"/>
                <w:sz w:val="24"/>
              </w:rPr>
            </w:pPr>
            <w:r w:rsidRPr="00513B8E">
              <w:rPr>
                <w:rFonts w:ascii="宋体" w:hAnsi="宋体" w:hint="eastAsia"/>
                <w:sz w:val="24"/>
              </w:rPr>
              <w:t>图的最短路径问题</w:t>
            </w:r>
          </w:p>
        </w:tc>
      </w:tr>
      <w:tr w:rsidR="00DC2064" w14:paraId="57375631" w14:textId="77777777" w:rsidTr="00F62D31">
        <w:trPr>
          <w:trHeight w:hRule="exact" w:val="397"/>
          <w:jc w:val="center"/>
        </w:trPr>
        <w:tc>
          <w:tcPr>
            <w:tcW w:w="977" w:type="dxa"/>
            <w:tcBorders>
              <w:top w:val="nil"/>
              <w:bottom w:val="nil"/>
            </w:tcBorders>
          </w:tcPr>
          <w:p w14:paraId="3EA694A5" w14:textId="77777777" w:rsidR="00DC2064" w:rsidRPr="00513B8E" w:rsidRDefault="00DC2064" w:rsidP="00DC2064">
            <w:pPr>
              <w:jc w:val="center"/>
              <w:rPr>
                <w:rFonts w:ascii="宋体" w:hAnsi="宋体"/>
                <w:sz w:val="24"/>
              </w:rPr>
            </w:pPr>
            <w:r w:rsidRPr="00513B8E">
              <w:rPr>
                <w:rFonts w:ascii="宋体" w:hAnsi="宋体" w:hint="eastAsia"/>
                <w:sz w:val="24"/>
              </w:rPr>
              <w:t>5</w:t>
            </w:r>
          </w:p>
        </w:tc>
        <w:tc>
          <w:tcPr>
            <w:tcW w:w="3271" w:type="dxa"/>
            <w:tcBorders>
              <w:top w:val="nil"/>
              <w:bottom w:val="nil"/>
            </w:tcBorders>
          </w:tcPr>
          <w:p w14:paraId="17A164F8" w14:textId="77777777" w:rsidR="00DC2064" w:rsidRPr="00513B8E" w:rsidRDefault="00DC2064" w:rsidP="00DC2064">
            <w:pPr>
              <w:rPr>
                <w:rFonts w:ascii="宋体" w:hAnsi="宋体"/>
                <w:sz w:val="24"/>
              </w:rPr>
            </w:pPr>
            <w:r w:rsidRPr="00513B8E">
              <w:rPr>
                <w:rFonts w:ascii="宋体" w:hAnsi="宋体" w:hint="eastAsia"/>
                <w:sz w:val="24"/>
              </w:rPr>
              <w:t>判断质数</w:t>
            </w:r>
          </w:p>
        </w:tc>
        <w:tc>
          <w:tcPr>
            <w:tcW w:w="981" w:type="dxa"/>
            <w:tcBorders>
              <w:top w:val="nil"/>
              <w:bottom w:val="nil"/>
            </w:tcBorders>
          </w:tcPr>
          <w:p w14:paraId="25AB4E92" w14:textId="77777777" w:rsidR="00DC2064" w:rsidRPr="00513B8E" w:rsidRDefault="00DC2064" w:rsidP="00DC2064">
            <w:pPr>
              <w:jc w:val="center"/>
              <w:rPr>
                <w:rFonts w:ascii="宋体" w:hAnsi="宋体"/>
                <w:sz w:val="24"/>
              </w:rPr>
            </w:pPr>
            <w:r w:rsidRPr="00513B8E">
              <w:rPr>
                <w:rFonts w:ascii="宋体" w:hAnsi="宋体" w:hint="eastAsia"/>
                <w:sz w:val="24"/>
              </w:rPr>
              <w:t>21</w:t>
            </w:r>
          </w:p>
        </w:tc>
        <w:tc>
          <w:tcPr>
            <w:tcW w:w="3271" w:type="dxa"/>
            <w:tcBorders>
              <w:top w:val="nil"/>
              <w:bottom w:val="nil"/>
            </w:tcBorders>
          </w:tcPr>
          <w:p w14:paraId="37F1EDAA" w14:textId="77777777" w:rsidR="00DC2064" w:rsidRPr="00513B8E" w:rsidRDefault="00DC2064" w:rsidP="00DC2064">
            <w:pPr>
              <w:rPr>
                <w:rFonts w:ascii="宋体" w:hAnsi="宋体"/>
                <w:sz w:val="24"/>
              </w:rPr>
            </w:pPr>
            <w:r w:rsidRPr="00513B8E">
              <w:rPr>
                <w:rFonts w:ascii="宋体" w:hAnsi="宋体" w:hint="eastAsia"/>
                <w:sz w:val="24"/>
              </w:rPr>
              <w:t>图的广度优先搜索</w:t>
            </w:r>
          </w:p>
        </w:tc>
      </w:tr>
      <w:tr w:rsidR="00DC2064" w14:paraId="6AB74193" w14:textId="77777777" w:rsidTr="00F62D31">
        <w:trPr>
          <w:trHeight w:hRule="exact" w:val="397"/>
          <w:jc w:val="center"/>
        </w:trPr>
        <w:tc>
          <w:tcPr>
            <w:tcW w:w="977" w:type="dxa"/>
            <w:tcBorders>
              <w:top w:val="nil"/>
              <w:bottom w:val="nil"/>
            </w:tcBorders>
          </w:tcPr>
          <w:p w14:paraId="00F281ED" w14:textId="77777777" w:rsidR="00DC2064" w:rsidRPr="00513B8E" w:rsidRDefault="00DC2064" w:rsidP="00DC2064">
            <w:pPr>
              <w:jc w:val="center"/>
              <w:rPr>
                <w:rFonts w:ascii="宋体" w:hAnsi="宋体"/>
                <w:sz w:val="24"/>
              </w:rPr>
            </w:pPr>
            <w:r w:rsidRPr="00513B8E">
              <w:rPr>
                <w:rFonts w:ascii="宋体" w:hAnsi="宋体" w:hint="eastAsia"/>
                <w:sz w:val="24"/>
              </w:rPr>
              <w:t>6</w:t>
            </w:r>
          </w:p>
        </w:tc>
        <w:tc>
          <w:tcPr>
            <w:tcW w:w="3271" w:type="dxa"/>
            <w:tcBorders>
              <w:top w:val="nil"/>
              <w:bottom w:val="nil"/>
            </w:tcBorders>
          </w:tcPr>
          <w:p w14:paraId="726F18B1" w14:textId="77777777" w:rsidR="00DC2064" w:rsidRPr="00513B8E" w:rsidRDefault="00DC2064" w:rsidP="00DC2064">
            <w:pPr>
              <w:rPr>
                <w:rFonts w:ascii="宋体" w:hAnsi="宋体"/>
                <w:sz w:val="24"/>
              </w:rPr>
            </w:pPr>
            <w:r w:rsidRPr="00513B8E">
              <w:rPr>
                <w:rFonts w:ascii="宋体" w:hAnsi="宋体" w:hint="eastAsia"/>
                <w:sz w:val="24"/>
              </w:rPr>
              <w:t>第K小的数</w:t>
            </w:r>
          </w:p>
        </w:tc>
        <w:tc>
          <w:tcPr>
            <w:tcW w:w="981" w:type="dxa"/>
            <w:tcBorders>
              <w:top w:val="nil"/>
              <w:bottom w:val="nil"/>
            </w:tcBorders>
          </w:tcPr>
          <w:p w14:paraId="2B1335F7" w14:textId="77777777" w:rsidR="00DC2064" w:rsidRPr="00513B8E" w:rsidRDefault="00DC2064" w:rsidP="00DC2064">
            <w:pPr>
              <w:jc w:val="center"/>
              <w:rPr>
                <w:rFonts w:ascii="宋体" w:hAnsi="宋体"/>
                <w:sz w:val="24"/>
              </w:rPr>
            </w:pPr>
            <w:r w:rsidRPr="00513B8E">
              <w:rPr>
                <w:rFonts w:ascii="宋体" w:hAnsi="宋体" w:hint="eastAsia"/>
                <w:sz w:val="24"/>
              </w:rPr>
              <w:t>2</w:t>
            </w:r>
            <w:r w:rsidRPr="00513B8E">
              <w:rPr>
                <w:rFonts w:ascii="宋体" w:hAnsi="宋体"/>
                <w:sz w:val="24"/>
              </w:rPr>
              <w:t>2</w:t>
            </w:r>
          </w:p>
        </w:tc>
        <w:tc>
          <w:tcPr>
            <w:tcW w:w="3271" w:type="dxa"/>
            <w:tcBorders>
              <w:top w:val="nil"/>
              <w:bottom w:val="nil"/>
            </w:tcBorders>
          </w:tcPr>
          <w:p w14:paraId="1B0A06E5" w14:textId="77777777" w:rsidR="00DC2064" w:rsidRPr="00513B8E" w:rsidRDefault="00DC2064" w:rsidP="00DC2064">
            <w:pPr>
              <w:rPr>
                <w:rFonts w:ascii="宋体" w:hAnsi="宋体"/>
                <w:sz w:val="24"/>
              </w:rPr>
            </w:pPr>
            <w:r w:rsidRPr="00513B8E">
              <w:rPr>
                <w:rFonts w:ascii="宋体" w:hAnsi="宋体" w:hint="eastAsia"/>
                <w:sz w:val="24"/>
              </w:rPr>
              <w:t>图的深度优先搜索</w:t>
            </w:r>
          </w:p>
        </w:tc>
      </w:tr>
      <w:tr w:rsidR="00DC2064" w14:paraId="54E373B2" w14:textId="77777777" w:rsidTr="00F62D31">
        <w:trPr>
          <w:trHeight w:hRule="exact" w:val="397"/>
          <w:jc w:val="center"/>
        </w:trPr>
        <w:tc>
          <w:tcPr>
            <w:tcW w:w="977" w:type="dxa"/>
            <w:tcBorders>
              <w:top w:val="nil"/>
              <w:bottom w:val="nil"/>
            </w:tcBorders>
          </w:tcPr>
          <w:p w14:paraId="135BA20F" w14:textId="77777777" w:rsidR="00DC2064" w:rsidRPr="00513B8E" w:rsidRDefault="00DC2064" w:rsidP="00DC2064">
            <w:pPr>
              <w:jc w:val="center"/>
              <w:rPr>
                <w:rFonts w:ascii="宋体" w:hAnsi="宋体"/>
                <w:sz w:val="24"/>
              </w:rPr>
            </w:pPr>
            <w:r w:rsidRPr="00513B8E">
              <w:rPr>
                <w:rFonts w:ascii="宋体" w:hAnsi="宋体" w:hint="eastAsia"/>
                <w:sz w:val="24"/>
              </w:rPr>
              <w:t>7</w:t>
            </w:r>
          </w:p>
        </w:tc>
        <w:tc>
          <w:tcPr>
            <w:tcW w:w="3271" w:type="dxa"/>
            <w:tcBorders>
              <w:top w:val="nil"/>
              <w:bottom w:val="nil"/>
            </w:tcBorders>
          </w:tcPr>
          <w:p w14:paraId="3D64E461" w14:textId="77777777" w:rsidR="00DC2064" w:rsidRPr="00513B8E" w:rsidRDefault="00DC2064" w:rsidP="00DC2064">
            <w:pPr>
              <w:rPr>
                <w:rFonts w:ascii="宋体" w:hAnsi="宋体"/>
                <w:sz w:val="24"/>
              </w:rPr>
            </w:pPr>
            <w:r w:rsidRPr="00513B8E">
              <w:rPr>
                <w:rFonts w:ascii="宋体" w:hAnsi="宋体" w:hint="eastAsia"/>
                <w:sz w:val="24"/>
              </w:rPr>
              <w:t>数组求和</w:t>
            </w:r>
          </w:p>
        </w:tc>
        <w:tc>
          <w:tcPr>
            <w:tcW w:w="981" w:type="dxa"/>
            <w:tcBorders>
              <w:top w:val="nil"/>
              <w:bottom w:val="nil"/>
            </w:tcBorders>
          </w:tcPr>
          <w:p w14:paraId="629A294A" w14:textId="77777777" w:rsidR="00DC2064" w:rsidRPr="00513B8E" w:rsidRDefault="00DC2064" w:rsidP="00DC2064">
            <w:pPr>
              <w:jc w:val="center"/>
              <w:rPr>
                <w:rFonts w:ascii="宋体" w:hAnsi="宋体"/>
                <w:sz w:val="24"/>
              </w:rPr>
            </w:pPr>
            <w:r w:rsidRPr="00513B8E">
              <w:rPr>
                <w:rFonts w:ascii="宋体" w:hAnsi="宋体" w:hint="eastAsia"/>
                <w:sz w:val="24"/>
              </w:rPr>
              <w:t>2</w:t>
            </w:r>
            <w:r w:rsidRPr="00513B8E">
              <w:rPr>
                <w:rFonts w:ascii="宋体" w:hAnsi="宋体"/>
                <w:sz w:val="24"/>
              </w:rPr>
              <w:t>3</w:t>
            </w:r>
          </w:p>
        </w:tc>
        <w:tc>
          <w:tcPr>
            <w:tcW w:w="3271" w:type="dxa"/>
            <w:tcBorders>
              <w:top w:val="nil"/>
              <w:bottom w:val="nil"/>
            </w:tcBorders>
          </w:tcPr>
          <w:p w14:paraId="4F2EE3BC" w14:textId="77777777" w:rsidR="00DC2064" w:rsidRPr="00513B8E" w:rsidRDefault="00DC2064" w:rsidP="00DC2064">
            <w:pPr>
              <w:rPr>
                <w:rFonts w:ascii="宋体" w:hAnsi="宋体"/>
                <w:sz w:val="24"/>
              </w:rPr>
            </w:pPr>
            <w:r w:rsidRPr="00513B8E">
              <w:rPr>
                <w:rFonts w:ascii="宋体" w:hAnsi="宋体" w:hint="eastAsia"/>
                <w:sz w:val="24"/>
              </w:rPr>
              <w:t>图的极大独立集</w:t>
            </w:r>
          </w:p>
        </w:tc>
      </w:tr>
      <w:tr w:rsidR="00DC2064" w14:paraId="52519432" w14:textId="77777777" w:rsidTr="00F62D31">
        <w:trPr>
          <w:trHeight w:hRule="exact" w:val="397"/>
          <w:jc w:val="center"/>
        </w:trPr>
        <w:tc>
          <w:tcPr>
            <w:tcW w:w="977" w:type="dxa"/>
            <w:tcBorders>
              <w:top w:val="nil"/>
              <w:bottom w:val="nil"/>
            </w:tcBorders>
          </w:tcPr>
          <w:p w14:paraId="34DA49AF" w14:textId="77777777" w:rsidR="00DC2064" w:rsidRPr="00513B8E" w:rsidRDefault="00DC2064" w:rsidP="00DC2064">
            <w:pPr>
              <w:jc w:val="center"/>
              <w:rPr>
                <w:rFonts w:ascii="宋体" w:hAnsi="宋体"/>
                <w:sz w:val="24"/>
              </w:rPr>
            </w:pPr>
            <w:r w:rsidRPr="00513B8E">
              <w:rPr>
                <w:rFonts w:ascii="宋体" w:hAnsi="宋体" w:hint="eastAsia"/>
                <w:sz w:val="24"/>
              </w:rPr>
              <w:t>8</w:t>
            </w:r>
          </w:p>
        </w:tc>
        <w:tc>
          <w:tcPr>
            <w:tcW w:w="3271" w:type="dxa"/>
            <w:tcBorders>
              <w:top w:val="nil"/>
              <w:bottom w:val="nil"/>
            </w:tcBorders>
          </w:tcPr>
          <w:p w14:paraId="35498622" w14:textId="77777777" w:rsidR="00DC2064" w:rsidRPr="00513B8E" w:rsidRDefault="00DC2064" w:rsidP="00DC2064">
            <w:pPr>
              <w:rPr>
                <w:rFonts w:ascii="宋体" w:hAnsi="宋体"/>
                <w:sz w:val="24"/>
              </w:rPr>
            </w:pPr>
            <w:r w:rsidRPr="00513B8E">
              <w:rPr>
                <w:rFonts w:ascii="宋体" w:hAnsi="宋体" w:hint="eastAsia"/>
                <w:sz w:val="24"/>
              </w:rPr>
              <w:t>N的阶乘</w:t>
            </w:r>
          </w:p>
        </w:tc>
        <w:tc>
          <w:tcPr>
            <w:tcW w:w="981" w:type="dxa"/>
            <w:tcBorders>
              <w:top w:val="nil"/>
              <w:bottom w:val="nil"/>
            </w:tcBorders>
          </w:tcPr>
          <w:p w14:paraId="60AB8BBC" w14:textId="77777777" w:rsidR="00DC2064" w:rsidRPr="00513B8E" w:rsidRDefault="00DC2064" w:rsidP="00DC2064">
            <w:pPr>
              <w:jc w:val="center"/>
              <w:rPr>
                <w:rFonts w:ascii="宋体" w:hAnsi="宋体"/>
                <w:sz w:val="24"/>
              </w:rPr>
            </w:pPr>
            <w:r w:rsidRPr="00513B8E">
              <w:rPr>
                <w:rFonts w:ascii="宋体" w:hAnsi="宋体" w:hint="eastAsia"/>
                <w:sz w:val="24"/>
              </w:rPr>
              <w:t>2</w:t>
            </w:r>
            <w:r w:rsidRPr="00513B8E">
              <w:rPr>
                <w:rFonts w:ascii="宋体" w:hAnsi="宋体"/>
                <w:sz w:val="24"/>
              </w:rPr>
              <w:t>4</w:t>
            </w:r>
          </w:p>
        </w:tc>
        <w:tc>
          <w:tcPr>
            <w:tcW w:w="3271" w:type="dxa"/>
            <w:tcBorders>
              <w:top w:val="nil"/>
              <w:bottom w:val="nil"/>
            </w:tcBorders>
          </w:tcPr>
          <w:p w14:paraId="301C8CC8" w14:textId="77777777" w:rsidR="00DC2064" w:rsidRPr="00513B8E" w:rsidRDefault="00DC2064" w:rsidP="00DC2064">
            <w:pPr>
              <w:rPr>
                <w:rFonts w:ascii="宋体" w:hAnsi="宋体"/>
                <w:sz w:val="24"/>
              </w:rPr>
            </w:pPr>
            <w:r w:rsidRPr="00513B8E">
              <w:rPr>
                <w:rFonts w:ascii="宋体" w:hAnsi="宋体" w:hint="eastAsia"/>
                <w:sz w:val="24"/>
              </w:rPr>
              <w:t>N皇后问题</w:t>
            </w:r>
          </w:p>
        </w:tc>
      </w:tr>
      <w:tr w:rsidR="00DC2064" w14:paraId="243C086C" w14:textId="77777777" w:rsidTr="00F62D31">
        <w:trPr>
          <w:trHeight w:hRule="exact" w:val="397"/>
          <w:jc w:val="center"/>
        </w:trPr>
        <w:tc>
          <w:tcPr>
            <w:tcW w:w="977" w:type="dxa"/>
            <w:tcBorders>
              <w:top w:val="nil"/>
              <w:bottom w:val="nil"/>
            </w:tcBorders>
          </w:tcPr>
          <w:p w14:paraId="1EAF1D34" w14:textId="77777777" w:rsidR="00DC2064" w:rsidRPr="00513B8E" w:rsidRDefault="00DC2064" w:rsidP="00DC2064">
            <w:pPr>
              <w:jc w:val="center"/>
              <w:rPr>
                <w:rFonts w:ascii="宋体" w:hAnsi="宋体"/>
                <w:sz w:val="24"/>
              </w:rPr>
            </w:pPr>
            <w:r w:rsidRPr="00513B8E">
              <w:rPr>
                <w:rFonts w:ascii="宋体" w:hAnsi="宋体" w:hint="eastAsia"/>
                <w:sz w:val="24"/>
              </w:rPr>
              <w:t>9</w:t>
            </w:r>
          </w:p>
        </w:tc>
        <w:tc>
          <w:tcPr>
            <w:tcW w:w="3271" w:type="dxa"/>
            <w:tcBorders>
              <w:top w:val="nil"/>
              <w:bottom w:val="nil"/>
            </w:tcBorders>
          </w:tcPr>
          <w:p w14:paraId="3F0021F7" w14:textId="77777777" w:rsidR="00DC2064" w:rsidRPr="00513B8E" w:rsidRDefault="00DC2064" w:rsidP="00DC2064">
            <w:pPr>
              <w:rPr>
                <w:rFonts w:ascii="宋体" w:hAnsi="宋体"/>
                <w:sz w:val="24"/>
              </w:rPr>
            </w:pPr>
            <w:r w:rsidRPr="00513B8E">
              <w:rPr>
                <w:rFonts w:ascii="宋体" w:hAnsi="宋体" w:hint="eastAsia"/>
                <w:sz w:val="24"/>
              </w:rPr>
              <w:t>矩阵乘法</w:t>
            </w:r>
          </w:p>
        </w:tc>
        <w:tc>
          <w:tcPr>
            <w:tcW w:w="981" w:type="dxa"/>
            <w:tcBorders>
              <w:top w:val="nil"/>
              <w:bottom w:val="nil"/>
            </w:tcBorders>
          </w:tcPr>
          <w:p w14:paraId="0323E4EA" w14:textId="77777777" w:rsidR="00DC2064" w:rsidRPr="00513B8E" w:rsidRDefault="00DC2064" w:rsidP="00DC2064">
            <w:pPr>
              <w:jc w:val="center"/>
              <w:rPr>
                <w:rFonts w:ascii="宋体" w:hAnsi="宋体"/>
                <w:sz w:val="24"/>
              </w:rPr>
            </w:pPr>
            <w:r w:rsidRPr="00513B8E">
              <w:rPr>
                <w:rFonts w:ascii="宋体" w:hAnsi="宋体" w:hint="eastAsia"/>
                <w:sz w:val="24"/>
              </w:rPr>
              <w:t>2</w:t>
            </w:r>
            <w:r w:rsidRPr="00513B8E">
              <w:rPr>
                <w:rFonts w:ascii="宋体" w:hAnsi="宋体"/>
                <w:sz w:val="24"/>
              </w:rPr>
              <w:t>5</w:t>
            </w:r>
          </w:p>
        </w:tc>
        <w:tc>
          <w:tcPr>
            <w:tcW w:w="3271" w:type="dxa"/>
            <w:tcBorders>
              <w:top w:val="nil"/>
              <w:bottom w:val="nil"/>
            </w:tcBorders>
          </w:tcPr>
          <w:p w14:paraId="131192DE" w14:textId="77777777" w:rsidR="00DC2064" w:rsidRPr="00513B8E" w:rsidRDefault="00DC2064" w:rsidP="00DC2064">
            <w:pPr>
              <w:rPr>
                <w:rFonts w:ascii="宋体" w:hAnsi="宋体"/>
                <w:sz w:val="24"/>
              </w:rPr>
            </w:pPr>
            <w:r w:rsidRPr="00513B8E">
              <w:rPr>
                <w:rFonts w:ascii="宋体" w:hAnsi="宋体" w:hint="eastAsia"/>
                <w:sz w:val="24"/>
              </w:rPr>
              <w:t>高斯消元法求解线性方程</w:t>
            </w:r>
          </w:p>
        </w:tc>
      </w:tr>
      <w:tr w:rsidR="00DC2064" w14:paraId="40AC86ED" w14:textId="77777777" w:rsidTr="00F62D31">
        <w:trPr>
          <w:trHeight w:hRule="exact" w:val="397"/>
          <w:jc w:val="center"/>
        </w:trPr>
        <w:tc>
          <w:tcPr>
            <w:tcW w:w="977" w:type="dxa"/>
            <w:tcBorders>
              <w:top w:val="nil"/>
              <w:bottom w:val="nil"/>
            </w:tcBorders>
          </w:tcPr>
          <w:p w14:paraId="2E1BE370" w14:textId="77777777" w:rsidR="00DC2064" w:rsidRPr="00513B8E" w:rsidRDefault="00DC2064" w:rsidP="00DC2064">
            <w:pPr>
              <w:jc w:val="center"/>
              <w:rPr>
                <w:rFonts w:ascii="宋体" w:hAnsi="宋体"/>
                <w:sz w:val="24"/>
              </w:rPr>
            </w:pPr>
            <w:r w:rsidRPr="00513B8E">
              <w:rPr>
                <w:rFonts w:ascii="宋体" w:hAnsi="宋体" w:hint="eastAsia"/>
                <w:sz w:val="24"/>
              </w:rPr>
              <w:t>10</w:t>
            </w:r>
          </w:p>
        </w:tc>
        <w:tc>
          <w:tcPr>
            <w:tcW w:w="3271" w:type="dxa"/>
            <w:tcBorders>
              <w:top w:val="nil"/>
              <w:bottom w:val="nil"/>
            </w:tcBorders>
          </w:tcPr>
          <w:p w14:paraId="7EF10F1C" w14:textId="77777777" w:rsidR="00DC2064" w:rsidRPr="00513B8E" w:rsidRDefault="00DC2064" w:rsidP="00DC2064">
            <w:pPr>
              <w:rPr>
                <w:rFonts w:ascii="宋体" w:hAnsi="宋体"/>
                <w:sz w:val="24"/>
              </w:rPr>
            </w:pPr>
            <w:r w:rsidRPr="00513B8E">
              <w:rPr>
                <w:rFonts w:ascii="宋体" w:hAnsi="宋体" w:hint="eastAsia"/>
                <w:sz w:val="24"/>
              </w:rPr>
              <w:t>数组前缀求和</w:t>
            </w:r>
          </w:p>
        </w:tc>
        <w:tc>
          <w:tcPr>
            <w:tcW w:w="981" w:type="dxa"/>
            <w:tcBorders>
              <w:top w:val="nil"/>
              <w:bottom w:val="nil"/>
            </w:tcBorders>
          </w:tcPr>
          <w:p w14:paraId="00DD93B2" w14:textId="77777777" w:rsidR="00DC2064" w:rsidRPr="00513B8E" w:rsidRDefault="00DC2064" w:rsidP="00DC2064">
            <w:pPr>
              <w:jc w:val="center"/>
              <w:rPr>
                <w:rFonts w:ascii="宋体" w:hAnsi="宋体"/>
                <w:sz w:val="24"/>
              </w:rPr>
            </w:pPr>
            <w:r w:rsidRPr="00513B8E">
              <w:rPr>
                <w:rFonts w:ascii="宋体" w:hAnsi="宋体" w:hint="eastAsia"/>
                <w:sz w:val="24"/>
              </w:rPr>
              <w:t>2</w:t>
            </w:r>
            <w:r w:rsidRPr="00513B8E">
              <w:rPr>
                <w:rFonts w:ascii="宋体" w:hAnsi="宋体"/>
                <w:sz w:val="24"/>
              </w:rPr>
              <w:t>6</w:t>
            </w:r>
          </w:p>
        </w:tc>
        <w:tc>
          <w:tcPr>
            <w:tcW w:w="3271" w:type="dxa"/>
            <w:tcBorders>
              <w:top w:val="nil"/>
              <w:bottom w:val="nil"/>
            </w:tcBorders>
          </w:tcPr>
          <w:p w14:paraId="4F77C424" w14:textId="77777777" w:rsidR="00DC2064" w:rsidRPr="00513B8E" w:rsidRDefault="00DC2064" w:rsidP="00DC2064">
            <w:pPr>
              <w:rPr>
                <w:rFonts w:ascii="宋体" w:hAnsi="宋体"/>
                <w:sz w:val="24"/>
              </w:rPr>
            </w:pPr>
            <w:r w:rsidRPr="00513B8E">
              <w:rPr>
                <w:rFonts w:ascii="宋体" w:hAnsi="宋体" w:hint="eastAsia"/>
                <w:sz w:val="24"/>
              </w:rPr>
              <w:t>多重网格法解微分方程</w:t>
            </w:r>
          </w:p>
        </w:tc>
      </w:tr>
      <w:tr w:rsidR="00DC2064" w14:paraId="20E96C0B" w14:textId="77777777" w:rsidTr="00F62D31">
        <w:trPr>
          <w:trHeight w:hRule="exact" w:val="397"/>
          <w:jc w:val="center"/>
        </w:trPr>
        <w:tc>
          <w:tcPr>
            <w:tcW w:w="977" w:type="dxa"/>
            <w:tcBorders>
              <w:top w:val="nil"/>
              <w:bottom w:val="nil"/>
            </w:tcBorders>
          </w:tcPr>
          <w:p w14:paraId="35C0FBFA" w14:textId="77777777" w:rsidR="00DC2064" w:rsidRPr="00513B8E" w:rsidRDefault="00DC2064" w:rsidP="00DC2064">
            <w:pPr>
              <w:jc w:val="center"/>
              <w:rPr>
                <w:rFonts w:ascii="宋体" w:hAnsi="宋体"/>
                <w:sz w:val="24"/>
              </w:rPr>
            </w:pPr>
            <w:r w:rsidRPr="00513B8E">
              <w:rPr>
                <w:rFonts w:ascii="宋体" w:hAnsi="宋体" w:hint="eastAsia"/>
                <w:sz w:val="24"/>
              </w:rPr>
              <w:t>11</w:t>
            </w:r>
          </w:p>
        </w:tc>
        <w:tc>
          <w:tcPr>
            <w:tcW w:w="3271" w:type="dxa"/>
            <w:tcBorders>
              <w:top w:val="nil"/>
              <w:bottom w:val="nil"/>
            </w:tcBorders>
          </w:tcPr>
          <w:p w14:paraId="478F8368" w14:textId="77777777" w:rsidR="00DC2064" w:rsidRPr="00513B8E" w:rsidRDefault="00DC2064" w:rsidP="00DC2064">
            <w:pPr>
              <w:rPr>
                <w:rFonts w:ascii="宋体" w:hAnsi="宋体"/>
                <w:sz w:val="24"/>
              </w:rPr>
            </w:pPr>
            <w:r w:rsidRPr="00513B8E">
              <w:rPr>
                <w:rFonts w:ascii="宋体" w:hAnsi="宋体" w:hint="eastAsia"/>
                <w:sz w:val="24"/>
              </w:rPr>
              <w:t>二分法查找函数零点</w:t>
            </w:r>
          </w:p>
        </w:tc>
        <w:tc>
          <w:tcPr>
            <w:tcW w:w="981" w:type="dxa"/>
            <w:tcBorders>
              <w:top w:val="nil"/>
              <w:bottom w:val="nil"/>
            </w:tcBorders>
          </w:tcPr>
          <w:p w14:paraId="67B10199" w14:textId="77777777" w:rsidR="00DC2064" w:rsidRPr="00513B8E" w:rsidRDefault="00DC2064" w:rsidP="00DC2064">
            <w:pPr>
              <w:jc w:val="center"/>
              <w:rPr>
                <w:rFonts w:ascii="宋体" w:hAnsi="宋体"/>
                <w:sz w:val="24"/>
              </w:rPr>
            </w:pPr>
            <w:r w:rsidRPr="00513B8E">
              <w:rPr>
                <w:rFonts w:ascii="宋体" w:hAnsi="宋体" w:hint="eastAsia"/>
                <w:sz w:val="24"/>
              </w:rPr>
              <w:t>2</w:t>
            </w:r>
            <w:r w:rsidRPr="00513B8E">
              <w:rPr>
                <w:rFonts w:ascii="宋体" w:hAnsi="宋体"/>
                <w:sz w:val="24"/>
              </w:rPr>
              <w:t>7</w:t>
            </w:r>
          </w:p>
        </w:tc>
        <w:tc>
          <w:tcPr>
            <w:tcW w:w="3271" w:type="dxa"/>
            <w:tcBorders>
              <w:top w:val="nil"/>
              <w:bottom w:val="nil"/>
            </w:tcBorders>
          </w:tcPr>
          <w:p w14:paraId="0C973C1A" w14:textId="77777777" w:rsidR="00DC2064" w:rsidRPr="00513B8E" w:rsidRDefault="00DC2064" w:rsidP="00DC2064">
            <w:pPr>
              <w:rPr>
                <w:rFonts w:ascii="宋体" w:hAnsi="宋体"/>
                <w:sz w:val="24"/>
              </w:rPr>
            </w:pPr>
            <w:r w:rsidRPr="00513B8E">
              <w:rPr>
                <w:rFonts w:ascii="宋体" w:hAnsi="宋体" w:hint="eastAsia"/>
                <w:sz w:val="24"/>
              </w:rPr>
              <w:t>共轭梯度法的实现</w:t>
            </w:r>
          </w:p>
        </w:tc>
      </w:tr>
      <w:tr w:rsidR="00DC2064" w14:paraId="1DE6879A" w14:textId="77777777" w:rsidTr="00F62D31">
        <w:trPr>
          <w:trHeight w:hRule="exact" w:val="397"/>
          <w:jc w:val="center"/>
        </w:trPr>
        <w:tc>
          <w:tcPr>
            <w:tcW w:w="977" w:type="dxa"/>
            <w:tcBorders>
              <w:top w:val="nil"/>
              <w:bottom w:val="nil"/>
            </w:tcBorders>
          </w:tcPr>
          <w:p w14:paraId="35E2971F" w14:textId="77777777" w:rsidR="00DC2064" w:rsidRPr="00513B8E" w:rsidRDefault="00DC2064" w:rsidP="00DC2064">
            <w:pPr>
              <w:jc w:val="center"/>
              <w:rPr>
                <w:rFonts w:ascii="宋体" w:hAnsi="宋体"/>
                <w:sz w:val="24"/>
              </w:rPr>
            </w:pPr>
            <w:r w:rsidRPr="00513B8E">
              <w:rPr>
                <w:rFonts w:ascii="宋体" w:hAnsi="宋体" w:hint="eastAsia"/>
                <w:sz w:val="24"/>
              </w:rPr>
              <w:t>12</w:t>
            </w:r>
          </w:p>
        </w:tc>
        <w:tc>
          <w:tcPr>
            <w:tcW w:w="3271" w:type="dxa"/>
            <w:tcBorders>
              <w:top w:val="nil"/>
              <w:bottom w:val="nil"/>
            </w:tcBorders>
          </w:tcPr>
          <w:p w14:paraId="50CC51C8" w14:textId="77777777" w:rsidR="00DC2064" w:rsidRPr="00513B8E" w:rsidRDefault="00DC2064" w:rsidP="00DC2064">
            <w:pPr>
              <w:rPr>
                <w:rFonts w:ascii="宋体" w:hAnsi="宋体"/>
                <w:sz w:val="24"/>
              </w:rPr>
            </w:pPr>
            <w:r w:rsidRPr="00513B8E">
              <w:rPr>
                <w:rFonts w:ascii="宋体" w:hAnsi="宋体" w:hint="eastAsia"/>
                <w:sz w:val="24"/>
              </w:rPr>
              <w:t>矩阵转置</w:t>
            </w:r>
          </w:p>
        </w:tc>
        <w:tc>
          <w:tcPr>
            <w:tcW w:w="981" w:type="dxa"/>
            <w:tcBorders>
              <w:top w:val="nil"/>
              <w:bottom w:val="nil"/>
            </w:tcBorders>
          </w:tcPr>
          <w:p w14:paraId="496A5779" w14:textId="77777777" w:rsidR="00DC2064" w:rsidRPr="00513B8E" w:rsidRDefault="00DC2064" w:rsidP="00DC2064">
            <w:pPr>
              <w:jc w:val="center"/>
              <w:rPr>
                <w:rFonts w:ascii="宋体" w:hAnsi="宋体"/>
                <w:sz w:val="24"/>
              </w:rPr>
            </w:pPr>
            <w:r w:rsidRPr="00513B8E">
              <w:rPr>
                <w:rFonts w:ascii="宋体" w:hAnsi="宋体" w:hint="eastAsia"/>
                <w:sz w:val="24"/>
              </w:rPr>
              <w:t>2</w:t>
            </w:r>
            <w:r w:rsidRPr="00513B8E">
              <w:rPr>
                <w:rFonts w:ascii="宋体" w:hAnsi="宋体"/>
                <w:sz w:val="24"/>
              </w:rPr>
              <w:t>8</w:t>
            </w:r>
          </w:p>
        </w:tc>
        <w:tc>
          <w:tcPr>
            <w:tcW w:w="3271" w:type="dxa"/>
            <w:tcBorders>
              <w:top w:val="nil"/>
              <w:bottom w:val="nil"/>
            </w:tcBorders>
          </w:tcPr>
          <w:p w14:paraId="0FAA936D" w14:textId="77777777" w:rsidR="00DC2064" w:rsidRPr="00513B8E" w:rsidRDefault="00DC2064" w:rsidP="00DC2064">
            <w:pPr>
              <w:rPr>
                <w:rFonts w:ascii="宋体" w:hAnsi="宋体"/>
                <w:sz w:val="24"/>
              </w:rPr>
            </w:pPr>
            <w:r w:rsidRPr="00513B8E">
              <w:rPr>
                <w:rFonts w:ascii="宋体" w:hAnsi="宋体" w:hint="eastAsia"/>
                <w:sz w:val="24"/>
              </w:rPr>
              <w:t>霍夫变换</w:t>
            </w:r>
          </w:p>
        </w:tc>
      </w:tr>
      <w:tr w:rsidR="00DC2064" w14:paraId="1357BB38" w14:textId="77777777" w:rsidTr="00F62D31">
        <w:trPr>
          <w:trHeight w:hRule="exact" w:val="397"/>
          <w:jc w:val="center"/>
        </w:trPr>
        <w:tc>
          <w:tcPr>
            <w:tcW w:w="977" w:type="dxa"/>
            <w:tcBorders>
              <w:top w:val="nil"/>
              <w:bottom w:val="nil"/>
            </w:tcBorders>
          </w:tcPr>
          <w:p w14:paraId="2FECF1F8" w14:textId="77777777" w:rsidR="00DC2064" w:rsidRPr="00513B8E" w:rsidRDefault="00DC2064" w:rsidP="00DC2064">
            <w:pPr>
              <w:jc w:val="center"/>
              <w:rPr>
                <w:rFonts w:ascii="宋体" w:hAnsi="宋体"/>
                <w:sz w:val="24"/>
              </w:rPr>
            </w:pPr>
            <w:r w:rsidRPr="00513B8E">
              <w:rPr>
                <w:rFonts w:ascii="宋体" w:hAnsi="宋体" w:hint="eastAsia"/>
                <w:sz w:val="24"/>
              </w:rPr>
              <w:t>13</w:t>
            </w:r>
          </w:p>
        </w:tc>
        <w:tc>
          <w:tcPr>
            <w:tcW w:w="3271" w:type="dxa"/>
            <w:tcBorders>
              <w:top w:val="nil"/>
              <w:bottom w:val="nil"/>
            </w:tcBorders>
          </w:tcPr>
          <w:p w14:paraId="300B7476" w14:textId="77777777" w:rsidR="00DC2064" w:rsidRPr="00513B8E" w:rsidRDefault="00DC2064" w:rsidP="00DC2064">
            <w:pPr>
              <w:rPr>
                <w:rFonts w:ascii="宋体" w:hAnsi="宋体"/>
                <w:sz w:val="24"/>
              </w:rPr>
            </w:pPr>
            <w:r w:rsidRPr="00513B8E">
              <w:rPr>
                <w:rFonts w:ascii="宋体" w:hAnsi="宋体" w:hint="eastAsia"/>
                <w:sz w:val="24"/>
              </w:rPr>
              <w:t>整数集合</w:t>
            </w:r>
            <w:proofErr w:type="gramStart"/>
            <w:r w:rsidRPr="00513B8E">
              <w:rPr>
                <w:rFonts w:ascii="宋体" w:hAnsi="宋体" w:hint="eastAsia"/>
                <w:sz w:val="24"/>
              </w:rPr>
              <w:t>的缩灭</w:t>
            </w:r>
            <w:proofErr w:type="gramEnd"/>
          </w:p>
        </w:tc>
        <w:tc>
          <w:tcPr>
            <w:tcW w:w="981" w:type="dxa"/>
            <w:tcBorders>
              <w:top w:val="nil"/>
              <w:bottom w:val="nil"/>
            </w:tcBorders>
          </w:tcPr>
          <w:p w14:paraId="427FA3A4" w14:textId="77777777" w:rsidR="00DC2064" w:rsidRPr="00513B8E" w:rsidRDefault="00DC2064" w:rsidP="00DC2064">
            <w:pPr>
              <w:jc w:val="center"/>
              <w:rPr>
                <w:rFonts w:ascii="宋体" w:hAnsi="宋体"/>
                <w:sz w:val="24"/>
              </w:rPr>
            </w:pPr>
            <w:r w:rsidRPr="00513B8E">
              <w:rPr>
                <w:rFonts w:ascii="宋体" w:hAnsi="宋体" w:hint="eastAsia"/>
                <w:sz w:val="24"/>
              </w:rPr>
              <w:t>2</w:t>
            </w:r>
            <w:r w:rsidRPr="00513B8E">
              <w:rPr>
                <w:rFonts w:ascii="宋体" w:hAnsi="宋体"/>
                <w:sz w:val="24"/>
              </w:rPr>
              <w:t>9</w:t>
            </w:r>
          </w:p>
        </w:tc>
        <w:tc>
          <w:tcPr>
            <w:tcW w:w="3271" w:type="dxa"/>
            <w:tcBorders>
              <w:top w:val="nil"/>
              <w:bottom w:val="nil"/>
            </w:tcBorders>
          </w:tcPr>
          <w:p w14:paraId="35B59D13" w14:textId="77777777" w:rsidR="00DC2064" w:rsidRPr="00513B8E" w:rsidRDefault="00DC2064" w:rsidP="00DC2064">
            <w:pPr>
              <w:rPr>
                <w:rFonts w:ascii="宋体" w:hAnsi="宋体"/>
                <w:sz w:val="24"/>
              </w:rPr>
            </w:pPr>
            <w:r w:rsidRPr="00513B8E">
              <w:rPr>
                <w:rFonts w:ascii="宋体" w:hAnsi="宋体" w:hint="eastAsia"/>
                <w:sz w:val="24"/>
              </w:rPr>
              <w:t>离散傅里叶变换</w:t>
            </w:r>
          </w:p>
        </w:tc>
      </w:tr>
      <w:tr w:rsidR="00DC2064" w14:paraId="11CC7790" w14:textId="77777777" w:rsidTr="00F62D31">
        <w:trPr>
          <w:trHeight w:hRule="exact" w:val="397"/>
          <w:jc w:val="center"/>
        </w:trPr>
        <w:tc>
          <w:tcPr>
            <w:tcW w:w="977" w:type="dxa"/>
            <w:tcBorders>
              <w:top w:val="nil"/>
              <w:bottom w:val="nil"/>
            </w:tcBorders>
          </w:tcPr>
          <w:p w14:paraId="27B61A9A" w14:textId="77777777" w:rsidR="00DC2064" w:rsidRPr="00513B8E" w:rsidRDefault="00DC2064" w:rsidP="00DC2064">
            <w:pPr>
              <w:jc w:val="center"/>
              <w:rPr>
                <w:rFonts w:ascii="宋体" w:hAnsi="宋体"/>
                <w:sz w:val="24"/>
              </w:rPr>
            </w:pPr>
            <w:r w:rsidRPr="00513B8E">
              <w:rPr>
                <w:rFonts w:ascii="宋体" w:hAnsi="宋体" w:hint="eastAsia"/>
                <w:sz w:val="24"/>
              </w:rPr>
              <w:t>14</w:t>
            </w:r>
          </w:p>
        </w:tc>
        <w:tc>
          <w:tcPr>
            <w:tcW w:w="3271" w:type="dxa"/>
            <w:tcBorders>
              <w:top w:val="nil"/>
              <w:bottom w:val="nil"/>
            </w:tcBorders>
          </w:tcPr>
          <w:p w14:paraId="102755D2" w14:textId="77777777" w:rsidR="00DC2064" w:rsidRPr="00513B8E" w:rsidRDefault="00DC2064" w:rsidP="00DC2064">
            <w:pPr>
              <w:rPr>
                <w:rFonts w:ascii="宋体" w:hAnsi="宋体"/>
                <w:sz w:val="24"/>
              </w:rPr>
            </w:pPr>
            <w:r w:rsidRPr="00513B8E">
              <w:rPr>
                <w:rFonts w:ascii="宋体" w:hAnsi="宋体" w:hint="eastAsia"/>
                <w:sz w:val="24"/>
              </w:rPr>
              <w:t>快速傅里叶变换</w:t>
            </w:r>
          </w:p>
        </w:tc>
        <w:tc>
          <w:tcPr>
            <w:tcW w:w="981" w:type="dxa"/>
            <w:tcBorders>
              <w:top w:val="nil"/>
              <w:bottom w:val="nil"/>
            </w:tcBorders>
          </w:tcPr>
          <w:p w14:paraId="501424E4" w14:textId="77777777" w:rsidR="00DC2064" w:rsidRPr="00513B8E" w:rsidRDefault="00DC2064" w:rsidP="00DC2064">
            <w:pPr>
              <w:jc w:val="center"/>
              <w:rPr>
                <w:rFonts w:ascii="宋体" w:hAnsi="宋体"/>
                <w:sz w:val="24"/>
              </w:rPr>
            </w:pPr>
            <w:r w:rsidRPr="00513B8E">
              <w:rPr>
                <w:rFonts w:ascii="宋体" w:hAnsi="宋体" w:hint="eastAsia"/>
                <w:sz w:val="24"/>
              </w:rPr>
              <w:t>3</w:t>
            </w:r>
            <w:r w:rsidRPr="00513B8E">
              <w:rPr>
                <w:rFonts w:ascii="宋体" w:hAnsi="宋体"/>
                <w:sz w:val="24"/>
              </w:rPr>
              <w:t>0</w:t>
            </w:r>
          </w:p>
        </w:tc>
        <w:tc>
          <w:tcPr>
            <w:tcW w:w="3271" w:type="dxa"/>
            <w:tcBorders>
              <w:top w:val="nil"/>
              <w:bottom w:val="nil"/>
            </w:tcBorders>
          </w:tcPr>
          <w:p w14:paraId="2FD8233C" w14:textId="77777777" w:rsidR="00DC2064" w:rsidRPr="00513B8E" w:rsidRDefault="00DC2064" w:rsidP="00DC2064">
            <w:pPr>
              <w:rPr>
                <w:rFonts w:ascii="宋体" w:hAnsi="宋体"/>
                <w:sz w:val="24"/>
              </w:rPr>
            </w:pPr>
            <w:r w:rsidRPr="00513B8E">
              <w:rPr>
                <w:rFonts w:ascii="宋体" w:hAnsi="宋体" w:hint="eastAsia"/>
                <w:sz w:val="24"/>
              </w:rPr>
              <w:t>K值算法</w:t>
            </w:r>
          </w:p>
        </w:tc>
      </w:tr>
      <w:tr w:rsidR="00DC2064" w14:paraId="3983A09D" w14:textId="77777777" w:rsidTr="00F62D31">
        <w:trPr>
          <w:trHeight w:hRule="exact" w:val="397"/>
          <w:jc w:val="center"/>
        </w:trPr>
        <w:tc>
          <w:tcPr>
            <w:tcW w:w="977" w:type="dxa"/>
            <w:tcBorders>
              <w:top w:val="nil"/>
              <w:bottom w:val="nil"/>
            </w:tcBorders>
          </w:tcPr>
          <w:p w14:paraId="6C137CB7" w14:textId="77777777" w:rsidR="00DC2064" w:rsidRPr="00513B8E" w:rsidRDefault="00DC2064" w:rsidP="00DC2064">
            <w:pPr>
              <w:jc w:val="center"/>
              <w:rPr>
                <w:rFonts w:ascii="宋体" w:hAnsi="宋体"/>
                <w:sz w:val="24"/>
              </w:rPr>
            </w:pPr>
            <w:r w:rsidRPr="00513B8E">
              <w:rPr>
                <w:rFonts w:ascii="宋体" w:hAnsi="宋体" w:hint="eastAsia"/>
                <w:sz w:val="24"/>
              </w:rPr>
              <w:t>15</w:t>
            </w:r>
          </w:p>
        </w:tc>
        <w:tc>
          <w:tcPr>
            <w:tcW w:w="3271" w:type="dxa"/>
            <w:tcBorders>
              <w:top w:val="nil"/>
              <w:bottom w:val="nil"/>
            </w:tcBorders>
          </w:tcPr>
          <w:p w14:paraId="42A47B88" w14:textId="77777777" w:rsidR="00DC2064" w:rsidRPr="00513B8E" w:rsidRDefault="00DC2064" w:rsidP="00DC2064">
            <w:pPr>
              <w:rPr>
                <w:rFonts w:ascii="宋体" w:hAnsi="宋体"/>
                <w:sz w:val="24"/>
              </w:rPr>
            </w:pPr>
            <w:r w:rsidRPr="00513B8E">
              <w:rPr>
                <w:rFonts w:ascii="宋体" w:hAnsi="宋体" w:hint="eastAsia"/>
                <w:sz w:val="24"/>
              </w:rPr>
              <w:t>遗传算法</w:t>
            </w:r>
          </w:p>
        </w:tc>
        <w:tc>
          <w:tcPr>
            <w:tcW w:w="981" w:type="dxa"/>
            <w:tcBorders>
              <w:top w:val="nil"/>
              <w:bottom w:val="nil"/>
            </w:tcBorders>
          </w:tcPr>
          <w:p w14:paraId="3B23DE68" w14:textId="77777777" w:rsidR="00DC2064" w:rsidRPr="00513B8E" w:rsidRDefault="00DC2064" w:rsidP="00DC2064">
            <w:pPr>
              <w:jc w:val="center"/>
              <w:rPr>
                <w:rFonts w:ascii="宋体" w:hAnsi="宋体"/>
                <w:sz w:val="24"/>
              </w:rPr>
            </w:pPr>
            <w:r w:rsidRPr="00513B8E">
              <w:rPr>
                <w:rFonts w:ascii="宋体" w:hAnsi="宋体" w:hint="eastAsia"/>
                <w:sz w:val="24"/>
              </w:rPr>
              <w:t>3</w:t>
            </w:r>
            <w:r w:rsidRPr="00513B8E">
              <w:rPr>
                <w:rFonts w:ascii="宋体" w:hAnsi="宋体"/>
                <w:sz w:val="24"/>
              </w:rPr>
              <w:t>1</w:t>
            </w:r>
          </w:p>
        </w:tc>
        <w:tc>
          <w:tcPr>
            <w:tcW w:w="3271" w:type="dxa"/>
            <w:tcBorders>
              <w:top w:val="nil"/>
              <w:bottom w:val="nil"/>
            </w:tcBorders>
          </w:tcPr>
          <w:p w14:paraId="6A1818FD" w14:textId="77777777" w:rsidR="00DC2064" w:rsidRPr="00513B8E" w:rsidRDefault="00DC2064" w:rsidP="00DC2064">
            <w:pPr>
              <w:rPr>
                <w:rFonts w:ascii="宋体" w:hAnsi="宋体"/>
                <w:sz w:val="24"/>
              </w:rPr>
            </w:pPr>
            <w:r w:rsidRPr="00513B8E">
              <w:rPr>
                <w:rFonts w:ascii="宋体" w:hAnsi="宋体" w:hint="eastAsia"/>
                <w:sz w:val="24"/>
              </w:rPr>
              <w:t>曼德勃罗特集的计算</w:t>
            </w:r>
          </w:p>
        </w:tc>
      </w:tr>
      <w:tr w:rsidR="00DC2064" w14:paraId="2BFF1BBA" w14:textId="77777777" w:rsidTr="00F62D31">
        <w:trPr>
          <w:trHeight w:hRule="exact" w:val="397"/>
          <w:jc w:val="center"/>
        </w:trPr>
        <w:tc>
          <w:tcPr>
            <w:tcW w:w="977" w:type="dxa"/>
            <w:tcBorders>
              <w:top w:val="nil"/>
            </w:tcBorders>
          </w:tcPr>
          <w:p w14:paraId="09B586CC" w14:textId="77777777" w:rsidR="00DC2064" w:rsidRPr="00513B8E" w:rsidRDefault="00DC2064" w:rsidP="00DC2064">
            <w:pPr>
              <w:jc w:val="center"/>
              <w:rPr>
                <w:rFonts w:ascii="宋体" w:hAnsi="宋体"/>
                <w:sz w:val="24"/>
              </w:rPr>
            </w:pPr>
            <w:r w:rsidRPr="00513B8E">
              <w:rPr>
                <w:rFonts w:ascii="宋体" w:hAnsi="宋体" w:hint="eastAsia"/>
                <w:sz w:val="24"/>
              </w:rPr>
              <w:t>16</w:t>
            </w:r>
          </w:p>
        </w:tc>
        <w:tc>
          <w:tcPr>
            <w:tcW w:w="3271" w:type="dxa"/>
            <w:tcBorders>
              <w:top w:val="nil"/>
            </w:tcBorders>
          </w:tcPr>
          <w:p w14:paraId="1400F8D5" w14:textId="77777777" w:rsidR="00DC2064" w:rsidRPr="00513B8E" w:rsidRDefault="00DC2064" w:rsidP="00DC2064">
            <w:pPr>
              <w:rPr>
                <w:rFonts w:ascii="宋体" w:hAnsi="宋体"/>
                <w:sz w:val="24"/>
              </w:rPr>
            </w:pPr>
            <w:r w:rsidRPr="00513B8E">
              <w:rPr>
                <w:rFonts w:ascii="宋体" w:hAnsi="宋体" w:hint="eastAsia"/>
                <w:sz w:val="24"/>
              </w:rPr>
              <w:t>平面凸包问题</w:t>
            </w:r>
          </w:p>
        </w:tc>
        <w:tc>
          <w:tcPr>
            <w:tcW w:w="981" w:type="dxa"/>
            <w:tcBorders>
              <w:top w:val="nil"/>
            </w:tcBorders>
          </w:tcPr>
          <w:p w14:paraId="0456CA1D" w14:textId="77777777" w:rsidR="00DC2064" w:rsidRPr="00513B8E" w:rsidRDefault="00DC2064" w:rsidP="00DC2064">
            <w:pPr>
              <w:jc w:val="center"/>
              <w:rPr>
                <w:rFonts w:ascii="宋体" w:hAnsi="宋体"/>
                <w:sz w:val="24"/>
              </w:rPr>
            </w:pPr>
            <w:r w:rsidRPr="00513B8E">
              <w:rPr>
                <w:rFonts w:ascii="宋体" w:hAnsi="宋体" w:hint="eastAsia"/>
                <w:sz w:val="24"/>
              </w:rPr>
              <w:t>3</w:t>
            </w:r>
            <w:r w:rsidRPr="00513B8E">
              <w:rPr>
                <w:rFonts w:ascii="宋体" w:hAnsi="宋体"/>
                <w:sz w:val="24"/>
              </w:rPr>
              <w:t>2</w:t>
            </w:r>
          </w:p>
        </w:tc>
        <w:tc>
          <w:tcPr>
            <w:tcW w:w="3271" w:type="dxa"/>
            <w:tcBorders>
              <w:top w:val="nil"/>
            </w:tcBorders>
          </w:tcPr>
          <w:p w14:paraId="10947FFF" w14:textId="77777777" w:rsidR="00DC2064" w:rsidRPr="00513B8E" w:rsidRDefault="00DC2064" w:rsidP="00DC2064">
            <w:pPr>
              <w:rPr>
                <w:rFonts w:ascii="宋体" w:hAnsi="宋体"/>
                <w:sz w:val="24"/>
              </w:rPr>
            </w:pPr>
            <w:r w:rsidRPr="00513B8E">
              <w:rPr>
                <w:rFonts w:ascii="宋体" w:hAnsi="宋体" w:hint="eastAsia"/>
                <w:sz w:val="24"/>
              </w:rPr>
              <w:t>PSO算法</w:t>
            </w:r>
          </w:p>
        </w:tc>
      </w:tr>
    </w:tbl>
    <w:p w14:paraId="0709EA54" w14:textId="435FF888" w:rsidR="004614F2" w:rsidRDefault="004614F2" w:rsidP="00272703">
      <w:pPr>
        <w:pStyle w:val="WSL-2"/>
        <w:numPr>
          <w:ilvl w:val="0"/>
          <w:numId w:val="0"/>
        </w:numPr>
      </w:pPr>
      <w:bookmarkStart w:id="226" w:name="_Toc37081044"/>
      <w:r>
        <w:rPr>
          <w:rFonts w:hint="eastAsia"/>
        </w:rPr>
        <w:lastRenderedPageBreak/>
        <w:t>3.2</w:t>
      </w:r>
      <w:r>
        <w:rPr>
          <w:rFonts w:hint="eastAsia"/>
        </w:rPr>
        <w:t>数据提取</w:t>
      </w:r>
      <w:bookmarkEnd w:id="226"/>
    </w:p>
    <w:p w14:paraId="226F3CB5" w14:textId="12F2D129" w:rsidR="004614F2" w:rsidRDefault="004614F2" w:rsidP="00F75E92">
      <w:pPr>
        <w:pStyle w:val="WSL-4"/>
        <w:ind w:firstLine="518"/>
      </w:pPr>
      <w:r>
        <w:rPr>
          <w:rFonts w:hint="eastAsia"/>
        </w:rPr>
        <w:t>正</w:t>
      </w:r>
      <w:r w:rsidRPr="00184BC9">
        <w:rPr>
          <w:rFonts w:hint="eastAsia"/>
        </w:rPr>
        <w:t>如</w:t>
      </w:r>
      <w:r w:rsidRPr="00184BC9">
        <w:rPr>
          <w:rFonts w:hint="eastAsia"/>
        </w:rPr>
        <w:t>2.1</w:t>
      </w:r>
      <w:r w:rsidRPr="00184BC9">
        <w:rPr>
          <w:rFonts w:hint="eastAsia"/>
        </w:rPr>
        <w:t>所述，</w:t>
      </w:r>
      <w:r>
        <w:rPr>
          <w:rFonts w:hint="eastAsia"/>
        </w:rPr>
        <w:t>循环片段往往是串行程序最具备并行潜力的部分。因此，在数据搜集工作结束后，本文按照如下步骤对搜集到的源代码文件进行了进一步的提取和处理：首先，将源代码文件中所有的循环片段提取出来；然后，考虑到构造</w:t>
      </w:r>
      <w:r>
        <w:rPr>
          <w:rFonts w:hint="eastAsia"/>
        </w:rPr>
        <w:t>XFG</w:t>
      </w:r>
      <w:r>
        <w:rPr>
          <w:rFonts w:hint="eastAsia"/>
        </w:rPr>
        <w:t>需要将代码文件编译为</w:t>
      </w:r>
      <w:r>
        <w:rPr>
          <w:rFonts w:hint="eastAsia"/>
        </w:rPr>
        <w:t>LLVM</w:t>
      </w:r>
      <w:r>
        <w:t xml:space="preserve"> </w:t>
      </w:r>
      <w:r>
        <w:rPr>
          <w:rFonts w:hint="eastAsia"/>
        </w:rPr>
        <w:t>IR</w:t>
      </w:r>
      <w:r>
        <w:rPr>
          <w:rFonts w:hint="eastAsia"/>
        </w:rPr>
        <w:t>，又对所有的循环片段进行重构，使每一个循环片段均独立成为一份完整的</w:t>
      </w:r>
      <w:r>
        <w:rPr>
          <w:rFonts w:hint="eastAsia"/>
        </w:rPr>
        <w:t>C/C++</w:t>
      </w:r>
      <w:r>
        <w:rPr>
          <w:rFonts w:hint="eastAsia"/>
        </w:rPr>
        <w:t>代码，以满足编译需求；最后，编译检验重构后的新代码文件，在尽可能多的保留原始数据的前提下同时保证其正确性。本小节接下来的内容将对上述三个步骤进行展开描述。</w:t>
      </w:r>
    </w:p>
    <w:p w14:paraId="2078BB54" w14:textId="730C297F" w:rsidR="004614F2" w:rsidRPr="00A36DD4" w:rsidRDefault="004614F2" w:rsidP="00272703">
      <w:pPr>
        <w:pStyle w:val="WSL-3"/>
      </w:pPr>
      <w:bookmarkStart w:id="227" w:name="_Toc37081045"/>
      <w:r w:rsidRPr="00A36DD4">
        <w:rPr>
          <w:rFonts w:hint="eastAsia"/>
        </w:rPr>
        <w:t>3.2.1</w:t>
      </w:r>
      <w:r w:rsidRPr="00A36DD4">
        <w:rPr>
          <w:rFonts w:hint="eastAsia"/>
        </w:rPr>
        <w:t>循环提取</w:t>
      </w:r>
      <w:bookmarkEnd w:id="227"/>
    </w:p>
    <w:p w14:paraId="52B75B9B" w14:textId="799576A7" w:rsidR="004614F2" w:rsidRDefault="004614F2" w:rsidP="00F75E92">
      <w:pPr>
        <w:pStyle w:val="WSL-4"/>
        <w:ind w:firstLine="518"/>
      </w:pPr>
      <w:r>
        <w:rPr>
          <w:rFonts w:hint="eastAsia"/>
        </w:rPr>
        <w:t>由于原始数据的数量较多，为了简化提取工作，缩小时间成本，本文并未借助编译工具的静态分析功能，而是采用面向对象的思想，将程序抽象为图</w:t>
      </w:r>
      <w:r>
        <w:rPr>
          <w:rFonts w:hint="eastAsia"/>
        </w:rPr>
        <w:t>3.2</w:t>
      </w:r>
      <w:r>
        <w:rPr>
          <w:rFonts w:hint="eastAsia"/>
        </w:rPr>
        <w:t>所示结构，利用正则表达式匹配技术，直接从程序源码中提取循环片段。如图</w:t>
      </w:r>
      <w:r>
        <w:rPr>
          <w:rFonts w:hint="eastAsia"/>
        </w:rPr>
        <w:t>3.2</w:t>
      </w:r>
      <w:r w:rsidR="00332FFD">
        <w:rPr>
          <w:rFonts w:hint="eastAsia"/>
        </w:rPr>
        <w:t>(</w:t>
      </w:r>
      <w:r>
        <w:rPr>
          <w:rFonts w:hint="eastAsia"/>
        </w:rPr>
        <w:t>a</w:t>
      </w:r>
      <w:r w:rsidR="00332FFD">
        <w:rPr>
          <w:rFonts w:hint="eastAsia"/>
        </w:rPr>
        <w:t>)</w:t>
      </w:r>
      <w:r>
        <w:rPr>
          <w:rFonts w:hint="eastAsia"/>
        </w:rPr>
        <w:t>所示，从本文所研究内容的角度出发，程序可以看作是函数的集合，而函数又可以看作是循环片段及其他代码的集合。于是将函数抽象为图</w:t>
      </w:r>
      <w:r>
        <w:rPr>
          <w:rFonts w:hint="eastAsia"/>
        </w:rPr>
        <w:t>3.2</w:t>
      </w:r>
      <w:r w:rsidR="00332FFD">
        <w:rPr>
          <w:rFonts w:hint="eastAsia"/>
        </w:rPr>
        <w:t>(</w:t>
      </w:r>
      <w:r>
        <w:rPr>
          <w:rFonts w:hint="eastAsia"/>
        </w:rPr>
        <w:t>b</w:t>
      </w:r>
      <w:r w:rsidR="00332FFD">
        <w:rPr>
          <w:rFonts w:hint="eastAsia"/>
        </w:rPr>
        <w:t>)</w:t>
      </w:r>
      <w:r>
        <w:rPr>
          <w:rFonts w:hint="eastAsia"/>
        </w:rPr>
        <w:t>所示的对象结构，同时将循环片段抽象为图</w:t>
      </w:r>
      <w:r>
        <w:rPr>
          <w:rFonts w:hint="eastAsia"/>
        </w:rPr>
        <w:t>3.2</w:t>
      </w:r>
      <w:r w:rsidR="00332FFD">
        <w:rPr>
          <w:rFonts w:hint="eastAsia"/>
        </w:rPr>
        <w:t>(</w:t>
      </w:r>
      <w:r>
        <w:rPr>
          <w:rFonts w:hint="eastAsia"/>
        </w:rPr>
        <w:t>c</w:t>
      </w:r>
      <w:r w:rsidR="00332FFD">
        <w:rPr>
          <w:rFonts w:hint="eastAsia"/>
        </w:rPr>
        <w:t>)</w:t>
      </w:r>
      <w:r>
        <w:rPr>
          <w:rFonts w:hint="eastAsia"/>
        </w:rPr>
        <w:t>所示的对象结构，并通过</w:t>
      </w:r>
      <w:proofErr w:type="spellStart"/>
      <w:r>
        <w:rPr>
          <w:rFonts w:hint="eastAsia"/>
        </w:rPr>
        <w:t>fun</w:t>
      </w:r>
      <w:r>
        <w:t>_name</w:t>
      </w:r>
      <w:proofErr w:type="spellEnd"/>
      <w:r>
        <w:rPr>
          <w:rFonts w:hint="eastAsia"/>
        </w:rPr>
        <w:t>属性将二者相互关联。</w:t>
      </w:r>
    </w:p>
    <w:p w14:paraId="5F423E32" w14:textId="77777777" w:rsidR="004614F2" w:rsidRDefault="004614F2" w:rsidP="009F0A36">
      <w:pPr>
        <w:jc w:val="center"/>
      </w:pPr>
      <w:r>
        <w:rPr>
          <w:rFonts w:hint="eastAsia"/>
          <w:noProof/>
        </w:rPr>
        <w:drawing>
          <wp:inline distT="0" distB="0" distL="0" distR="0" wp14:anchorId="27C9D73D" wp14:editId="0552F483">
            <wp:extent cx="5274310" cy="3060700"/>
            <wp:effectExtent l="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3.2程序的抽象结构.png"/>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274310" cy="3060700"/>
                    </a:xfrm>
                    <a:prstGeom prst="rect">
                      <a:avLst/>
                    </a:prstGeom>
                  </pic:spPr>
                </pic:pic>
              </a:graphicData>
            </a:graphic>
          </wp:inline>
        </w:drawing>
      </w:r>
    </w:p>
    <w:p w14:paraId="0B58EBCB" w14:textId="77777777" w:rsidR="004614F2" w:rsidRDefault="004614F2" w:rsidP="009F0A36">
      <w:pPr>
        <w:pStyle w:val="WSL-6"/>
      </w:pPr>
      <w:bookmarkStart w:id="228" w:name="_Toc36925561"/>
      <w:bookmarkStart w:id="229" w:name="_Toc37080980"/>
      <w:r>
        <w:rPr>
          <w:rFonts w:hint="eastAsia"/>
        </w:rPr>
        <w:t>图</w:t>
      </w:r>
      <w:r>
        <w:rPr>
          <w:rFonts w:hint="eastAsia"/>
        </w:rPr>
        <w:t>3.2</w:t>
      </w:r>
      <w:r>
        <w:rPr>
          <w:rFonts w:hint="eastAsia"/>
        </w:rPr>
        <w:t>程序的抽象结构</w:t>
      </w:r>
      <w:bookmarkEnd w:id="228"/>
      <w:bookmarkEnd w:id="229"/>
    </w:p>
    <w:p w14:paraId="7F2C15D2" w14:textId="77777777" w:rsidR="004C6130" w:rsidRDefault="004614F2" w:rsidP="00E36EA2">
      <w:pPr>
        <w:pStyle w:val="WSL-4"/>
        <w:ind w:firstLine="518"/>
      </w:pPr>
      <w:r>
        <w:rPr>
          <w:rFonts w:hint="eastAsia"/>
        </w:rPr>
        <w:t>很显然，提取工作的目标数据是循环片段，但为了方便后面对循环片段的重构工作，本文在循环片段提取过程中第一阶段先将函数从源代码中分离了出来，然后第二阶段将循环片段从函数中再分离出来。同时提取了程序中的函数列表和循环片段以及二者之间的对应关系。提取流程如图</w:t>
      </w:r>
      <w:r>
        <w:rPr>
          <w:rFonts w:hint="eastAsia"/>
        </w:rPr>
        <w:t>3.3</w:t>
      </w:r>
      <w:r>
        <w:rPr>
          <w:rFonts w:hint="eastAsia"/>
        </w:rPr>
        <w:t>所示（图中虚线标号对应下述步骤编号）：</w:t>
      </w:r>
    </w:p>
    <w:p w14:paraId="233D93A5" w14:textId="77777777" w:rsidR="004C6130" w:rsidRDefault="005F74AC" w:rsidP="004C6130">
      <w:pPr>
        <w:pStyle w:val="WSL-4"/>
        <w:ind w:firstLineChars="0" w:firstLine="0"/>
      </w:pPr>
      <w:r>
        <w:rPr>
          <w:rFonts w:hint="eastAsia"/>
        </w:rPr>
        <w:lastRenderedPageBreak/>
        <w:t>(</w:t>
      </w:r>
      <w:r>
        <w:t>1)</w:t>
      </w:r>
      <w:r w:rsidR="004614F2">
        <w:rPr>
          <w:rFonts w:hint="eastAsia"/>
        </w:rPr>
        <w:t>对于每一份源码文件</w:t>
      </w:r>
      <w:r w:rsidR="004614F2">
        <w:rPr>
          <w:rFonts w:hint="eastAsia"/>
        </w:rPr>
        <w:t>file</w:t>
      </w:r>
      <w:r w:rsidR="004614F2">
        <w:rPr>
          <w:rFonts w:hint="eastAsia"/>
        </w:rPr>
        <w:t>，首先从中读取所有非空行，存储在列表</w:t>
      </w:r>
      <w:proofErr w:type="spellStart"/>
      <w:r w:rsidR="004614F2">
        <w:rPr>
          <w:rFonts w:hint="eastAsia"/>
        </w:rPr>
        <w:t>lines</w:t>
      </w:r>
      <w:r w:rsidR="004614F2">
        <w:t>_list</w:t>
      </w:r>
      <w:proofErr w:type="spellEnd"/>
      <w:r w:rsidR="004614F2">
        <w:rPr>
          <w:rFonts w:hint="eastAsia"/>
        </w:rPr>
        <w:t>中；然后将</w:t>
      </w:r>
      <w:proofErr w:type="spellStart"/>
      <w:r w:rsidR="004614F2">
        <w:rPr>
          <w:rFonts w:hint="eastAsia"/>
        </w:rPr>
        <w:t>lines</w:t>
      </w:r>
      <w:r w:rsidR="004614F2">
        <w:t>_list</w:t>
      </w:r>
      <w:proofErr w:type="spellEnd"/>
      <w:r w:rsidR="004614F2">
        <w:rPr>
          <w:rFonts w:hint="eastAsia"/>
        </w:rPr>
        <w:t>中的所有元素使用换行符“</w:t>
      </w:r>
      <w:r w:rsidR="004614F2">
        <w:t>\n</w:t>
      </w:r>
      <w:r w:rsidR="004614F2">
        <w:rPr>
          <w:rFonts w:hint="eastAsia"/>
        </w:rPr>
        <w:t>”拼接成为字符串对象</w:t>
      </w:r>
      <w:proofErr w:type="spellStart"/>
      <w:r w:rsidR="004614F2">
        <w:rPr>
          <w:rFonts w:hint="eastAsia"/>
        </w:rPr>
        <w:t>lines</w:t>
      </w:r>
      <w:r w:rsidR="004614F2">
        <w:t>_str</w:t>
      </w:r>
      <w:proofErr w:type="spellEnd"/>
      <w:r w:rsidR="004614F2">
        <w:rPr>
          <w:rFonts w:hint="eastAsia"/>
        </w:rPr>
        <w:t>；</w:t>
      </w:r>
      <w:r>
        <w:rPr>
          <w:rFonts w:hint="eastAsia"/>
        </w:rPr>
        <w:t>(</w:t>
      </w:r>
      <w:r>
        <w:t>2)</w:t>
      </w:r>
      <w:r w:rsidR="004614F2">
        <w:rPr>
          <w:rFonts w:hint="eastAsia"/>
        </w:rPr>
        <w:t>遍历</w:t>
      </w:r>
      <w:proofErr w:type="spellStart"/>
      <w:r w:rsidR="004614F2">
        <w:rPr>
          <w:rFonts w:hint="eastAsia"/>
        </w:rPr>
        <w:t>lines_</w:t>
      </w:r>
      <w:r w:rsidR="004614F2">
        <w:t>list</w:t>
      </w:r>
      <w:proofErr w:type="spellEnd"/>
      <w:r w:rsidR="004614F2">
        <w:rPr>
          <w:rFonts w:hint="eastAsia"/>
        </w:rPr>
        <w:t>列表，利用正则表达式匹配该文件中所有的函数定义，按照图</w:t>
      </w:r>
      <w:r w:rsidR="004614F2">
        <w:rPr>
          <w:rFonts w:hint="eastAsia"/>
        </w:rPr>
        <w:t>3.2</w:t>
      </w:r>
      <w:r>
        <w:rPr>
          <w:rFonts w:hint="eastAsia"/>
        </w:rPr>
        <w:t>(</w:t>
      </w:r>
      <w:r>
        <w:t>b)</w:t>
      </w:r>
      <w:r w:rsidR="004614F2">
        <w:rPr>
          <w:rFonts w:hint="eastAsia"/>
        </w:rPr>
        <w:t>所示结构存储所有函数的名称、声明（仅有返回值类型、函数名称、参数列表，不包含函数的具体实现）与其完整的定义（声明</w:t>
      </w:r>
      <w:r w:rsidR="004614F2">
        <w:rPr>
          <w:rFonts w:hint="eastAsia"/>
        </w:rPr>
        <w:t>+</w:t>
      </w:r>
      <w:r w:rsidR="004614F2">
        <w:rPr>
          <w:rFonts w:hint="eastAsia"/>
        </w:rPr>
        <w:t>具体实现），得到函数列表</w:t>
      </w:r>
      <w:proofErr w:type="spellStart"/>
      <w:r w:rsidR="004614F2">
        <w:rPr>
          <w:rFonts w:hint="eastAsia"/>
        </w:rPr>
        <w:t>fun</w:t>
      </w:r>
      <w:r w:rsidR="004614F2">
        <w:t>_list</w:t>
      </w:r>
      <w:proofErr w:type="spellEnd"/>
      <w:r w:rsidR="004614F2">
        <w:rPr>
          <w:rFonts w:hint="eastAsia"/>
        </w:rPr>
        <w:t>；</w:t>
      </w:r>
    </w:p>
    <w:p w14:paraId="6206FF00" w14:textId="594E130C" w:rsidR="004614F2" w:rsidRDefault="005F74AC" w:rsidP="004C6130">
      <w:pPr>
        <w:pStyle w:val="WSL-4"/>
        <w:ind w:firstLineChars="0" w:firstLine="0"/>
      </w:pPr>
      <w:r>
        <w:rPr>
          <w:rFonts w:hint="eastAsia"/>
        </w:rPr>
        <w:t>(</w:t>
      </w:r>
      <w:r>
        <w:t>3)</w:t>
      </w:r>
      <w:r w:rsidR="004614F2">
        <w:rPr>
          <w:rFonts w:hint="eastAsia"/>
        </w:rPr>
        <w:t>遍历列表</w:t>
      </w:r>
      <w:proofErr w:type="spellStart"/>
      <w:r w:rsidR="004614F2">
        <w:rPr>
          <w:rFonts w:hint="eastAsia"/>
        </w:rPr>
        <w:t>fun</w:t>
      </w:r>
      <w:r w:rsidR="004614F2">
        <w:t>_list</w:t>
      </w:r>
      <w:proofErr w:type="spellEnd"/>
      <w:r w:rsidR="004614F2">
        <w:rPr>
          <w:rFonts w:hint="eastAsia"/>
        </w:rPr>
        <w:t>，每次迭代处理一个函数对象，在</w:t>
      </w:r>
      <w:proofErr w:type="spellStart"/>
      <w:r w:rsidR="004614F2">
        <w:rPr>
          <w:rFonts w:hint="eastAsia"/>
        </w:rPr>
        <w:t>lines</w:t>
      </w:r>
      <w:r w:rsidR="004614F2">
        <w:t>_str</w:t>
      </w:r>
      <w:proofErr w:type="spellEnd"/>
      <w:r w:rsidR="004614F2">
        <w:rPr>
          <w:rFonts w:hint="eastAsia"/>
        </w:rPr>
        <w:t>中将该函数的完整定义使用其声明进行替换；在其完整定义中按照正则表达式规则匹配循环片段并编号，按照图</w:t>
      </w:r>
      <w:r w:rsidR="004614F2">
        <w:rPr>
          <w:rFonts w:hint="eastAsia"/>
        </w:rPr>
        <w:t>3.2</w:t>
      </w:r>
      <w:r w:rsidR="004614F2">
        <w:t>(c)</w:t>
      </w:r>
      <w:r w:rsidR="004614F2">
        <w:rPr>
          <w:rFonts w:hint="eastAsia"/>
        </w:rPr>
        <w:t>所示结构存储循环片段得到循环列表</w:t>
      </w:r>
      <w:proofErr w:type="spellStart"/>
      <w:r w:rsidR="004614F2">
        <w:rPr>
          <w:rFonts w:hint="eastAsia"/>
        </w:rPr>
        <w:t>for</w:t>
      </w:r>
      <w:r w:rsidR="004614F2">
        <w:t>_list</w:t>
      </w:r>
      <w:proofErr w:type="spellEnd"/>
      <w:r w:rsidR="004614F2">
        <w:rPr>
          <w:rFonts w:hint="eastAsia"/>
        </w:rPr>
        <w:t>；同时将其完整定义中的循环片段以单行注释的形式使用编号进行替换。</w:t>
      </w:r>
    </w:p>
    <w:p w14:paraId="679C36EB" w14:textId="33A26E41" w:rsidR="000E5CEE" w:rsidRDefault="004614F2" w:rsidP="000E5CEE">
      <w:pPr>
        <w:pStyle w:val="WSL-4"/>
        <w:ind w:firstLine="518"/>
      </w:pPr>
      <w:r>
        <w:rPr>
          <w:rFonts w:hint="eastAsia"/>
        </w:rPr>
        <w:t>至此，循环片段的提取工作宣告完成，提取结果的具体形式如图</w:t>
      </w:r>
      <w:r>
        <w:rPr>
          <w:rFonts w:hint="eastAsia"/>
        </w:rPr>
        <w:t>3.4</w:t>
      </w:r>
      <w:r>
        <w:rPr>
          <w:rFonts w:hint="eastAsia"/>
        </w:rPr>
        <w:t>所示。可以发现，如果一份源码文件中不包含空白行，头文件引用及宏定义共有</w:t>
      </w:r>
      <w:r>
        <w:rPr>
          <w:rFonts w:hint="eastAsia"/>
        </w:rPr>
        <w:t>x1</w:t>
      </w:r>
      <w:r>
        <w:rPr>
          <w:rFonts w:hint="eastAsia"/>
        </w:rPr>
        <w:t>行，定义了</w:t>
      </w:r>
      <w:r>
        <w:rPr>
          <w:rFonts w:hint="eastAsia"/>
        </w:rPr>
        <w:t>x2</w:t>
      </w:r>
      <w:r>
        <w:rPr>
          <w:rFonts w:hint="eastAsia"/>
        </w:rPr>
        <w:t>个函数（包括</w:t>
      </w:r>
      <w:r>
        <w:rPr>
          <w:rFonts w:hint="eastAsia"/>
        </w:rPr>
        <w:t>main</w:t>
      </w:r>
      <w:r>
        <w:rPr>
          <w:rFonts w:hint="eastAsia"/>
        </w:rPr>
        <w:t>函数），那么提取结束后，源程序文件共剩余</w:t>
      </w:r>
      <w:r>
        <w:rPr>
          <w:rFonts w:hint="eastAsia"/>
        </w:rPr>
        <w:t>x1+x2</w:t>
      </w:r>
      <w:r>
        <w:rPr>
          <w:rFonts w:hint="eastAsia"/>
        </w:rPr>
        <w:t>行；如果一个函数共有</w:t>
      </w:r>
      <w:r>
        <w:rPr>
          <w:rFonts w:hint="eastAsia"/>
        </w:rPr>
        <w:t>y1</w:t>
      </w:r>
      <w:r>
        <w:rPr>
          <w:rFonts w:hint="eastAsia"/>
        </w:rPr>
        <w:t>行，其中含有</w:t>
      </w:r>
      <w:r>
        <w:rPr>
          <w:rFonts w:hint="eastAsia"/>
        </w:rPr>
        <w:t>2</w:t>
      </w:r>
      <w:r>
        <w:rPr>
          <w:rFonts w:hint="eastAsia"/>
        </w:rPr>
        <w:t>个循环分别为</w:t>
      </w:r>
      <w:r>
        <w:rPr>
          <w:rFonts w:hint="eastAsia"/>
        </w:rPr>
        <w:t>z1</w:t>
      </w:r>
      <w:r>
        <w:rPr>
          <w:rFonts w:hint="eastAsia"/>
        </w:rPr>
        <w:t>行和</w:t>
      </w:r>
      <w:r>
        <w:rPr>
          <w:rFonts w:hint="eastAsia"/>
        </w:rPr>
        <w:t>z2</w:t>
      </w:r>
      <w:r>
        <w:rPr>
          <w:rFonts w:hint="eastAsia"/>
        </w:rPr>
        <w:t>行，那么提取结束后该函数的完整实现共有</w:t>
      </w:r>
      <w:r>
        <w:rPr>
          <w:rFonts w:hint="eastAsia"/>
        </w:rPr>
        <w:t>y1-z1-z2+2</w:t>
      </w:r>
      <w:r>
        <w:rPr>
          <w:rFonts w:hint="eastAsia"/>
        </w:rPr>
        <w:t>行。在此过程中我们</w:t>
      </w:r>
      <w:r w:rsidRPr="00E13390">
        <w:rPr>
          <w:rFonts w:hint="eastAsia"/>
          <w:color w:val="FF0000"/>
          <w:rPrChange w:id="230" w:author="User" w:date="2020-04-13T13:36:00Z">
            <w:rPr>
              <w:rFonts w:hint="eastAsia"/>
            </w:rPr>
          </w:rPrChange>
        </w:rPr>
        <w:t>更新了源码文件</w:t>
      </w:r>
      <w:r w:rsidRPr="00E13390">
        <w:rPr>
          <w:color w:val="FF0000"/>
          <w:rPrChange w:id="231" w:author="User" w:date="2020-04-13T13:36:00Z">
            <w:rPr/>
          </w:rPrChange>
        </w:rPr>
        <w:t>file</w:t>
      </w:r>
      <w:r>
        <w:rPr>
          <w:rFonts w:hint="eastAsia"/>
        </w:rPr>
        <w:t>，得到并更新了函数列表</w:t>
      </w:r>
      <w:proofErr w:type="spellStart"/>
      <w:r>
        <w:rPr>
          <w:rFonts w:hint="eastAsia"/>
        </w:rPr>
        <w:t>fun</w:t>
      </w:r>
      <w:r>
        <w:t>_</w:t>
      </w:r>
      <w:r>
        <w:rPr>
          <w:rFonts w:hint="eastAsia"/>
        </w:rPr>
        <w:t>list</w:t>
      </w:r>
      <w:proofErr w:type="spellEnd"/>
      <w:r>
        <w:rPr>
          <w:rFonts w:hint="eastAsia"/>
        </w:rPr>
        <w:t>，同时得到了循环片段列表</w:t>
      </w:r>
      <w:proofErr w:type="spellStart"/>
      <w:r>
        <w:rPr>
          <w:rFonts w:hint="eastAsia"/>
        </w:rPr>
        <w:t>for</w:t>
      </w:r>
      <w:r>
        <w:t>_list</w:t>
      </w:r>
      <w:proofErr w:type="spellEnd"/>
      <w:r>
        <w:rPr>
          <w:rFonts w:hint="eastAsia"/>
        </w:rPr>
        <w:t>，</w:t>
      </w:r>
      <w:proofErr w:type="spellStart"/>
      <w:ins w:id="232" w:author="User" w:date="2020-04-13T13:37:00Z">
        <w:r w:rsidR="00E13390">
          <w:rPr>
            <w:rFonts w:hint="eastAsia"/>
          </w:rPr>
          <w:t>lines_str</w:t>
        </w:r>
        <w:proofErr w:type="spellEnd"/>
        <w:r w:rsidR="00E13390">
          <w:rPr>
            <w:rFonts w:hint="eastAsia"/>
          </w:rPr>
          <w:t>呢？</w:t>
        </w:r>
      </w:ins>
      <w:r>
        <w:rPr>
          <w:rFonts w:hint="eastAsia"/>
        </w:rPr>
        <w:t>这三者将是下一步代码重构的重要依据。</w:t>
      </w:r>
    </w:p>
    <w:p w14:paraId="3F1EB89B" w14:textId="625164FD" w:rsidR="004614F2" w:rsidRDefault="004614F2" w:rsidP="000E5CEE">
      <w:pPr>
        <w:pStyle w:val="WSL-4"/>
        <w:ind w:firstLineChars="77"/>
        <w:jc w:val="center"/>
      </w:pPr>
      <w:r>
        <w:rPr>
          <w:noProof/>
        </w:rPr>
        <w:drawing>
          <wp:inline distT="0" distB="0" distL="0" distR="0" wp14:anchorId="5A7B05A7" wp14:editId="2F7AC137">
            <wp:extent cx="5542029" cy="3825240"/>
            <wp:effectExtent l="0" t="0" r="1905"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提取流程二稿.png"/>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598335" cy="3864104"/>
                    </a:xfrm>
                    <a:prstGeom prst="rect">
                      <a:avLst/>
                    </a:prstGeom>
                  </pic:spPr>
                </pic:pic>
              </a:graphicData>
            </a:graphic>
          </wp:inline>
        </w:drawing>
      </w:r>
    </w:p>
    <w:p w14:paraId="189CF2F8" w14:textId="63013545" w:rsidR="004614F2" w:rsidRDefault="004614F2" w:rsidP="009F0A36">
      <w:pPr>
        <w:pStyle w:val="WSL-6"/>
      </w:pPr>
      <w:bookmarkStart w:id="233" w:name="_Toc36925562"/>
      <w:bookmarkStart w:id="234" w:name="_Toc37080981"/>
      <w:r>
        <w:rPr>
          <w:rFonts w:hint="eastAsia"/>
        </w:rPr>
        <w:t>图</w:t>
      </w:r>
      <w:r>
        <w:rPr>
          <w:rFonts w:hint="eastAsia"/>
        </w:rPr>
        <w:t>3.3</w:t>
      </w:r>
      <w:r>
        <w:rPr>
          <w:rFonts w:hint="eastAsia"/>
        </w:rPr>
        <w:t>循环提取算法</w:t>
      </w:r>
      <w:bookmarkEnd w:id="233"/>
      <w:bookmarkEnd w:id="234"/>
      <w:ins w:id="235" w:author="User" w:date="2020-04-13T13:29:00Z">
        <w:r w:rsidR="00E261BB">
          <w:rPr>
            <w:rFonts w:hint="eastAsia"/>
          </w:rPr>
          <w:t>（注意</w:t>
        </w:r>
      </w:ins>
      <w:ins w:id="236" w:author="User" w:date="2020-04-13T13:32:00Z">
        <w:r w:rsidR="00E13390">
          <w:rPr>
            <w:rFonts w:hint="eastAsia"/>
          </w:rPr>
          <w:t>菱形框的上面</w:t>
        </w:r>
      </w:ins>
      <w:ins w:id="237" w:author="User" w:date="2020-04-13T13:33:00Z">
        <w:r w:rsidR="00E13390">
          <w:rPr>
            <w:rFonts w:hint="eastAsia"/>
          </w:rPr>
          <w:t>两个框</w:t>
        </w:r>
      </w:ins>
      <w:ins w:id="238" w:author="User" w:date="2020-04-13T13:29:00Z">
        <w:r w:rsidR="00E261BB">
          <w:rPr>
            <w:rFonts w:hint="eastAsia"/>
          </w:rPr>
          <w:t>）</w:t>
        </w:r>
      </w:ins>
    </w:p>
    <w:p w14:paraId="5821D3B5" w14:textId="77777777" w:rsidR="004614F2" w:rsidRDefault="004614F2" w:rsidP="009F0A36">
      <w:pPr>
        <w:pStyle w:val="WSL-4"/>
        <w:ind w:firstLineChars="0" w:firstLine="0"/>
        <w:jc w:val="center"/>
      </w:pPr>
      <w:r>
        <w:rPr>
          <w:noProof/>
        </w:rPr>
        <w:lastRenderedPageBreak/>
        <w:drawing>
          <wp:inline distT="0" distB="0" distL="0" distR="0" wp14:anchorId="312825DB" wp14:editId="6C4102FF">
            <wp:extent cx="5274310" cy="2132965"/>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3.4提取结果示例.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274310" cy="2132965"/>
                    </a:xfrm>
                    <a:prstGeom prst="rect">
                      <a:avLst/>
                    </a:prstGeom>
                  </pic:spPr>
                </pic:pic>
              </a:graphicData>
            </a:graphic>
          </wp:inline>
        </w:drawing>
      </w:r>
    </w:p>
    <w:p w14:paraId="24C3A8C3" w14:textId="77777777" w:rsidR="004614F2" w:rsidRDefault="004614F2" w:rsidP="009F0A36">
      <w:pPr>
        <w:pStyle w:val="WSL-6"/>
      </w:pPr>
      <w:bookmarkStart w:id="239" w:name="_Toc36925563"/>
      <w:bookmarkStart w:id="240" w:name="_Toc37080982"/>
      <w:r>
        <w:rPr>
          <w:rFonts w:hint="eastAsia"/>
        </w:rPr>
        <w:t>图</w:t>
      </w:r>
      <w:r>
        <w:rPr>
          <w:rFonts w:hint="eastAsia"/>
        </w:rPr>
        <w:t>3.4</w:t>
      </w:r>
      <w:r>
        <w:rPr>
          <w:rFonts w:hint="eastAsia"/>
        </w:rPr>
        <w:t>提取结果示例</w:t>
      </w:r>
      <w:bookmarkEnd w:id="239"/>
      <w:bookmarkEnd w:id="240"/>
    </w:p>
    <w:p w14:paraId="012E0ACC" w14:textId="6C72938A" w:rsidR="004614F2" w:rsidRPr="00A36DD4" w:rsidRDefault="004614F2" w:rsidP="00272703">
      <w:pPr>
        <w:pStyle w:val="WSL-3"/>
      </w:pPr>
      <w:bookmarkStart w:id="241" w:name="_Toc37081046"/>
      <w:r>
        <w:rPr>
          <w:rFonts w:hint="eastAsia"/>
        </w:rPr>
        <w:t>3.2.2</w:t>
      </w:r>
      <w:r w:rsidRPr="00A36DD4">
        <w:rPr>
          <w:rFonts w:hint="eastAsia"/>
        </w:rPr>
        <w:t>代码重构</w:t>
      </w:r>
      <w:bookmarkEnd w:id="241"/>
    </w:p>
    <w:p w14:paraId="4ED3D184" w14:textId="744FB370" w:rsidR="004614F2" w:rsidRPr="00E77C0A" w:rsidRDefault="004614F2" w:rsidP="00743B92">
      <w:pPr>
        <w:pStyle w:val="WSL-4"/>
        <w:ind w:firstLine="518"/>
      </w:pPr>
      <w:r>
        <w:rPr>
          <w:rFonts w:hint="eastAsia"/>
        </w:rPr>
        <w:t>考虑到构造</w:t>
      </w:r>
      <w:r>
        <w:rPr>
          <w:rFonts w:hint="eastAsia"/>
        </w:rPr>
        <w:t>XFG</w:t>
      </w:r>
      <w:r>
        <w:rPr>
          <w:rFonts w:hint="eastAsia"/>
        </w:rPr>
        <w:t>需要将源码文件编译为</w:t>
      </w:r>
      <w:r>
        <w:rPr>
          <w:rFonts w:hint="eastAsia"/>
        </w:rPr>
        <w:t>LLVM</w:t>
      </w:r>
      <w:r>
        <w:t xml:space="preserve"> </w:t>
      </w:r>
      <w:r>
        <w:rPr>
          <w:rFonts w:hint="eastAsia"/>
        </w:rPr>
        <w:t>IR</w:t>
      </w:r>
      <w:r>
        <w:rPr>
          <w:rFonts w:hint="eastAsia"/>
        </w:rPr>
        <w:t>，在此部分我们对上述提取过程得到的循环片段按照如下规则进行了重构：</w:t>
      </w:r>
      <w:r w:rsidR="005F74AC">
        <w:rPr>
          <w:rFonts w:hint="eastAsia"/>
        </w:rPr>
        <w:t>(</w:t>
      </w:r>
      <w:r w:rsidR="005F74AC">
        <w:t>1)</w:t>
      </w:r>
      <w:r>
        <w:rPr>
          <w:rFonts w:hint="eastAsia"/>
        </w:rPr>
        <w:t>保留原程序中的头文件引用、宏定义和变量的声明等内容；</w:t>
      </w:r>
      <w:r w:rsidR="005F74AC">
        <w:rPr>
          <w:rFonts w:hint="eastAsia"/>
        </w:rPr>
        <w:t>(</w:t>
      </w:r>
      <w:r w:rsidR="005F74AC">
        <w:t>2)</w:t>
      </w:r>
      <w:r>
        <w:rPr>
          <w:rFonts w:hint="eastAsia"/>
        </w:rPr>
        <w:t>每段重构后的新程序中有且仅有一个循环片段（若一个源程序文件提取后包含多个循环片段，那么则将其重构为多个新代码文件）；</w:t>
      </w:r>
      <w:r w:rsidR="005F74AC">
        <w:rPr>
          <w:rFonts w:hint="eastAsia"/>
        </w:rPr>
        <w:t>(</w:t>
      </w:r>
      <w:r w:rsidR="005F74AC">
        <w:t>3)</w:t>
      </w:r>
      <w:r>
        <w:rPr>
          <w:rFonts w:hint="eastAsia"/>
        </w:rPr>
        <w:t>保留原程序中的函数调用逻辑；</w:t>
      </w:r>
      <w:r w:rsidR="005F74AC">
        <w:rPr>
          <w:rFonts w:hint="eastAsia"/>
        </w:rPr>
        <w:t>(</w:t>
      </w:r>
      <w:r w:rsidR="005F74AC">
        <w:t>4)</w:t>
      </w:r>
      <w:r>
        <w:rPr>
          <w:rFonts w:hint="eastAsia"/>
        </w:rPr>
        <w:t>最大程度保留原程序语义。不难发现，规则</w:t>
      </w:r>
      <w:r w:rsidR="005F74AC">
        <w:rPr>
          <w:rFonts w:hint="eastAsia"/>
        </w:rPr>
        <w:t>(</w:t>
      </w:r>
      <w:r w:rsidR="005F74AC">
        <w:t>1)</w:t>
      </w:r>
      <w:r>
        <w:rPr>
          <w:rFonts w:hint="eastAsia"/>
        </w:rPr>
        <w:t>、</w:t>
      </w:r>
      <w:r w:rsidR="005F74AC">
        <w:rPr>
          <w:rFonts w:hint="eastAsia"/>
        </w:rPr>
        <w:t>(</w:t>
      </w:r>
      <w:r>
        <w:rPr>
          <w:rFonts w:hint="eastAsia"/>
        </w:rPr>
        <w:t>3</w:t>
      </w:r>
      <w:r w:rsidR="005F74AC">
        <w:t>)</w:t>
      </w:r>
      <w:r>
        <w:rPr>
          <w:rFonts w:hint="eastAsia"/>
        </w:rPr>
        <w:t>共同解释了本文在提取循环片段过程中，为何需要不断更新原文件内容</w:t>
      </w:r>
      <w:proofErr w:type="spellStart"/>
      <w:r w:rsidR="005F74AC">
        <w:rPr>
          <w:rFonts w:hint="eastAsia"/>
        </w:rPr>
        <w:t>l</w:t>
      </w:r>
      <w:r w:rsidR="005F74AC">
        <w:t>ines_str</w:t>
      </w:r>
      <w:proofErr w:type="spellEnd"/>
      <w:r>
        <w:rPr>
          <w:rFonts w:hint="eastAsia"/>
        </w:rPr>
        <w:t>与函数列表</w:t>
      </w:r>
      <w:proofErr w:type="spellStart"/>
      <w:r w:rsidR="005F74AC">
        <w:rPr>
          <w:rFonts w:hint="eastAsia"/>
        </w:rPr>
        <w:t>f</w:t>
      </w:r>
      <w:r w:rsidR="005F74AC">
        <w:t>un_list</w:t>
      </w:r>
      <w:proofErr w:type="spellEnd"/>
      <w:r>
        <w:rPr>
          <w:rFonts w:hint="eastAsia"/>
        </w:rPr>
        <w:t>，使用函数的声明对其完整定义进行替换；规则</w:t>
      </w:r>
      <w:r w:rsidR="005F74AC">
        <w:rPr>
          <w:rFonts w:hint="eastAsia"/>
        </w:rPr>
        <w:t>(</w:t>
      </w:r>
      <w:r>
        <w:rPr>
          <w:rFonts w:hint="eastAsia"/>
        </w:rPr>
        <w:t>2</w:t>
      </w:r>
      <w:r w:rsidR="005F74AC">
        <w:t>)</w:t>
      </w:r>
      <w:r>
        <w:rPr>
          <w:rFonts w:hint="eastAsia"/>
        </w:rPr>
        <w:t>正是本文在提取循环片段过程中，对函数的完整定义中的循环片段使用其编号进行替换的原因所在；而规则</w:t>
      </w:r>
      <w:r w:rsidR="005F74AC">
        <w:rPr>
          <w:rFonts w:hint="eastAsia"/>
        </w:rPr>
        <w:t>(</w:t>
      </w:r>
      <w:r>
        <w:rPr>
          <w:rFonts w:hint="eastAsia"/>
        </w:rPr>
        <w:t>4</w:t>
      </w:r>
      <w:r w:rsidR="005F74AC">
        <w:rPr>
          <w:rFonts w:hint="eastAsia"/>
        </w:rPr>
        <w:t>)</w:t>
      </w:r>
      <w:r>
        <w:rPr>
          <w:rFonts w:hint="eastAsia"/>
        </w:rPr>
        <w:t>则是规则</w:t>
      </w:r>
      <w:r w:rsidR="005F74AC">
        <w:rPr>
          <w:rFonts w:hint="eastAsia"/>
        </w:rPr>
        <w:t>(</w:t>
      </w:r>
      <w:r>
        <w:rPr>
          <w:rFonts w:hint="eastAsia"/>
        </w:rPr>
        <w:t>1</w:t>
      </w:r>
      <w:r w:rsidR="005F74AC">
        <w:rPr>
          <w:rFonts w:hint="eastAsia"/>
        </w:rPr>
        <w:t>)</w:t>
      </w:r>
      <w:r>
        <w:rPr>
          <w:rFonts w:hint="eastAsia"/>
        </w:rPr>
        <w:t>、</w:t>
      </w:r>
      <w:r w:rsidR="005F74AC">
        <w:rPr>
          <w:rFonts w:hint="eastAsia"/>
        </w:rPr>
        <w:t>(</w:t>
      </w:r>
      <w:r>
        <w:rPr>
          <w:rFonts w:hint="eastAsia"/>
        </w:rPr>
        <w:t>2</w:t>
      </w:r>
      <w:r w:rsidR="005F74AC">
        <w:rPr>
          <w:rFonts w:hint="eastAsia"/>
        </w:rPr>
        <w:t>)</w:t>
      </w:r>
      <w:r>
        <w:rPr>
          <w:rFonts w:hint="eastAsia"/>
        </w:rPr>
        <w:t>、</w:t>
      </w:r>
      <w:r w:rsidR="005F74AC">
        <w:rPr>
          <w:rFonts w:hint="eastAsia"/>
        </w:rPr>
        <w:t>(</w:t>
      </w:r>
      <w:r>
        <w:rPr>
          <w:rFonts w:hint="eastAsia"/>
        </w:rPr>
        <w:t>3</w:t>
      </w:r>
      <w:r w:rsidR="005F74AC">
        <w:rPr>
          <w:rFonts w:hint="eastAsia"/>
        </w:rPr>
        <w:t>)</w:t>
      </w:r>
      <w:r>
        <w:rPr>
          <w:rFonts w:hint="eastAsia"/>
        </w:rPr>
        <w:t>存在的理由。</w:t>
      </w:r>
    </w:p>
    <w:p w14:paraId="2F199370" w14:textId="13F50FF0" w:rsidR="004614F2" w:rsidRDefault="004614F2" w:rsidP="00F75E92">
      <w:pPr>
        <w:pStyle w:val="WSL-4"/>
        <w:ind w:firstLine="518"/>
      </w:pPr>
      <w:r>
        <w:rPr>
          <w:rFonts w:hint="eastAsia"/>
        </w:rPr>
        <w:t>为了满足以上规则，本文接下来主要做了如图</w:t>
      </w:r>
      <w:r>
        <w:rPr>
          <w:rFonts w:hint="eastAsia"/>
        </w:rPr>
        <w:t>3.5</w:t>
      </w:r>
      <w:r>
        <w:rPr>
          <w:rFonts w:hint="eastAsia"/>
        </w:rPr>
        <w:t>所示的几项工作（其中</w:t>
      </w:r>
      <w:proofErr w:type="spellStart"/>
      <w:r>
        <w:rPr>
          <w:rFonts w:hint="eastAsia"/>
        </w:rPr>
        <w:t>lines</w:t>
      </w:r>
      <w:r>
        <w:t>_str</w:t>
      </w:r>
      <w:proofErr w:type="spellEnd"/>
      <w:r>
        <w:rPr>
          <w:rFonts w:hint="eastAsia"/>
        </w:rPr>
        <w:t>、</w:t>
      </w:r>
      <w:proofErr w:type="spellStart"/>
      <w:r>
        <w:rPr>
          <w:rFonts w:hint="eastAsia"/>
        </w:rPr>
        <w:t>fun</w:t>
      </w:r>
      <w:r>
        <w:t>_list</w:t>
      </w:r>
      <w:proofErr w:type="spellEnd"/>
      <w:r>
        <w:rPr>
          <w:rFonts w:hint="eastAsia"/>
        </w:rPr>
        <w:t>、</w:t>
      </w:r>
      <w:proofErr w:type="spellStart"/>
      <w:r>
        <w:rPr>
          <w:rFonts w:hint="eastAsia"/>
        </w:rPr>
        <w:t>f</w:t>
      </w:r>
      <w:r>
        <w:t>or_list</w:t>
      </w:r>
      <w:proofErr w:type="spellEnd"/>
      <w:r>
        <w:rPr>
          <w:rFonts w:hint="eastAsia"/>
        </w:rPr>
        <w:t>为循环提取过程的输出结果）：首先，将搜集到的程序中所涉及到的头文件</w:t>
      </w:r>
      <w:r>
        <w:rPr>
          <w:rFonts w:hint="eastAsia"/>
        </w:rPr>
        <w:t>(</w:t>
      </w:r>
      <w:r>
        <w:t>.h</w:t>
      </w:r>
      <w:r>
        <w:rPr>
          <w:rFonts w:hint="eastAsia"/>
        </w:rPr>
        <w:t>文件</w:t>
      </w:r>
      <w:r>
        <w:t>)</w:t>
      </w:r>
      <w:r>
        <w:rPr>
          <w:rFonts w:hint="eastAsia"/>
        </w:rPr>
        <w:t>均放在同一目录</w:t>
      </w:r>
      <w:r>
        <w:rPr>
          <w:rFonts w:hint="eastAsia"/>
        </w:rPr>
        <w:t>headers</w:t>
      </w:r>
      <w:r>
        <w:rPr>
          <w:rFonts w:hint="eastAsia"/>
        </w:rPr>
        <w:t>下并使用正则表达式匹配</w:t>
      </w:r>
      <w:proofErr w:type="spellStart"/>
      <w:r>
        <w:rPr>
          <w:rFonts w:hint="eastAsia"/>
        </w:rPr>
        <w:t>lines_str</w:t>
      </w:r>
      <w:proofErr w:type="spellEnd"/>
      <w:r>
        <w:rPr>
          <w:rFonts w:hint="eastAsia"/>
        </w:rPr>
        <w:t>中的头文件引用部分，保持其他内容不变的前提下将头文件搜索路径统一修改为“</w:t>
      </w:r>
      <w:r>
        <w:rPr>
          <w:rFonts w:hint="eastAsia"/>
        </w:rPr>
        <w:t>headers/</w:t>
      </w:r>
      <w:r>
        <w:rPr>
          <w:rFonts w:hint="eastAsia"/>
        </w:rPr>
        <w:t>”，把更新后的</w:t>
      </w:r>
      <w:proofErr w:type="spellStart"/>
      <w:r>
        <w:rPr>
          <w:rFonts w:hint="eastAsia"/>
        </w:rPr>
        <w:t>lines_str</w:t>
      </w:r>
      <w:proofErr w:type="spellEnd"/>
      <w:r>
        <w:rPr>
          <w:rFonts w:hint="eastAsia"/>
        </w:rPr>
        <w:t>内容存为</w:t>
      </w:r>
      <w:proofErr w:type="spellStart"/>
      <w:r>
        <w:rPr>
          <w:rFonts w:hint="eastAsia"/>
        </w:rPr>
        <w:t>new_file</w:t>
      </w:r>
      <w:proofErr w:type="spellEnd"/>
      <w:r>
        <w:rPr>
          <w:rFonts w:hint="eastAsia"/>
        </w:rPr>
        <w:t>用来构造新的代码文件；然后，遍历循环片段列表</w:t>
      </w:r>
      <w:proofErr w:type="spellStart"/>
      <w:r w:rsidR="0053598C">
        <w:rPr>
          <w:rFonts w:hint="eastAsia"/>
        </w:rPr>
        <w:t>f</w:t>
      </w:r>
      <w:r w:rsidR="0053598C">
        <w:t>or_list</w:t>
      </w:r>
      <w:proofErr w:type="spellEnd"/>
      <w:r>
        <w:rPr>
          <w:rFonts w:hint="eastAsia"/>
        </w:rPr>
        <w:t>，对于每一个循环片段，使用“</w:t>
      </w:r>
      <w:r>
        <w:rPr>
          <w:rFonts w:hint="eastAsia"/>
        </w:rPr>
        <w:t>#pragma</w:t>
      </w:r>
      <w:r>
        <w:t xml:space="preserve"> </w:t>
      </w:r>
      <w:proofErr w:type="spellStart"/>
      <w:r>
        <w:rPr>
          <w:rFonts w:hint="eastAsia"/>
        </w:rPr>
        <w:t>scop</w:t>
      </w:r>
      <w:proofErr w:type="spellEnd"/>
      <w:r>
        <w:rPr>
          <w:rFonts w:hint="eastAsia"/>
        </w:rPr>
        <w:t>”和“</w:t>
      </w:r>
      <w:r>
        <w:rPr>
          <w:rFonts w:hint="eastAsia"/>
        </w:rPr>
        <w:t>#pragma</w:t>
      </w:r>
      <w:r>
        <w:t xml:space="preserve"> </w:t>
      </w:r>
      <w:proofErr w:type="spellStart"/>
      <w:r>
        <w:rPr>
          <w:rFonts w:hint="eastAsia"/>
        </w:rPr>
        <w:t>endscop</w:t>
      </w:r>
      <w:proofErr w:type="spellEnd"/>
      <w:r>
        <w:rPr>
          <w:rFonts w:hint="eastAsia"/>
        </w:rPr>
        <w:t>”进行包裹标注（由于</w:t>
      </w:r>
      <w:r>
        <w:rPr>
          <w:rFonts w:hint="eastAsia"/>
        </w:rPr>
        <w:t>3.3</w:t>
      </w:r>
      <w:r>
        <w:rPr>
          <w:rFonts w:hint="eastAsia"/>
        </w:rPr>
        <w:t>节使用</w:t>
      </w:r>
      <w:r>
        <w:rPr>
          <w:rFonts w:hint="eastAsia"/>
        </w:rPr>
        <w:t>Pluto</w:t>
      </w:r>
      <w:r>
        <w:rPr>
          <w:rFonts w:hint="eastAsia"/>
        </w:rPr>
        <w:t>编译器进行数据标注的需要），在</w:t>
      </w:r>
      <w:proofErr w:type="spellStart"/>
      <w:r>
        <w:rPr>
          <w:rFonts w:hint="eastAsia"/>
        </w:rPr>
        <w:t>fun</w:t>
      </w:r>
      <w:r>
        <w:t>_list</w:t>
      </w:r>
      <w:proofErr w:type="spellEnd"/>
      <w:r>
        <w:rPr>
          <w:rFonts w:hint="eastAsia"/>
        </w:rPr>
        <w:t>中找到其对应的函数对象</w:t>
      </w:r>
      <w:r>
        <w:rPr>
          <w:rFonts w:hint="eastAsia"/>
        </w:rPr>
        <w:t>fun</w:t>
      </w:r>
      <w:r>
        <w:rPr>
          <w:rFonts w:hint="eastAsia"/>
        </w:rPr>
        <w:t>，在</w:t>
      </w:r>
      <w:r>
        <w:rPr>
          <w:rFonts w:hint="eastAsia"/>
        </w:rPr>
        <w:t>fun</w:t>
      </w:r>
      <w:r>
        <w:rPr>
          <w:rFonts w:hint="eastAsia"/>
        </w:rPr>
        <w:t>的完整定义中使用本循环片段替换其对应的注释；接下来，在</w:t>
      </w:r>
      <w:proofErr w:type="spellStart"/>
      <w:r>
        <w:rPr>
          <w:rFonts w:hint="eastAsia"/>
        </w:rPr>
        <w:t>new</w:t>
      </w:r>
      <w:r>
        <w:t>_</w:t>
      </w:r>
      <w:r>
        <w:rPr>
          <w:rFonts w:hint="eastAsia"/>
        </w:rPr>
        <w:t>file</w:t>
      </w:r>
      <w:proofErr w:type="spellEnd"/>
      <w:r>
        <w:rPr>
          <w:rFonts w:hint="eastAsia"/>
        </w:rPr>
        <w:t>中使用</w:t>
      </w:r>
      <w:r>
        <w:rPr>
          <w:rFonts w:hint="eastAsia"/>
        </w:rPr>
        <w:t>fun</w:t>
      </w:r>
      <w:r>
        <w:rPr>
          <w:rFonts w:hint="eastAsia"/>
        </w:rPr>
        <w:t>的完整定义替换其声明以构造新的完整程序；最后，为了避免程序命名出现重复和歧义，将重构后的</w:t>
      </w:r>
      <w:proofErr w:type="spellStart"/>
      <w:r>
        <w:rPr>
          <w:rFonts w:hint="eastAsia"/>
        </w:rPr>
        <w:t>new</w:t>
      </w:r>
      <w:r>
        <w:t>_file</w:t>
      </w:r>
      <w:proofErr w:type="spellEnd"/>
      <w:r>
        <w:rPr>
          <w:rFonts w:hint="eastAsia"/>
        </w:rPr>
        <w:t>内容作为字符串，采用其长度为</w:t>
      </w:r>
      <w:r>
        <w:rPr>
          <w:rFonts w:hint="eastAsia"/>
        </w:rPr>
        <w:t>5</w:t>
      </w:r>
      <w:r>
        <w:rPr>
          <w:rFonts w:hint="eastAsia"/>
        </w:rPr>
        <w:t>个字节的哈希码作为文件名称并存储在</w:t>
      </w:r>
      <w:proofErr w:type="spellStart"/>
      <w:r>
        <w:rPr>
          <w:rFonts w:hint="eastAsia"/>
        </w:rPr>
        <w:t>after_extract</w:t>
      </w:r>
      <w:proofErr w:type="spellEnd"/>
      <w:r>
        <w:rPr>
          <w:rFonts w:hint="eastAsia"/>
        </w:rPr>
        <w:t>文件目录中。仍以图</w:t>
      </w:r>
      <w:r>
        <w:rPr>
          <w:rFonts w:hint="eastAsia"/>
        </w:rPr>
        <w:t>3.4</w:t>
      </w:r>
      <w:r>
        <w:rPr>
          <w:rFonts w:hint="eastAsia"/>
        </w:rPr>
        <w:t>所</w:t>
      </w:r>
      <w:proofErr w:type="gramStart"/>
      <w:r>
        <w:rPr>
          <w:rFonts w:hint="eastAsia"/>
        </w:rPr>
        <w:t>示内容</w:t>
      </w:r>
      <w:proofErr w:type="gramEnd"/>
      <w:r>
        <w:rPr>
          <w:rFonts w:hint="eastAsia"/>
        </w:rPr>
        <w:t>为例，</w:t>
      </w:r>
      <w:proofErr w:type="gramStart"/>
      <w:r>
        <w:rPr>
          <w:rFonts w:hint="eastAsia"/>
        </w:rPr>
        <w:t>若针对</w:t>
      </w:r>
      <w:proofErr w:type="gramEnd"/>
      <w:r>
        <w:rPr>
          <w:rFonts w:hint="eastAsia"/>
        </w:rPr>
        <w:t>循环片段</w:t>
      </w:r>
      <w:r>
        <w:rPr>
          <w:rFonts w:hint="eastAsia"/>
        </w:rPr>
        <w:t>1</w:t>
      </w:r>
      <w:r>
        <w:rPr>
          <w:rFonts w:hint="eastAsia"/>
        </w:rPr>
        <w:t>进行重构，其重构结果如图</w:t>
      </w:r>
      <w:r>
        <w:rPr>
          <w:rFonts w:hint="eastAsia"/>
        </w:rPr>
        <w:t>3.6</w:t>
      </w:r>
      <w:r>
        <w:rPr>
          <w:rFonts w:hint="eastAsia"/>
        </w:rPr>
        <w:t>所示。</w:t>
      </w:r>
    </w:p>
    <w:p w14:paraId="033A0B67" w14:textId="77777777" w:rsidR="004614F2" w:rsidRDefault="004614F2" w:rsidP="009F0A36">
      <w:pPr>
        <w:pStyle w:val="WSL-4"/>
        <w:ind w:firstLineChars="0" w:firstLine="0"/>
        <w:jc w:val="center"/>
      </w:pPr>
      <w:r>
        <w:rPr>
          <w:noProof/>
        </w:rPr>
        <w:lastRenderedPageBreak/>
        <w:drawing>
          <wp:inline distT="0" distB="0" distL="0" distR="0" wp14:anchorId="151CD292" wp14:editId="0DC6EE1A">
            <wp:extent cx="5215179" cy="455612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重构流程.pn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250060" cy="4586598"/>
                    </a:xfrm>
                    <a:prstGeom prst="rect">
                      <a:avLst/>
                    </a:prstGeom>
                  </pic:spPr>
                </pic:pic>
              </a:graphicData>
            </a:graphic>
          </wp:inline>
        </w:drawing>
      </w:r>
    </w:p>
    <w:p w14:paraId="64D42E7B" w14:textId="6B697081" w:rsidR="004614F2" w:rsidRDefault="004614F2" w:rsidP="009F0A36">
      <w:pPr>
        <w:pStyle w:val="WSL-6"/>
      </w:pPr>
      <w:bookmarkStart w:id="242" w:name="_Toc36925564"/>
      <w:bookmarkStart w:id="243" w:name="_Toc37080983"/>
      <w:r>
        <w:rPr>
          <w:rFonts w:hint="eastAsia"/>
        </w:rPr>
        <w:t>图</w:t>
      </w:r>
      <w:r>
        <w:rPr>
          <w:rFonts w:hint="eastAsia"/>
        </w:rPr>
        <w:t>3.</w:t>
      </w:r>
      <w:r>
        <w:t>5</w:t>
      </w:r>
      <w:r>
        <w:rPr>
          <w:rFonts w:hint="eastAsia"/>
        </w:rPr>
        <w:t>代码重构算法</w:t>
      </w:r>
      <w:bookmarkEnd w:id="242"/>
      <w:bookmarkEnd w:id="243"/>
    </w:p>
    <w:p w14:paraId="7B71880D" w14:textId="0E303B8E" w:rsidR="0053598C" w:rsidRPr="00A36DD4" w:rsidRDefault="0053598C" w:rsidP="0053598C">
      <w:pPr>
        <w:pStyle w:val="WSL-3"/>
      </w:pPr>
      <w:bookmarkStart w:id="244" w:name="_Toc37081047"/>
      <w:r>
        <w:rPr>
          <w:rFonts w:hint="eastAsia"/>
        </w:rPr>
        <w:t>3.2.3</w:t>
      </w:r>
      <w:r w:rsidRPr="00A36DD4">
        <w:rPr>
          <w:rFonts w:hint="eastAsia"/>
        </w:rPr>
        <w:t>编译检验</w:t>
      </w:r>
      <w:bookmarkEnd w:id="244"/>
    </w:p>
    <w:p w14:paraId="4D7D56A7" w14:textId="0B753332" w:rsidR="0053598C" w:rsidRDefault="0053598C" w:rsidP="0053598C">
      <w:pPr>
        <w:pStyle w:val="WSL-4"/>
        <w:ind w:firstLine="518"/>
      </w:pPr>
      <w:r>
        <w:rPr>
          <w:rFonts w:hint="eastAsia"/>
        </w:rPr>
        <w:t>为了保证重构后的代码语法语义正确，本文在代码重构后对新生成的代码文件使用</w:t>
      </w:r>
      <w:r>
        <w:rPr>
          <w:rFonts w:hint="eastAsia"/>
        </w:rPr>
        <w:t>Clang</w:t>
      </w:r>
      <w:r>
        <w:rPr>
          <w:rFonts w:hint="eastAsia"/>
        </w:rPr>
        <w:t>编译器进行了逐一编译检验。在此过程中，本文直接将</w:t>
      </w:r>
      <w:r>
        <w:rPr>
          <w:rFonts w:hint="eastAsia"/>
        </w:rPr>
        <w:t>C/C++</w:t>
      </w:r>
      <w:r>
        <w:rPr>
          <w:rFonts w:hint="eastAsia"/>
        </w:rPr>
        <w:t>源码编译为了</w:t>
      </w:r>
      <w:r>
        <w:rPr>
          <w:rFonts w:hint="eastAsia"/>
        </w:rPr>
        <w:t>LLVM</w:t>
      </w:r>
      <w:r>
        <w:t xml:space="preserve"> </w:t>
      </w:r>
      <w:r>
        <w:rPr>
          <w:rFonts w:hint="eastAsia"/>
        </w:rPr>
        <w:t>IR</w:t>
      </w:r>
      <w:r>
        <w:rPr>
          <w:rFonts w:hint="eastAsia"/>
        </w:rPr>
        <w:t>文件以便后期使用，使用的编译命令如图</w:t>
      </w:r>
      <w:r>
        <w:rPr>
          <w:rFonts w:hint="eastAsia"/>
        </w:rPr>
        <w:t>3.7</w:t>
      </w:r>
      <w:r>
        <w:rPr>
          <w:rFonts w:hint="eastAsia"/>
        </w:rPr>
        <w:t>所示。为了避免编译器优化对串行程序中关于可并行代码段的特征产生影响，编译选项中的优化等级采用</w:t>
      </w:r>
      <w:r>
        <w:rPr>
          <w:rFonts w:hint="eastAsia"/>
        </w:rPr>
        <w:t>-O0</w:t>
      </w:r>
      <w:r>
        <w:rPr>
          <w:rFonts w:hint="eastAsia"/>
        </w:rPr>
        <w:t>且不附加任何编译优化选项。由于数量较多，本文为编译过程开发了对应的自动化脚本。脚本执行过程中，对于编译通过的代码文件，将其生成的</w:t>
      </w:r>
      <w:r>
        <w:rPr>
          <w:rFonts w:hint="eastAsia"/>
        </w:rPr>
        <w:t>IR</w:t>
      </w:r>
      <w:r>
        <w:rPr>
          <w:rFonts w:hint="eastAsia"/>
        </w:rPr>
        <w:t>文件统一存储在</w:t>
      </w:r>
      <w:r>
        <w:rPr>
          <w:rFonts w:hint="eastAsia"/>
        </w:rPr>
        <w:t>IR/</w:t>
      </w:r>
      <w:r>
        <w:t>total</w:t>
      </w:r>
      <w:r>
        <w:rPr>
          <w:rFonts w:hint="eastAsia"/>
        </w:rPr>
        <w:t>目录中；对于编译未通过的代码文件，将其编译日志进行记录（</w:t>
      </w:r>
      <w:r>
        <w:rPr>
          <w:rFonts w:hint="eastAsia"/>
        </w:rPr>
        <w:t>logs/compile_error</w:t>
      </w:r>
      <w:r>
        <w:t>.log</w:t>
      </w:r>
      <w:r>
        <w:rPr>
          <w:rFonts w:hint="eastAsia"/>
        </w:rPr>
        <w:t>）并维护一个产生编译错误的文件列表</w:t>
      </w:r>
      <w:proofErr w:type="spellStart"/>
      <w:r>
        <w:rPr>
          <w:rFonts w:hint="eastAsia"/>
        </w:rPr>
        <w:t>error_</w:t>
      </w:r>
      <w:r>
        <w:t>list</w:t>
      </w:r>
      <w:proofErr w:type="spellEnd"/>
      <w:r>
        <w:rPr>
          <w:rFonts w:hint="eastAsia"/>
        </w:rPr>
        <w:t>。在脚本结束后对产生编译错误的文件进行人工核验，根据</w:t>
      </w:r>
      <w:proofErr w:type="spellStart"/>
      <w:r>
        <w:rPr>
          <w:rFonts w:hint="eastAsia"/>
        </w:rPr>
        <w:t>error_</w:t>
      </w:r>
      <w:r>
        <w:t>list</w:t>
      </w:r>
      <w:proofErr w:type="spellEnd"/>
      <w:r>
        <w:rPr>
          <w:rFonts w:hint="eastAsia"/>
        </w:rPr>
        <w:t>和编译日志将其中产生编译错误的地方进行人工修正并重新编译；若存在无法人工修正的代码文件，则将其对应的</w:t>
      </w:r>
      <w:r>
        <w:rPr>
          <w:rFonts w:hint="eastAsia"/>
        </w:rPr>
        <w:t>C/C++</w:t>
      </w:r>
      <w:r>
        <w:rPr>
          <w:rFonts w:hint="eastAsia"/>
        </w:rPr>
        <w:t>文件从</w:t>
      </w:r>
      <w:proofErr w:type="spellStart"/>
      <w:r>
        <w:rPr>
          <w:rFonts w:hint="eastAsia"/>
        </w:rPr>
        <w:t>after_extract</w:t>
      </w:r>
      <w:proofErr w:type="spellEnd"/>
      <w:r>
        <w:rPr>
          <w:rFonts w:hint="eastAsia"/>
        </w:rPr>
        <w:t>文件夹中删除。</w:t>
      </w:r>
    </w:p>
    <w:p w14:paraId="05BD629D" w14:textId="77777777" w:rsidR="00EC38CB" w:rsidRDefault="00EC38CB" w:rsidP="00EC38CB">
      <w:pPr>
        <w:pStyle w:val="WSL-2"/>
        <w:numPr>
          <w:ilvl w:val="0"/>
          <w:numId w:val="0"/>
        </w:numPr>
      </w:pPr>
      <w:bookmarkStart w:id="245" w:name="_Toc37081048"/>
      <w:r>
        <w:rPr>
          <w:rFonts w:hint="eastAsia"/>
        </w:rPr>
        <w:t>3.3</w:t>
      </w:r>
      <w:r>
        <w:rPr>
          <w:rFonts w:hint="eastAsia"/>
        </w:rPr>
        <w:t>数据标注</w:t>
      </w:r>
      <w:bookmarkEnd w:id="245"/>
    </w:p>
    <w:p w14:paraId="4D7CCF1E" w14:textId="6EAB5699" w:rsidR="00EC38CB" w:rsidRPr="009F0A36" w:rsidRDefault="00EC38CB" w:rsidP="00EC38CB">
      <w:pPr>
        <w:pStyle w:val="WSL-4"/>
        <w:ind w:firstLine="518"/>
      </w:pPr>
      <w:r>
        <w:rPr>
          <w:rFonts w:hint="eastAsia"/>
        </w:rPr>
        <w:t>数据的标注工作，是指为搜集到的每一份数据都提供一个类别标签，使得该</w:t>
      </w:r>
    </w:p>
    <w:p w14:paraId="50D8BC53" w14:textId="23BEABCB" w:rsidR="0053598C" w:rsidRDefault="0053598C" w:rsidP="0053598C">
      <w:pPr>
        <w:pStyle w:val="WSL-4"/>
        <w:ind w:firstLineChars="0" w:firstLine="0"/>
        <w:jc w:val="center"/>
      </w:pPr>
      <w:r>
        <w:rPr>
          <w:noProof/>
        </w:rPr>
        <w:lastRenderedPageBreak/>
        <w:drawing>
          <wp:inline distT="0" distB="0" distL="0" distR="0" wp14:anchorId="64D15D04" wp14:editId="6E837AC0">
            <wp:extent cx="5440680" cy="563118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重构结果.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440680" cy="5631180"/>
                    </a:xfrm>
                    <a:prstGeom prst="rect">
                      <a:avLst/>
                    </a:prstGeom>
                  </pic:spPr>
                </pic:pic>
              </a:graphicData>
            </a:graphic>
          </wp:inline>
        </w:drawing>
      </w:r>
    </w:p>
    <w:p w14:paraId="25BD9565" w14:textId="11C1F77D" w:rsidR="0053598C" w:rsidRDefault="0053598C" w:rsidP="0053598C">
      <w:pPr>
        <w:jc w:val="center"/>
      </w:pPr>
      <w:r>
        <w:rPr>
          <w:rFonts w:hint="eastAsia"/>
        </w:rPr>
        <w:t>图</w:t>
      </w:r>
      <w:r>
        <w:rPr>
          <w:rFonts w:hint="eastAsia"/>
        </w:rPr>
        <w:t>3.6</w:t>
      </w:r>
      <w:r>
        <w:rPr>
          <w:rFonts w:hint="eastAsia"/>
        </w:rPr>
        <w:t>重构结果</w:t>
      </w:r>
    </w:p>
    <w:p w14:paraId="0F76A56A" w14:textId="77777777" w:rsidR="0053598C" w:rsidRDefault="0053598C" w:rsidP="0053598C">
      <w:pPr>
        <w:jc w:val="center"/>
      </w:pPr>
      <w:bookmarkStart w:id="246" w:name="_Toc36925565"/>
      <w:r>
        <w:rPr>
          <w:rFonts w:hint="eastAsia"/>
          <w:noProof/>
        </w:rPr>
        <w:drawing>
          <wp:inline distT="0" distB="0" distL="0" distR="0" wp14:anchorId="0955071A" wp14:editId="1DFE2C04">
            <wp:extent cx="5274310" cy="367030"/>
            <wp:effectExtent l="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3.4编译命令.PNG"/>
                    <pic:cNvPicPr/>
                  </pic:nvPicPr>
                  <pic:blipFill>
                    <a:blip r:embed="rId44">
                      <a:extLst>
                        <a:ext uri="{28A0092B-C50C-407E-A947-70E740481C1C}">
                          <a14:useLocalDpi xmlns:a14="http://schemas.microsoft.com/office/drawing/2010/main" val="0"/>
                        </a:ext>
                      </a:extLst>
                    </a:blip>
                    <a:stretch>
                      <a:fillRect/>
                    </a:stretch>
                  </pic:blipFill>
                  <pic:spPr>
                    <a:xfrm>
                      <a:off x="0" y="0"/>
                      <a:ext cx="5274310" cy="367030"/>
                    </a:xfrm>
                    <a:prstGeom prst="rect">
                      <a:avLst/>
                    </a:prstGeom>
                  </pic:spPr>
                </pic:pic>
              </a:graphicData>
            </a:graphic>
          </wp:inline>
        </w:drawing>
      </w:r>
      <w:bookmarkEnd w:id="246"/>
    </w:p>
    <w:p w14:paraId="55B484BC" w14:textId="77777777" w:rsidR="0053598C" w:rsidRPr="00184BC9" w:rsidRDefault="0053598C" w:rsidP="0053598C">
      <w:pPr>
        <w:pStyle w:val="WSL-6"/>
      </w:pPr>
      <w:bookmarkStart w:id="247" w:name="_Toc36925566"/>
      <w:bookmarkStart w:id="248" w:name="_Toc37080984"/>
      <w:r>
        <w:rPr>
          <w:rFonts w:hint="eastAsia"/>
        </w:rPr>
        <w:t>图</w:t>
      </w:r>
      <w:r>
        <w:rPr>
          <w:rFonts w:hint="eastAsia"/>
        </w:rPr>
        <w:t>3.7</w:t>
      </w:r>
      <w:r>
        <w:rPr>
          <w:rFonts w:hint="eastAsia"/>
        </w:rPr>
        <w:t>编译命令</w:t>
      </w:r>
      <w:bookmarkEnd w:id="247"/>
      <w:bookmarkEnd w:id="248"/>
    </w:p>
    <w:p w14:paraId="6E838AE5" w14:textId="3E262B8F" w:rsidR="004614F2" w:rsidRDefault="00EC38CB" w:rsidP="009F0A36">
      <w:pPr>
        <w:pStyle w:val="WSL-4"/>
        <w:ind w:firstLineChars="0" w:firstLine="0"/>
      </w:pPr>
      <w:r>
        <w:rPr>
          <w:rFonts w:hint="eastAsia"/>
        </w:rPr>
        <w:t>标签作为数据的一部分存在于数据集中，即标签也属于数据。如果说数据是深度</w:t>
      </w:r>
      <w:r w:rsidR="004614F2">
        <w:rPr>
          <w:rFonts w:hint="eastAsia"/>
        </w:rPr>
        <w:t>学习模型的输入，那么深度学习模型的任务则是学习数据的某些特征，建立这些特征与标签之间的对应关系，训练好的深度学习模型的作用则是给没有标签的数据贴上正确的标签。显然，数据标注的首要任务是确定标签的种类和内容。根据本文的研究内容，需要将</w:t>
      </w:r>
      <w:r w:rsidR="004614F2">
        <w:rPr>
          <w:rFonts w:hint="eastAsia"/>
        </w:rPr>
        <w:t>3.2</w:t>
      </w:r>
      <w:r w:rsidR="004614F2">
        <w:rPr>
          <w:rFonts w:hint="eastAsia"/>
        </w:rPr>
        <w:t>节中处理好的数据按照建议并行化和不建议并行化的标准分为两类。</w:t>
      </w:r>
    </w:p>
    <w:p w14:paraId="477468C1" w14:textId="563BA37B" w:rsidR="004614F2" w:rsidRDefault="004614F2" w:rsidP="00F75E92">
      <w:pPr>
        <w:pStyle w:val="WSL-4"/>
        <w:ind w:firstLine="518"/>
      </w:pPr>
      <w:r>
        <w:rPr>
          <w:rFonts w:hint="eastAsia"/>
        </w:rPr>
        <w:t>由于串行程序能否被并行化并没有定性指标，为了统一数据标注工作的标准本文对于所有重构后的代码文件均首选使用</w:t>
      </w:r>
      <w:r>
        <w:rPr>
          <w:rFonts w:hint="eastAsia"/>
        </w:rPr>
        <w:t>Pluto</w:t>
      </w:r>
      <w:r>
        <w:rPr>
          <w:rFonts w:hint="eastAsia"/>
        </w:rPr>
        <w:t>编译器，基于</w:t>
      </w:r>
      <w:r>
        <w:rPr>
          <w:rFonts w:hint="eastAsia"/>
        </w:rPr>
        <w:t>Polyhedral</w:t>
      </w:r>
      <w:r>
        <w:rPr>
          <w:rFonts w:hint="eastAsia"/>
        </w:rPr>
        <w:t>模型进行从</w:t>
      </w:r>
      <w:r>
        <w:rPr>
          <w:rFonts w:hint="eastAsia"/>
        </w:rPr>
        <w:t>C/C++</w:t>
      </w:r>
      <w:r>
        <w:rPr>
          <w:rFonts w:hint="eastAsia"/>
        </w:rPr>
        <w:t>到</w:t>
      </w:r>
      <w:proofErr w:type="spellStart"/>
      <w:r>
        <w:rPr>
          <w:rFonts w:hint="eastAsia"/>
        </w:rPr>
        <w:t>OpenMp</w:t>
      </w:r>
      <w:proofErr w:type="spellEnd"/>
      <w:r>
        <w:rPr>
          <w:rFonts w:hint="eastAsia"/>
        </w:rPr>
        <w:t>的源到源转换。对于每一份代码文件，执行如图</w:t>
      </w:r>
      <w:r>
        <w:rPr>
          <w:rFonts w:hint="eastAsia"/>
        </w:rPr>
        <w:t>3.8</w:t>
      </w:r>
      <w:r>
        <w:rPr>
          <w:rFonts w:hint="eastAsia"/>
        </w:rPr>
        <w:t>所</w:t>
      </w:r>
      <w:r>
        <w:rPr>
          <w:rFonts w:hint="eastAsia"/>
        </w:rPr>
        <w:lastRenderedPageBreak/>
        <w:t>示命令，命令相关参数含义如表</w:t>
      </w:r>
      <w:r>
        <w:rPr>
          <w:rFonts w:hint="eastAsia"/>
        </w:rPr>
        <w:t>3.4</w:t>
      </w:r>
      <w:r>
        <w:rPr>
          <w:rFonts w:hint="eastAsia"/>
        </w:rPr>
        <w:t>所示。为了更好的发现串行程序的并行性，我们允许</w:t>
      </w:r>
      <w:r>
        <w:rPr>
          <w:rFonts w:hint="eastAsia"/>
        </w:rPr>
        <w:t>Pluto</w:t>
      </w:r>
      <w:r>
        <w:rPr>
          <w:rFonts w:hint="eastAsia"/>
        </w:rPr>
        <w:t>编译器进行循环分解并且同时挖掘外层循环和内层循环的潜在并行性，此步骤的转换结果均存储在</w:t>
      </w:r>
      <w:proofErr w:type="spellStart"/>
      <w:r>
        <w:rPr>
          <w:rFonts w:hint="eastAsia"/>
        </w:rPr>
        <w:t>after</w:t>
      </w:r>
      <w:r>
        <w:t>_pluto</w:t>
      </w:r>
      <w:proofErr w:type="spellEnd"/>
      <w:r>
        <w:rPr>
          <w:rFonts w:hint="eastAsia"/>
        </w:rPr>
        <w:t>文件目录下，具体的转换结果如图</w:t>
      </w:r>
      <w:r>
        <w:rPr>
          <w:rFonts w:hint="eastAsia"/>
        </w:rPr>
        <w:t>3.9</w:t>
      </w:r>
      <w:r>
        <w:rPr>
          <w:rFonts w:hint="eastAsia"/>
        </w:rPr>
        <w:t>所示。不难发现，</w:t>
      </w:r>
      <w:r>
        <w:rPr>
          <w:rFonts w:hint="eastAsia"/>
        </w:rPr>
        <w:t>P</w:t>
      </w:r>
      <w:r>
        <w:t>luto</w:t>
      </w:r>
      <w:r>
        <w:rPr>
          <w:rFonts w:hint="eastAsia"/>
        </w:rPr>
        <w:t>编译器对于可以并行的循环片段会在合适的位置添加“</w:t>
      </w:r>
      <w:r>
        <w:rPr>
          <w:rFonts w:hint="eastAsia"/>
        </w:rPr>
        <w:t>#</w:t>
      </w:r>
      <w:r w:rsidR="00FC3D3E">
        <w:rPr>
          <w:rFonts w:hint="eastAsia"/>
        </w:rPr>
        <w:t>pragma</w:t>
      </w:r>
      <w:r w:rsidR="00FC3D3E">
        <w:t xml:space="preserve"> </w:t>
      </w:r>
      <w:proofErr w:type="spellStart"/>
      <w:r>
        <w:rPr>
          <w:rFonts w:hint="eastAsia"/>
        </w:rPr>
        <w:t>omp</w:t>
      </w:r>
      <w:proofErr w:type="spellEnd"/>
      <w:r>
        <w:t xml:space="preserve"> </w:t>
      </w:r>
      <w:r>
        <w:rPr>
          <w:rFonts w:hint="eastAsia"/>
        </w:rPr>
        <w:t>parallel</w:t>
      </w:r>
      <w:r>
        <w:t xml:space="preserve"> …</w:t>
      </w:r>
      <w:r>
        <w:rPr>
          <w:rFonts w:hint="eastAsia"/>
        </w:rPr>
        <w:t>”编译制导语句，而对于不可并行的循环片段则保持原文件不变。由于我们重构后的每段代码有且仅有一个循环片段，因此仅需对转换结果进行遍历，对于在其内容中发现“</w:t>
      </w:r>
      <w:r>
        <w:rPr>
          <w:rFonts w:hint="eastAsia"/>
        </w:rPr>
        <w:t>#</w:t>
      </w:r>
      <w:r w:rsidR="008F257B">
        <w:rPr>
          <w:rFonts w:hint="eastAsia"/>
        </w:rPr>
        <w:t>pragma</w:t>
      </w:r>
      <w:r w:rsidR="008F257B">
        <w:t xml:space="preserve"> </w:t>
      </w:r>
      <w:proofErr w:type="spellStart"/>
      <w:r>
        <w:rPr>
          <w:rFonts w:hint="eastAsia"/>
        </w:rPr>
        <w:t>omp</w:t>
      </w:r>
      <w:proofErr w:type="spellEnd"/>
      <w:r>
        <w:t xml:space="preserve"> </w:t>
      </w:r>
      <w:r>
        <w:rPr>
          <w:rFonts w:hint="eastAsia"/>
        </w:rPr>
        <w:t>parallel</w:t>
      </w:r>
      <w:r>
        <w:rPr>
          <w:rFonts w:hint="eastAsia"/>
        </w:rPr>
        <w:t>”字样的文件，将其对应的</w:t>
      </w:r>
      <w:r>
        <w:rPr>
          <w:rFonts w:hint="eastAsia"/>
        </w:rPr>
        <w:t>IR</w:t>
      </w:r>
      <w:r>
        <w:rPr>
          <w:rFonts w:hint="eastAsia"/>
        </w:rPr>
        <w:t>文件从</w:t>
      </w:r>
      <w:r>
        <w:rPr>
          <w:rFonts w:hint="eastAsia"/>
        </w:rPr>
        <w:t>IR/</w:t>
      </w:r>
      <w:r>
        <w:t>total</w:t>
      </w:r>
      <w:r>
        <w:rPr>
          <w:rFonts w:hint="eastAsia"/>
        </w:rPr>
        <w:t>目录移动至</w:t>
      </w:r>
      <w:r>
        <w:rPr>
          <w:rFonts w:hint="eastAsia"/>
        </w:rPr>
        <w:t>IR/parallel</w:t>
      </w:r>
      <w:r>
        <w:rPr>
          <w:rFonts w:hint="eastAsia"/>
        </w:rPr>
        <w:t>，而对于不可并行的文件，则将其将其对应的</w:t>
      </w:r>
      <w:r>
        <w:rPr>
          <w:rFonts w:hint="eastAsia"/>
        </w:rPr>
        <w:t>IR</w:t>
      </w:r>
      <w:r>
        <w:rPr>
          <w:rFonts w:hint="eastAsia"/>
        </w:rPr>
        <w:t>文件从</w:t>
      </w:r>
      <w:r>
        <w:rPr>
          <w:rFonts w:hint="eastAsia"/>
        </w:rPr>
        <w:t>IR/</w:t>
      </w:r>
      <w:r>
        <w:t>total</w:t>
      </w:r>
      <w:r>
        <w:rPr>
          <w:rFonts w:hint="eastAsia"/>
        </w:rPr>
        <w:t>目录移动至</w:t>
      </w:r>
      <w:r>
        <w:rPr>
          <w:rFonts w:hint="eastAsia"/>
        </w:rPr>
        <w:t>IR/unparallel</w:t>
      </w:r>
      <w:r>
        <w:rPr>
          <w:rFonts w:hint="eastAsia"/>
        </w:rPr>
        <w:t>。如此一来，就较为方便地对大多数重构后的代码进行了快速标注。</w:t>
      </w:r>
    </w:p>
    <w:p w14:paraId="57E38DCD" w14:textId="77777777" w:rsidR="004614F2" w:rsidRDefault="004614F2" w:rsidP="00C669D4">
      <w:pPr>
        <w:pStyle w:val="WSL-4"/>
        <w:ind w:firstLineChars="0" w:firstLine="0"/>
        <w:jc w:val="center"/>
      </w:pPr>
      <w:r>
        <w:rPr>
          <w:rFonts w:hint="eastAsia"/>
          <w:noProof/>
        </w:rPr>
        <w:drawing>
          <wp:inline distT="0" distB="0" distL="0" distR="0" wp14:anchorId="3EAF41BF" wp14:editId="647A2343">
            <wp:extent cx="5274310" cy="37528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3.5Pluto命令.PNG"/>
                    <pic:cNvPicPr/>
                  </pic:nvPicPr>
                  <pic:blipFill>
                    <a:blip r:embed="rId45">
                      <a:extLst>
                        <a:ext uri="{28A0092B-C50C-407E-A947-70E740481C1C}">
                          <a14:useLocalDpi xmlns:a14="http://schemas.microsoft.com/office/drawing/2010/main" val="0"/>
                        </a:ext>
                      </a:extLst>
                    </a:blip>
                    <a:stretch>
                      <a:fillRect/>
                    </a:stretch>
                  </pic:blipFill>
                  <pic:spPr>
                    <a:xfrm>
                      <a:off x="0" y="0"/>
                      <a:ext cx="5274310" cy="375285"/>
                    </a:xfrm>
                    <a:prstGeom prst="rect">
                      <a:avLst/>
                    </a:prstGeom>
                  </pic:spPr>
                </pic:pic>
              </a:graphicData>
            </a:graphic>
          </wp:inline>
        </w:drawing>
      </w:r>
    </w:p>
    <w:p w14:paraId="4FC3DB92" w14:textId="3DE2A12A" w:rsidR="004614F2" w:rsidRDefault="004614F2" w:rsidP="00C669D4">
      <w:pPr>
        <w:pStyle w:val="WSL-6"/>
      </w:pPr>
      <w:bookmarkStart w:id="249" w:name="_Toc36925567"/>
      <w:bookmarkStart w:id="250" w:name="_Toc37080985"/>
      <w:r>
        <w:rPr>
          <w:rFonts w:hint="eastAsia"/>
        </w:rPr>
        <w:t>图</w:t>
      </w:r>
      <w:r>
        <w:rPr>
          <w:rFonts w:hint="eastAsia"/>
        </w:rPr>
        <w:t>3.8</w:t>
      </w:r>
      <w:r>
        <w:t xml:space="preserve"> </w:t>
      </w:r>
      <w:r>
        <w:rPr>
          <w:rFonts w:hint="eastAsia"/>
        </w:rPr>
        <w:t>Pluto</w:t>
      </w:r>
      <w:r>
        <w:rPr>
          <w:rFonts w:hint="eastAsia"/>
        </w:rPr>
        <w:t>转换命令</w:t>
      </w:r>
      <w:bookmarkEnd w:id="249"/>
      <w:bookmarkEnd w:id="250"/>
    </w:p>
    <w:p w14:paraId="27CB51AC" w14:textId="525B8CC8" w:rsidR="004614F2" w:rsidRDefault="004614F2" w:rsidP="00C669D4">
      <w:pPr>
        <w:pStyle w:val="WSl-8"/>
      </w:pPr>
      <w:bookmarkStart w:id="251" w:name="_Toc37080851"/>
      <w:r>
        <w:rPr>
          <w:rFonts w:hint="eastAsia"/>
        </w:rPr>
        <w:t>表</w:t>
      </w:r>
      <w:r>
        <w:rPr>
          <w:rFonts w:hint="eastAsia"/>
        </w:rPr>
        <w:t>3.4</w:t>
      </w:r>
      <w:r w:rsidR="00C669D4">
        <w:t xml:space="preserve"> </w:t>
      </w:r>
      <w:r>
        <w:rPr>
          <w:rFonts w:hint="eastAsia"/>
        </w:rPr>
        <w:t>Pluto</w:t>
      </w:r>
      <w:r>
        <w:rPr>
          <w:rFonts w:hint="eastAsia"/>
        </w:rPr>
        <w:t>命令参数表</w:t>
      </w:r>
      <w:bookmarkEnd w:id="251"/>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5040"/>
      </w:tblGrid>
      <w:tr w:rsidR="004614F2" w14:paraId="36510A15" w14:textId="77777777" w:rsidTr="00080608">
        <w:trPr>
          <w:jc w:val="center"/>
        </w:trPr>
        <w:tc>
          <w:tcPr>
            <w:tcW w:w="3256" w:type="dxa"/>
            <w:tcBorders>
              <w:top w:val="single" w:sz="8" w:space="0" w:color="auto"/>
              <w:bottom w:val="single" w:sz="8" w:space="0" w:color="auto"/>
            </w:tcBorders>
          </w:tcPr>
          <w:p w14:paraId="3E0900F6" w14:textId="1F25D7FC" w:rsidR="004614F2" w:rsidRPr="00C669D4" w:rsidRDefault="00023046" w:rsidP="00023046">
            <w:pPr>
              <w:jc w:val="center"/>
              <w:rPr>
                <w:rFonts w:ascii="宋体" w:hAnsi="宋体"/>
                <w:sz w:val="24"/>
              </w:rPr>
            </w:pPr>
            <w:r>
              <w:rPr>
                <w:rFonts w:ascii="宋体" w:hAnsi="宋体" w:hint="eastAsia"/>
                <w:sz w:val="24"/>
              </w:rPr>
              <w:t>参数</w:t>
            </w:r>
          </w:p>
        </w:tc>
        <w:tc>
          <w:tcPr>
            <w:tcW w:w="5040" w:type="dxa"/>
            <w:tcBorders>
              <w:top w:val="single" w:sz="8" w:space="0" w:color="auto"/>
              <w:bottom w:val="single" w:sz="8" w:space="0" w:color="auto"/>
            </w:tcBorders>
          </w:tcPr>
          <w:p w14:paraId="7A76B029" w14:textId="17272BDC" w:rsidR="004614F2" w:rsidRPr="00C669D4" w:rsidRDefault="00023046" w:rsidP="00023046">
            <w:pPr>
              <w:jc w:val="center"/>
              <w:rPr>
                <w:rFonts w:ascii="宋体" w:hAnsi="宋体"/>
                <w:sz w:val="24"/>
              </w:rPr>
            </w:pPr>
            <w:r>
              <w:rPr>
                <w:rFonts w:ascii="宋体" w:hAnsi="宋体" w:hint="eastAsia"/>
                <w:sz w:val="24"/>
              </w:rPr>
              <w:t>含义</w:t>
            </w:r>
          </w:p>
        </w:tc>
      </w:tr>
      <w:tr w:rsidR="00023046" w14:paraId="382943B2" w14:textId="77777777" w:rsidTr="00080608">
        <w:trPr>
          <w:jc w:val="center"/>
        </w:trPr>
        <w:tc>
          <w:tcPr>
            <w:tcW w:w="3256" w:type="dxa"/>
            <w:tcBorders>
              <w:top w:val="single" w:sz="8" w:space="0" w:color="auto"/>
            </w:tcBorders>
          </w:tcPr>
          <w:p w14:paraId="36D9EDA0" w14:textId="0AF2AA7F" w:rsidR="00023046" w:rsidRPr="00C669D4" w:rsidRDefault="00023046" w:rsidP="00023046">
            <w:pPr>
              <w:ind w:firstLineChars="100" w:firstLine="259"/>
              <w:rPr>
                <w:rFonts w:ascii="宋体" w:hAnsi="宋体"/>
                <w:sz w:val="24"/>
              </w:rPr>
            </w:pPr>
            <w:r w:rsidRPr="00C669D4">
              <w:rPr>
                <w:rFonts w:ascii="宋体" w:hAnsi="宋体" w:hint="eastAsia"/>
                <w:sz w:val="24"/>
              </w:rPr>
              <w:t>--</w:t>
            </w:r>
            <w:proofErr w:type="spellStart"/>
            <w:r w:rsidRPr="00C669D4">
              <w:rPr>
                <w:rFonts w:ascii="宋体" w:hAnsi="宋体" w:hint="eastAsia"/>
                <w:sz w:val="24"/>
              </w:rPr>
              <w:t>noprevector</w:t>
            </w:r>
            <w:proofErr w:type="spellEnd"/>
          </w:p>
        </w:tc>
        <w:tc>
          <w:tcPr>
            <w:tcW w:w="5040" w:type="dxa"/>
            <w:tcBorders>
              <w:top w:val="single" w:sz="8" w:space="0" w:color="auto"/>
            </w:tcBorders>
          </w:tcPr>
          <w:p w14:paraId="617DF4E8" w14:textId="1A838D46" w:rsidR="00023046" w:rsidRPr="00C669D4" w:rsidRDefault="00023046" w:rsidP="00023046">
            <w:pPr>
              <w:rPr>
                <w:rFonts w:ascii="宋体" w:hAnsi="宋体"/>
                <w:sz w:val="24"/>
              </w:rPr>
            </w:pPr>
            <w:r w:rsidRPr="00C669D4">
              <w:rPr>
                <w:rFonts w:ascii="宋体" w:hAnsi="宋体" w:hint="eastAsia"/>
                <w:sz w:val="24"/>
              </w:rPr>
              <w:t>不进行向量化标注</w:t>
            </w:r>
          </w:p>
        </w:tc>
      </w:tr>
      <w:tr w:rsidR="00023046" w14:paraId="69071F48" w14:textId="77777777" w:rsidTr="00080608">
        <w:trPr>
          <w:jc w:val="center"/>
        </w:trPr>
        <w:tc>
          <w:tcPr>
            <w:tcW w:w="3256" w:type="dxa"/>
          </w:tcPr>
          <w:p w14:paraId="5DFCA4C3" w14:textId="77777777" w:rsidR="00023046" w:rsidRPr="00C669D4" w:rsidRDefault="00023046" w:rsidP="00023046">
            <w:pPr>
              <w:ind w:firstLineChars="100" w:firstLine="259"/>
              <w:rPr>
                <w:rFonts w:ascii="宋体" w:hAnsi="宋体"/>
                <w:sz w:val="24"/>
              </w:rPr>
            </w:pPr>
            <w:r w:rsidRPr="00C669D4">
              <w:rPr>
                <w:rFonts w:ascii="宋体" w:hAnsi="宋体" w:hint="eastAsia"/>
                <w:sz w:val="24"/>
              </w:rPr>
              <w:t>--tile</w:t>
            </w:r>
          </w:p>
        </w:tc>
        <w:tc>
          <w:tcPr>
            <w:tcW w:w="5040" w:type="dxa"/>
          </w:tcPr>
          <w:p w14:paraId="4049C493" w14:textId="77777777" w:rsidR="00023046" w:rsidRPr="00C669D4" w:rsidRDefault="00023046" w:rsidP="00023046">
            <w:pPr>
              <w:rPr>
                <w:rFonts w:ascii="宋体" w:hAnsi="宋体"/>
                <w:sz w:val="24"/>
              </w:rPr>
            </w:pPr>
            <w:r w:rsidRPr="00C669D4">
              <w:rPr>
                <w:rFonts w:ascii="宋体" w:hAnsi="宋体" w:hint="eastAsia"/>
                <w:sz w:val="24"/>
              </w:rPr>
              <w:t>进行循环分解</w:t>
            </w:r>
          </w:p>
        </w:tc>
      </w:tr>
      <w:tr w:rsidR="00023046" w14:paraId="0FF510FC" w14:textId="77777777" w:rsidTr="00080608">
        <w:trPr>
          <w:jc w:val="center"/>
        </w:trPr>
        <w:tc>
          <w:tcPr>
            <w:tcW w:w="3256" w:type="dxa"/>
          </w:tcPr>
          <w:p w14:paraId="5147EBDD" w14:textId="77777777" w:rsidR="00023046" w:rsidRPr="00C669D4" w:rsidRDefault="00023046" w:rsidP="00023046">
            <w:pPr>
              <w:ind w:firstLineChars="100" w:firstLine="259"/>
              <w:rPr>
                <w:rFonts w:ascii="宋体" w:hAnsi="宋体"/>
                <w:sz w:val="24"/>
              </w:rPr>
            </w:pPr>
            <w:r w:rsidRPr="00C669D4">
              <w:rPr>
                <w:rFonts w:ascii="宋体" w:hAnsi="宋体" w:hint="eastAsia"/>
                <w:sz w:val="24"/>
              </w:rPr>
              <w:t>--parallel</w:t>
            </w:r>
          </w:p>
        </w:tc>
        <w:tc>
          <w:tcPr>
            <w:tcW w:w="5040" w:type="dxa"/>
          </w:tcPr>
          <w:p w14:paraId="4F306DE7" w14:textId="77777777" w:rsidR="00023046" w:rsidRPr="00C669D4" w:rsidRDefault="00023046" w:rsidP="00023046">
            <w:pPr>
              <w:rPr>
                <w:rFonts w:ascii="宋体" w:hAnsi="宋体"/>
                <w:sz w:val="24"/>
              </w:rPr>
            </w:pPr>
            <w:r w:rsidRPr="00C669D4">
              <w:rPr>
                <w:rFonts w:ascii="宋体" w:hAnsi="宋体" w:hint="eastAsia"/>
                <w:sz w:val="24"/>
              </w:rPr>
              <w:t>进行并行性挖掘并转换为OpenMP</w:t>
            </w:r>
          </w:p>
        </w:tc>
      </w:tr>
      <w:tr w:rsidR="00023046" w14:paraId="0CD91000" w14:textId="77777777" w:rsidTr="00080608">
        <w:trPr>
          <w:jc w:val="center"/>
        </w:trPr>
        <w:tc>
          <w:tcPr>
            <w:tcW w:w="3256" w:type="dxa"/>
          </w:tcPr>
          <w:p w14:paraId="479953C3" w14:textId="77777777" w:rsidR="00023046" w:rsidRPr="00C669D4" w:rsidRDefault="00023046" w:rsidP="00023046">
            <w:pPr>
              <w:ind w:firstLineChars="100" w:firstLine="259"/>
              <w:rPr>
                <w:rFonts w:ascii="宋体" w:hAnsi="宋体"/>
                <w:sz w:val="24"/>
              </w:rPr>
            </w:pPr>
            <w:r w:rsidRPr="00C669D4">
              <w:rPr>
                <w:rFonts w:ascii="宋体" w:hAnsi="宋体" w:hint="eastAsia"/>
                <w:sz w:val="24"/>
              </w:rPr>
              <w:t>--</w:t>
            </w:r>
            <w:proofErr w:type="spellStart"/>
            <w:r w:rsidRPr="00C669D4">
              <w:rPr>
                <w:rFonts w:ascii="宋体" w:hAnsi="宋体" w:hint="eastAsia"/>
                <w:sz w:val="24"/>
              </w:rPr>
              <w:t>innerpar</w:t>
            </w:r>
            <w:proofErr w:type="spellEnd"/>
          </w:p>
        </w:tc>
        <w:tc>
          <w:tcPr>
            <w:tcW w:w="5040" w:type="dxa"/>
          </w:tcPr>
          <w:p w14:paraId="602F2CDD" w14:textId="77777777" w:rsidR="00023046" w:rsidRPr="00C669D4" w:rsidRDefault="00023046" w:rsidP="00023046">
            <w:pPr>
              <w:rPr>
                <w:rFonts w:ascii="宋体" w:hAnsi="宋体"/>
                <w:sz w:val="24"/>
              </w:rPr>
            </w:pPr>
            <w:r w:rsidRPr="00C669D4">
              <w:rPr>
                <w:rFonts w:ascii="宋体" w:hAnsi="宋体" w:hint="eastAsia"/>
                <w:sz w:val="24"/>
              </w:rPr>
              <w:t>发掘内层循环并行性</w:t>
            </w:r>
          </w:p>
        </w:tc>
      </w:tr>
    </w:tbl>
    <w:p w14:paraId="216595F4" w14:textId="77777777" w:rsidR="00220ED7" w:rsidRDefault="00220ED7" w:rsidP="00220ED7">
      <w:pPr>
        <w:pStyle w:val="WSL-4"/>
        <w:ind w:firstLineChars="0" w:firstLine="0"/>
        <w:jc w:val="center"/>
      </w:pPr>
      <w:r>
        <w:rPr>
          <w:noProof/>
        </w:rPr>
        <w:drawing>
          <wp:inline distT="0" distB="0" distL="0" distR="0" wp14:anchorId="2FB5175B" wp14:editId="514DC4CA">
            <wp:extent cx="5274310" cy="3201035"/>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luto转换示例.png"/>
                    <pic:cNvPicPr/>
                  </pic:nvPicPr>
                  <pic:blipFill>
                    <a:blip r:embed="rId46">
                      <a:extLst>
                        <a:ext uri="{28A0092B-C50C-407E-A947-70E740481C1C}">
                          <a14:useLocalDpi xmlns:a14="http://schemas.microsoft.com/office/drawing/2010/main" val="0"/>
                        </a:ext>
                      </a:extLst>
                    </a:blip>
                    <a:stretch>
                      <a:fillRect/>
                    </a:stretch>
                  </pic:blipFill>
                  <pic:spPr>
                    <a:xfrm>
                      <a:off x="0" y="0"/>
                      <a:ext cx="5274310" cy="3201035"/>
                    </a:xfrm>
                    <a:prstGeom prst="rect">
                      <a:avLst/>
                    </a:prstGeom>
                  </pic:spPr>
                </pic:pic>
              </a:graphicData>
            </a:graphic>
          </wp:inline>
        </w:drawing>
      </w:r>
    </w:p>
    <w:p w14:paraId="51366B09" w14:textId="61FD7B32" w:rsidR="00220ED7" w:rsidRDefault="00220ED7" w:rsidP="00220ED7">
      <w:pPr>
        <w:pStyle w:val="WSL-6"/>
      </w:pPr>
      <w:bookmarkStart w:id="252" w:name="_Toc36925568"/>
      <w:bookmarkStart w:id="253" w:name="_Toc37080986"/>
      <w:r>
        <w:rPr>
          <w:rFonts w:hint="eastAsia"/>
        </w:rPr>
        <w:t>图</w:t>
      </w:r>
      <w:r>
        <w:rPr>
          <w:rFonts w:hint="eastAsia"/>
        </w:rPr>
        <w:t>3.9</w:t>
      </w:r>
      <w:r w:rsidR="00342BB0">
        <w:t xml:space="preserve"> </w:t>
      </w:r>
      <w:r>
        <w:rPr>
          <w:rFonts w:hint="eastAsia"/>
        </w:rPr>
        <w:t>Pluto</w:t>
      </w:r>
      <w:r>
        <w:rPr>
          <w:rFonts w:hint="eastAsia"/>
        </w:rPr>
        <w:t>转换结果</w:t>
      </w:r>
      <w:bookmarkEnd w:id="252"/>
      <w:bookmarkEnd w:id="253"/>
    </w:p>
    <w:p w14:paraId="5F5FD72D" w14:textId="59A90FDD" w:rsidR="00C669D4" w:rsidRDefault="00C669D4" w:rsidP="00C669D4">
      <w:pPr>
        <w:pStyle w:val="WSL-4"/>
        <w:ind w:firstLine="518"/>
      </w:pPr>
      <w:r>
        <w:rPr>
          <w:rFonts w:hint="eastAsia"/>
        </w:rPr>
        <w:t>与编译类似，这一过程仍然通过自动化脚本完成。由于</w:t>
      </w:r>
      <w:r>
        <w:rPr>
          <w:rFonts w:hint="eastAsia"/>
        </w:rPr>
        <w:t>Polyhedral</w:t>
      </w:r>
      <w:r>
        <w:rPr>
          <w:rFonts w:hint="eastAsia"/>
        </w:rPr>
        <w:t>模型本身存在如</w:t>
      </w:r>
      <w:r>
        <w:rPr>
          <w:rFonts w:hint="eastAsia"/>
        </w:rPr>
        <w:t>2.4</w:t>
      </w:r>
      <w:r>
        <w:rPr>
          <w:rFonts w:hint="eastAsia"/>
        </w:rPr>
        <w:t>所述限制，</w:t>
      </w:r>
      <w:r>
        <w:rPr>
          <w:rFonts w:hint="eastAsia"/>
        </w:rPr>
        <w:t>Pluto</w:t>
      </w:r>
      <w:r>
        <w:rPr>
          <w:rFonts w:hint="eastAsia"/>
        </w:rPr>
        <w:t>编译器并不能转换所有重构后的代码文件。因此在脚</w:t>
      </w:r>
      <w:r>
        <w:rPr>
          <w:rFonts w:hint="eastAsia"/>
        </w:rPr>
        <w:lastRenderedPageBreak/>
        <w:t>本执行过程中同样记录了发生转换错误的转换日志</w:t>
      </w:r>
      <w:r>
        <w:rPr>
          <w:rFonts w:hint="eastAsia"/>
        </w:rPr>
        <w:t>(</w:t>
      </w:r>
      <w:r>
        <w:t>logs/pluto_error.log)</w:t>
      </w:r>
      <w:r>
        <w:rPr>
          <w:rFonts w:hint="eastAsia"/>
        </w:rPr>
        <w:t>并维护一个转换错误列表</w:t>
      </w:r>
      <w:proofErr w:type="spellStart"/>
      <w:r>
        <w:rPr>
          <w:rFonts w:hint="eastAsia"/>
        </w:rPr>
        <w:t>error</w:t>
      </w:r>
      <w:r>
        <w:t>_list</w:t>
      </w:r>
      <w:proofErr w:type="spellEnd"/>
      <w:r>
        <w:rPr>
          <w:rFonts w:hint="eastAsia"/>
        </w:rPr>
        <w:t>。脚本执行结束后，本文采用人工与其他代码分析工具结合的方式，对于转换失败的文件进行了重新标注。首先，在此类文件的循环片段上无差别的加上“</w:t>
      </w:r>
      <w:r>
        <w:rPr>
          <w:rFonts w:hint="eastAsia"/>
        </w:rPr>
        <w:t>#</w:t>
      </w:r>
      <w:r w:rsidR="00220ED7">
        <w:rPr>
          <w:rFonts w:hint="eastAsia"/>
        </w:rPr>
        <w:t>pragma</w:t>
      </w:r>
      <w:r w:rsidR="00220ED7">
        <w:t xml:space="preserve"> </w:t>
      </w:r>
      <w:proofErr w:type="spellStart"/>
      <w:r>
        <w:rPr>
          <w:rFonts w:hint="eastAsia"/>
        </w:rPr>
        <w:t>omp</w:t>
      </w:r>
      <w:proofErr w:type="spellEnd"/>
      <w:r>
        <w:t xml:space="preserve"> </w:t>
      </w:r>
      <w:r>
        <w:rPr>
          <w:rFonts w:hint="eastAsia"/>
        </w:rPr>
        <w:t>parallel</w:t>
      </w:r>
      <w:r>
        <w:t xml:space="preserve"> </w:t>
      </w:r>
      <w:r>
        <w:rPr>
          <w:rFonts w:hint="eastAsia"/>
        </w:rPr>
        <w:t>for</w:t>
      </w:r>
      <w:r>
        <w:rPr>
          <w:rFonts w:hint="eastAsia"/>
        </w:rPr>
        <w:t>”标记，编译执行该文件并记录其修改前后的执行时间，通过二者的差异来判断其是否具备并行潜力。然后，使用</w:t>
      </w:r>
      <w:r w:rsidRPr="00D97FAB">
        <w:t>Intel® Advisor XE</w:t>
      </w:r>
      <w:r w:rsidRPr="00D97FAB">
        <w:rPr>
          <w:rFonts w:hint="eastAsia"/>
        </w:rPr>
        <w:t>对上述文件进行再次分析</w:t>
      </w:r>
      <w:r>
        <w:rPr>
          <w:rFonts w:hint="eastAsia"/>
        </w:rPr>
        <w:t>与判断。将人工与工具两次判断的结果进行比对，对于结果相同的文件按照其具体分类进行吸收，对于结果不同的文件则予以舍弃。</w:t>
      </w:r>
    </w:p>
    <w:p w14:paraId="6104BA5A" w14:textId="4DB2339A" w:rsidR="00C669D4" w:rsidRPr="00C669D4" w:rsidRDefault="00C669D4" w:rsidP="00C669D4">
      <w:pPr>
        <w:pStyle w:val="WSL-4"/>
        <w:ind w:firstLine="518"/>
      </w:pPr>
      <w:r>
        <w:rPr>
          <w:rFonts w:hint="eastAsia"/>
        </w:rPr>
        <w:t>经过上述两个层次的标注后，重构后的代码文件及其对应的</w:t>
      </w:r>
      <w:r>
        <w:rPr>
          <w:rFonts w:hint="eastAsia"/>
        </w:rPr>
        <w:t>IR</w:t>
      </w:r>
      <w:r>
        <w:rPr>
          <w:rFonts w:hint="eastAsia"/>
        </w:rPr>
        <w:t>文件被按照是否建议使用</w:t>
      </w:r>
      <w:r>
        <w:rPr>
          <w:rFonts w:hint="eastAsia"/>
        </w:rPr>
        <w:t>OpenMP</w:t>
      </w:r>
      <w:r>
        <w:rPr>
          <w:rFonts w:hint="eastAsia"/>
        </w:rPr>
        <w:t>进行并行优化的标准分为了两个部分并分别存储在不同的文件目录中，文件目录名称即为它们所对应的标签名称，至此数据标注工作完成。</w:t>
      </w:r>
    </w:p>
    <w:p w14:paraId="461D19B7" w14:textId="11AE15A2" w:rsidR="004614F2" w:rsidRDefault="004614F2" w:rsidP="00272703">
      <w:pPr>
        <w:pStyle w:val="WSL-2"/>
        <w:numPr>
          <w:ilvl w:val="0"/>
          <w:numId w:val="0"/>
        </w:numPr>
      </w:pPr>
      <w:bookmarkStart w:id="254" w:name="_Toc37081049"/>
      <w:r>
        <w:rPr>
          <w:rFonts w:hint="eastAsia"/>
        </w:rPr>
        <w:t>3.4XFG</w:t>
      </w:r>
      <w:r>
        <w:rPr>
          <w:rFonts w:hint="eastAsia"/>
        </w:rPr>
        <w:t>的生成</w:t>
      </w:r>
      <w:bookmarkEnd w:id="254"/>
    </w:p>
    <w:p w14:paraId="16877B8E" w14:textId="7B8D3CC3" w:rsidR="00515580" w:rsidRDefault="004614F2" w:rsidP="00A8324E">
      <w:pPr>
        <w:pStyle w:val="WSL-4"/>
        <w:ind w:firstLine="518"/>
      </w:pPr>
      <w:r>
        <w:rPr>
          <w:rFonts w:hint="eastAsia"/>
        </w:rPr>
        <w:t>如</w:t>
      </w:r>
      <w:r>
        <w:rPr>
          <w:rFonts w:hint="eastAsia"/>
        </w:rPr>
        <w:t>2.3</w:t>
      </w:r>
      <w:r>
        <w:rPr>
          <w:rFonts w:hint="eastAsia"/>
        </w:rPr>
        <w:t>节所述，</w:t>
      </w:r>
      <w:r w:rsidR="00A8324E">
        <w:rPr>
          <w:rFonts w:hint="eastAsia"/>
        </w:rPr>
        <w:t>XFG</w:t>
      </w:r>
      <w:r>
        <w:rPr>
          <w:rFonts w:hint="eastAsia"/>
        </w:rPr>
        <w:t>是一种同时包含程序数据流信息和控制流信息的一种</w:t>
      </w:r>
      <w:proofErr w:type="gramStart"/>
      <w:r>
        <w:rPr>
          <w:rFonts w:hint="eastAsia"/>
        </w:rPr>
        <w:t>图结构</w:t>
      </w:r>
      <w:proofErr w:type="gramEnd"/>
      <w:r>
        <w:rPr>
          <w:rFonts w:hint="eastAsia"/>
        </w:rPr>
        <w:t>表示，其每个节点均代表一条</w:t>
      </w:r>
      <w:r>
        <w:rPr>
          <w:rFonts w:hint="eastAsia"/>
        </w:rPr>
        <w:t>LLVM</w:t>
      </w:r>
      <w:r>
        <w:t xml:space="preserve"> </w:t>
      </w:r>
      <w:r>
        <w:rPr>
          <w:rFonts w:hint="eastAsia"/>
        </w:rPr>
        <w:t>IR</w:t>
      </w:r>
      <w:r>
        <w:rPr>
          <w:rFonts w:hint="eastAsia"/>
        </w:rPr>
        <w:t>语句。在开始描述</w:t>
      </w:r>
      <w:r>
        <w:rPr>
          <w:rFonts w:hint="eastAsia"/>
        </w:rPr>
        <w:t>XFG</w:t>
      </w:r>
      <w:r>
        <w:rPr>
          <w:rFonts w:hint="eastAsia"/>
        </w:rPr>
        <w:t>的构造过程之前，需要对其中涉及到的</w:t>
      </w:r>
      <w:r>
        <w:rPr>
          <w:rFonts w:hint="eastAsia"/>
        </w:rPr>
        <w:t>LLVM</w:t>
      </w:r>
      <w:r>
        <w:t xml:space="preserve"> </w:t>
      </w:r>
      <w:r>
        <w:rPr>
          <w:rFonts w:hint="eastAsia"/>
        </w:rPr>
        <w:t>IR</w:t>
      </w:r>
      <w:r>
        <w:rPr>
          <w:rFonts w:hint="eastAsia"/>
        </w:rPr>
        <w:t>语句基本结构进行说明。如图</w:t>
      </w:r>
      <w:r>
        <w:rPr>
          <w:rFonts w:hint="eastAsia"/>
        </w:rPr>
        <w:t>3.10</w:t>
      </w:r>
      <w:r>
        <w:rPr>
          <w:rFonts w:hint="eastAsia"/>
        </w:rPr>
        <w:t>所示，一条</w:t>
      </w:r>
      <w:r>
        <w:rPr>
          <w:rFonts w:hint="eastAsia"/>
        </w:rPr>
        <w:t>LLVM</w:t>
      </w:r>
      <w:r>
        <w:t xml:space="preserve"> </w:t>
      </w:r>
      <w:r>
        <w:rPr>
          <w:rFonts w:hint="eastAsia"/>
        </w:rPr>
        <w:t>IR</w:t>
      </w:r>
      <w:r>
        <w:rPr>
          <w:rFonts w:hint="eastAsia"/>
        </w:rPr>
        <w:t>语句一般主要由输出变量标识符、</w:t>
      </w:r>
      <w:r>
        <w:rPr>
          <w:rFonts w:hint="eastAsia"/>
        </w:rPr>
        <w:t>I</w:t>
      </w:r>
      <w:r>
        <w:t>R</w:t>
      </w:r>
      <w:r>
        <w:rPr>
          <w:rFonts w:hint="eastAsia"/>
        </w:rPr>
        <w:t>指令、操作数据类型、输入变量标识符、其他参数、元数据、注释等</w:t>
      </w:r>
      <w:r>
        <w:rPr>
          <w:rFonts w:hint="eastAsia"/>
        </w:rPr>
        <w:t>7</w:t>
      </w:r>
      <w:r>
        <w:rPr>
          <w:rFonts w:hint="eastAsia"/>
        </w:rPr>
        <w:t>部分组成。其中，前</w:t>
      </w:r>
      <w:r>
        <w:rPr>
          <w:rFonts w:hint="eastAsia"/>
        </w:rPr>
        <w:t>5</w:t>
      </w:r>
      <w:r>
        <w:rPr>
          <w:rFonts w:hint="eastAsia"/>
        </w:rPr>
        <w:t>部分是</w:t>
      </w:r>
      <w:r>
        <w:rPr>
          <w:rFonts w:hint="eastAsia"/>
        </w:rPr>
        <w:t>LLVM</w:t>
      </w:r>
      <w:r>
        <w:t xml:space="preserve"> IR</w:t>
      </w:r>
      <w:r>
        <w:rPr>
          <w:rFonts w:hint="eastAsia"/>
        </w:rPr>
        <w:t>的语义载体，是我们构造</w:t>
      </w:r>
      <w:r>
        <w:rPr>
          <w:rFonts w:hint="eastAsia"/>
        </w:rPr>
        <w:t>XFG</w:t>
      </w:r>
      <w:r>
        <w:rPr>
          <w:rFonts w:hint="eastAsia"/>
        </w:rPr>
        <w:t>的主要依据。</w:t>
      </w:r>
    </w:p>
    <w:p w14:paraId="4ADCF3CB" w14:textId="77777777" w:rsidR="00515580" w:rsidRDefault="00515580" w:rsidP="00515580">
      <w:pPr>
        <w:pStyle w:val="WSL-4"/>
        <w:ind w:firstLineChars="0" w:firstLine="0"/>
        <w:jc w:val="center"/>
      </w:pPr>
      <w:r>
        <w:rPr>
          <w:rFonts w:hint="eastAsia"/>
          <w:noProof/>
        </w:rPr>
        <w:drawing>
          <wp:inline distT="0" distB="0" distL="0" distR="0" wp14:anchorId="18A7F76D" wp14:editId="7ECBDD8C">
            <wp:extent cx="5326380" cy="850323"/>
            <wp:effectExtent l="0" t="0" r="7620" b="698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捕获.PNG"/>
                    <pic:cNvPicPr/>
                  </pic:nvPicPr>
                  <pic:blipFill>
                    <a:blip r:embed="rId47">
                      <a:extLst>
                        <a:ext uri="{28A0092B-C50C-407E-A947-70E740481C1C}">
                          <a14:useLocalDpi xmlns:a14="http://schemas.microsoft.com/office/drawing/2010/main" val="0"/>
                        </a:ext>
                      </a:extLst>
                    </a:blip>
                    <a:stretch>
                      <a:fillRect/>
                    </a:stretch>
                  </pic:blipFill>
                  <pic:spPr>
                    <a:xfrm>
                      <a:off x="0" y="0"/>
                      <a:ext cx="6179663" cy="986544"/>
                    </a:xfrm>
                    <a:prstGeom prst="rect">
                      <a:avLst/>
                    </a:prstGeom>
                  </pic:spPr>
                </pic:pic>
              </a:graphicData>
            </a:graphic>
          </wp:inline>
        </w:drawing>
      </w:r>
    </w:p>
    <w:p w14:paraId="198183BF" w14:textId="77777777" w:rsidR="00515580" w:rsidRDefault="00515580" w:rsidP="00515580">
      <w:pPr>
        <w:pStyle w:val="WSL-6"/>
      </w:pPr>
      <w:bookmarkStart w:id="255" w:name="_Toc36925569"/>
      <w:bookmarkStart w:id="256" w:name="_Toc37080987"/>
      <w:r>
        <w:rPr>
          <w:rFonts w:hint="eastAsia"/>
        </w:rPr>
        <w:t>图</w:t>
      </w:r>
      <w:r>
        <w:rPr>
          <w:rFonts w:hint="eastAsia"/>
        </w:rPr>
        <w:t>3.10</w:t>
      </w:r>
      <w:r>
        <w:t xml:space="preserve"> </w:t>
      </w:r>
      <w:r>
        <w:rPr>
          <w:rFonts w:hint="eastAsia"/>
        </w:rPr>
        <w:t>LLVM</w:t>
      </w:r>
      <w:r>
        <w:t xml:space="preserve"> </w:t>
      </w:r>
      <w:r>
        <w:rPr>
          <w:rFonts w:hint="eastAsia"/>
        </w:rPr>
        <w:t>IR</w:t>
      </w:r>
      <w:r>
        <w:rPr>
          <w:rFonts w:hint="eastAsia"/>
        </w:rPr>
        <w:t>语句基本结构</w:t>
      </w:r>
      <w:bookmarkEnd w:id="255"/>
      <w:bookmarkEnd w:id="256"/>
    </w:p>
    <w:p w14:paraId="11B4596A" w14:textId="4BA86715" w:rsidR="004614F2" w:rsidRPr="00A25EBC" w:rsidRDefault="004614F2" w:rsidP="00A8324E">
      <w:pPr>
        <w:pStyle w:val="WSL-4"/>
        <w:ind w:firstLine="518"/>
      </w:pPr>
      <w:r>
        <w:rPr>
          <w:rFonts w:hint="eastAsia"/>
        </w:rPr>
        <w:t>因此，为了简化构造过程，需要先对</w:t>
      </w:r>
      <w:r>
        <w:rPr>
          <w:rFonts w:hint="eastAsia"/>
        </w:rPr>
        <w:t>LLVM</w:t>
      </w:r>
      <w:r>
        <w:t xml:space="preserve"> </w:t>
      </w:r>
      <w:r>
        <w:rPr>
          <w:rFonts w:hint="eastAsia"/>
        </w:rPr>
        <w:t>IR</w:t>
      </w:r>
      <w:r>
        <w:rPr>
          <w:rFonts w:hint="eastAsia"/>
        </w:rPr>
        <w:t>文件进行如下预处理操作：</w:t>
      </w:r>
      <w:r w:rsidR="00A8324E">
        <w:rPr>
          <w:rFonts w:hint="eastAsia"/>
        </w:rPr>
        <w:t>(</w:t>
      </w:r>
      <w:r w:rsidR="00A8324E">
        <w:t>1)</w:t>
      </w:r>
      <w:r>
        <w:rPr>
          <w:rFonts w:hint="eastAsia"/>
        </w:rPr>
        <w:t>构造函数列表：对于每一个文件，构造一个用于存储文件中声明的所有函数名称的列表，用于</w:t>
      </w:r>
      <w:r>
        <w:rPr>
          <w:rFonts w:hint="eastAsia"/>
        </w:rPr>
        <w:t>XFG</w:t>
      </w:r>
      <w:r>
        <w:rPr>
          <w:rFonts w:hint="eastAsia"/>
        </w:rPr>
        <w:t>构造过程中标识本文件中声明的函数；</w:t>
      </w:r>
      <w:r w:rsidR="00A8324E">
        <w:rPr>
          <w:rFonts w:hint="eastAsia"/>
        </w:rPr>
        <w:t>(</w:t>
      </w:r>
      <w:r>
        <w:rPr>
          <w:rFonts w:hint="eastAsia"/>
        </w:rPr>
        <w:t>2</w:t>
      </w:r>
      <w:r w:rsidR="00A8324E">
        <w:rPr>
          <w:rFonts w:hint="eastAsia"/>
        </w:rPr>
        <w:t>)</w:t>
      </w:r>
      <w:r>
        <w:rPr>
          <w:rFonts w:hint="eastAsia"/>
        </w:rPr>
        <w:t>删除不属于</w:t>
      </w:r>
      <w:r>
        <w:rPr>
          <w:rFonts w:hint="eastAsia"/>
        </w:rPr>
        <w:t>IR</w:t>
      </w:r>
      <w:r>
        <w:rPr>
          <w:rFonts w:hint="eastAsia"/>
        </w:rPr>
        <w:t>语句的内容：</w:t>
      </w:r>
      <w:r>
        <w:rPr>
          <w:rFonts w:hint="eastAsia"/>
        </w:rPr>
        <w:t>LLVM</w:t>
      </w:r>
      <w:r>
        <w:rPr>
          <w:rFonts w:hint="eastAsia"/>
        </w:rPr>
        <w:t>编译的</w:t>
      </w:r>
      <w:r>
        <w:rPr>
          <w:rFonts w:hint="eastAsia"/>
        </w:rPr>
        <w:t>IR</w:t>
      </w:r>
      <w:r>
        <w:rPr>
          <w:rFonts w:hint="eastAsia"/>
        </w:rPr>
        <w:t>文件中，还记录了如图</w:t>
      </w:r>
      <w:r>
        <w:rPr>
          <w:rFonts w:hint="eastAsia"/>
        </w:rPr>
        <w:t>3.11</w:t>
      </w:r>
      <w:r>
        <w:rPr>
          <w:rFonts w:hint="eastAsia"/>
        </w:rPr>
        <w:t>所示</w:t>
      </w:r>
      <w:r>
        <w:rPr>
          <w:rFonts w:hint="eastAsia"/>
        </w:rPr>
        <w:t>IR</w:t>
      </w:r>
      <w:r>
        <w:rPr>
          <w:rFonts w:hint="eastAsia"/>
        </w:rPr>
        <w:t>文件的源文件名称、编译环境和编译选项等信息，此类信息与程序语义无关，不应被用来构造</w:t>
      </w:r>
      <w:r>
        <w:rPr>
          <w:rFonts w:hint="eastAsia"/>
        </w:rPr>
        <w:t>XFG</w:t>
      </w:r>
      <w:r>
        <w:rPr>
          <w:rFonts w:hint="eastAsia"/>
        </w:rPr>
        <w:t>，因此将其删除；</w:t>
      </w:r>
      <w:r w:rsidR="00A8324E">
        <w:rPr>
          <w:rFonts w:hint="eastAsia"/>
        </w:rPr>
        <w:t>(</w:t>
      </w:r>
      <w:r>
        <w:rPr>
          <w:rFonts w:hint="eastAsia"/>
        </w:rPr>
        <w:t>3</w:t>
      </w:r>
      <w:r w:rsidR="00A8324E">
        <w:rPr>
          <w:rFonts w:hint="eastAsia"/>
        </w:rPr>
        <w:t>)</w:t>
      </w:r>
      <w:r>
        <w:rPr>
          <w:rFonts w:hint="eastAsia"/>
        </w:rPr>
        <w:t>取消缩进与空行：对文件的每一行采取内容前后删除空格操作，同时删除文件中的空白行；</w:t>
      </w:r>
      <w:r w:rsidR="00A8324E">
        <w:rPr>
          <w:rFonts w:hint="eastAsia"/>
        </w:rPr>
        <w:t>(</w:t>
      </w:r>
      <w:r w:rsidR="00A8324E">
        <w:t>4)</w:t>
      </w:r>
      <w:r>
        <w:rPr>
          <w:rFonts w:hint="eastAsia"/>
        </w:rPr>
        <w:t>删除行尾的元数据：将每一行末尾以叹号开头的元数据移除；</w:t>
      </w:r>
      <w:r w:rsidR="00A8324E">
        <w:rPr>
          <w:rFonts w:hint="eastAsia"/>
        </w:rPr>
        <w:t>(</w:t>
      </w:r>
      <w:r>
        <w:rPr>
          <w:rFonts w:hint="eastAsia"/>
        </w:rPr>
        <w:t>5</w:t>
      </w:r>
      <w:r w:rsidR="00A8324E">
        <w:rPr>
          <w:rFonts w:hint="eastAsia"/>
        </w:rPr>
        <w:t>)</w:t>
      </w:r>
      <w:r>
        <w:rPr>
          <w:rFonts w:hint="eastAsia"/>
        </w:rPr>
        <w:t>将占用多行的单条语句合并为一行。</w:t>
      </w:r>
      <w:r w:rsidR="00A8324E">
        <w:rPr>
          <w:rFonts w:hint="eastAsia"/>
        </w:rPr>
        <w:t>接下来将</w:t>
      </w:r>
      <w:r>
        <w:rPr>
          <w:rFonts w:hint="eastAsia"/>
        </w:rPr>
        <w:t>按照如图</w:t>
      </w:r>
      <w:r>
        <w:rPr>
          <w:rFonts w:hint="eastAsia"/>
        </w:rPr>
        <w:t>3.12</w:t>
      </w:r>
      <w:r>
        <w:rPr>
          <w:rFonts w:hint="eastAsia"/>
        </w:rPr>
        <w:t>所示流程，对于</w:t>
      </w:r>
      <w:r>
        <w:rPr>
          <w:rFonts w:hint="eastAsia"/>
        </w:rPr>
        <w:t>IR</w:t>
      </w:r>
      <w:r>
        <w:t>/parallel</w:t>
      </w:r>
      <w:r>
        <w:rPr>
          <w:rFonts w:hint="eastAsia"/>
        </w:rPr>
        <w:t>及</w:t>
      </w:r>
      <w:r>
        <w:rPr>
          <w:rFonts w:hint="eastAsia"/>
        </w:rPr>
        <w:t>IR/unparallel</w:t>
      </w:r>
      <w:r>
        <w:rPr>
          <w:rFonts w:hint="eastAsia"/>
        </w:rPr>
        <w:t>目录下的每一个</w:t>
      </w:r>
      <w:r>
        <w:rPr>
          <w:rFonts w:hint="eastAsia"/>
        </w:rPr>
        <w:t>IR</w:t>
      </w:r>
      <w:r>
        <w:rPr>
          <w:rFonts w:hint="eastAsia"/>
        </w:rPr>
        <w:t>文件分两个阶段构造</w:t>
      </w:r>
      <w:r>
        <w:rPr>
          <w:rFonts w:hint="eastAsia"/>
        </w:rPr>
        <w:t>XFG</w:t>
      </w:r>
      <w:r>
        <w:rPr>
          <w:rFonts w:hint="eastAsia"/>
        </w:rPr>
        <w:t>。</w:t>
      </w:r>
    </w:p>
    <w:p w14:paraId="543818C9" w14:textId="77777777" w:rsidR="00107C17" w:rsidRPr="0097187A" w:rsidRDefault="00107C17" w:rsidP="005D1537">
      <w:pPr>
        <w:pStyle w:val="WSL-6"/>
      </w:pPr>
    </w:p>
    <w:p w14:paraId="71057382" w14:textId="77777777" w:rsidR="004614F2" w:rsidRDefault="004614F2" w:rsidP="005D1537">
      <w:pPr>
        <w:pStyle w:val="WSL-4"/>
        <w:ind w:firstLineChars="0" w:firstLine="0"/>
        <w:jc w:val="center"/>
      </w:pPr>
      <w:r>
        <w:rPr>
          <w:noProof/>
        </w:rPr>
        <w:lastRenderedPageBreak/>
        <w:drawing>
          <wp:inline distT="0" distB="0" distL="0" distR="0" wp14:anchorId="15A29A80" wp14:editId="1A0DCEA9">
            <wp:extent cx="5274310" cy="1636395"/>
            <wp:effectExtent l="0" t="0" r="2540" b="190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3.7非IR指令内容.PNG"/>
                    <pic:cNvPicPr/>
                  </pic:nvPicPr>
                  <pic:blipFill>
                    <a:blip r:embed="rId48">
                      <a:extLst>
                        <a:ext uri="{28A0092B-C50C-407E-A947-70E740481C1C}">
                          <a14:useLocalDpi xmlns:a14="http://schemas.microsoft.com/office/drawing/2010/main" val="0"/>
                        </a:ext>
                      </a:extLst>
                    </a:blip>
                    <a:stretch>
                      <a:fillRect/>
                    </a:stretch>
                  </pic:blipFill>
                  <pic:spPr>
                    <a:xfrm>
                      <a:off x="0" y="0"/>
                      <a:ext cx="5274310" cy="1636395"/>
                    </a:xfrm>
                    <a:prstGeom prst="rect">
                      <a:avLst/>
                    </a:prstGeom>
                  </pic:spPr>
                </pic:pic>
              </a:graphicData>
            </a:graphic>
          </wp:inline>
        </w:drawing>
      </w:r>
    </w:p>
    <w:p w14:paraId="792D45F3" w14:textId="63C5B4C2" w:rsidR="004614F2" w:rsidRDefault="004614F2" w:rsidP="005D1537">
      <w:pPr>
        <w:pStyle w:val="WSL-6"/>
      </w:pPr>
      <w:bookmarkStart w:id="257" w:name="_Toc36925570"/>
      <w:bookmarkStart w:id="258" w:name="_Toc37080988"/>
      <w:r>
        <w:rPr>
          <w:rFonts w:hint="eastAsia"/>
        </w:rPr>
        <w:t>图</w:t>
      </w:r>
      <w:r>
        <w:rPr>
          <w:rFonts w:hint="eastAsia"/>
        </w:rPr>
        <w:t>3.11</w:t>
      </w:r>
      <w:r>
        <w:rPr>
          <w:rFonts w:hint="eastAsia"/>
        </w:rPr>
        <w:t>非</w:t>
      </w:r>
      <w:r>
        <w:rPr>
          <w:rFonts w:hint="eastAsia"/>
        </w:rPr>
        <w:t>IR</w:t>
      </w:r>
      <w:r>
        <w:rPr>
          <w:rFonts w:hint="eastAsia"/>
        </w:rPr>
        <w:t>指令内容</w:t>
      </w:r>
      <w:bookmarkEnd w:id="257"/>
      <w:bookmarkEnd w:id="258"/>
    </w:p>
    <w:p w14:paraId="4FE0A6E4" w14:textId="77777777" w:rsidR="00A179CB" w:rsidRDefault="00A179CB" w:rsidP="00A179CB">
      <w:pPr>
        <w:pStyle w:val="WSL-4"/>
        <w:ind w:firstLineChars="0" w:firstLine="0"/>
        <w:jc w:val="center"/>
      </w:pPr>
      <w:r>
        <w:rPr>
          <w:noProof/>
        </w:rPr>
        <w:drawing>
          <wp:inline distT="0" distB="0" distL="0" distR="0" wp14:anchorId="6397C6B6" wp14:editId="5D953D4E">
            <wp:extent cx="5568916" cy="494538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构造XFG (1).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574702" cy="4950518"/>
                    </a:xfrm>
                    <a:prstGeom prst="rect">
                      <a:avLst/>
                    </a:prstGeom>
                  </pic:spPr>
                </pic:pic>
              </a:graphicData>
            </a:graphic>
          </wp:inline>
        </w:drawing>
      </w:r>
    </w:p>
    <w:p w14:paraId="786F5EE1" w14:textId="77777777" w:rsidR="00A179CB" w:rsidRDefault="00A179CB" w:rsidP="00A179CB">
      <w:pPr>
        <w:pStyle w:val="WSL-6"/>
      </w:pPr>
      <w:bookmarkStart w:id="259" w:name="_Toc36925571"/>
      <w:bookmarkStart w:id="260" w:name="_Toc37080989"/>
      <w:r>
        <w:rPr>
          <w:rFonts w:hint="eastAsia"/>
        </w:rPr>
        <w:t>图</w:t>
      </w:r>
      <w:r>
        <w:rPr>
          <w:rFonts w:hint="eastAsia"/>
        </w:rPr>
        <w:t>3.12</w:t>
      </w:r>
      <w:r>
        <w:rPr>
          <w:rFonts w:hint="eastAsia"/>
        </w:rPr>
        <w:t>构造</w:t>
      </w:r>
      <w:r>
        <w:rPr>
          <w:rFonts w:hint="eastAsia"/>
        </w:rPr>
        <w:t>XFG</w:t>
      </w:r>
      <w:r>
        <w:rPr>
          <w:rFonts w:hint="eastAsia"/>
        </w:rPr>
        <w:t>流程</w:t>
      </w:r>
      <w:bookmarkEnd w:id="259"/>
      <w:bookmarkEnd w:id="260"/>
    </w:p>
    <w:p w14:paraId="010C3C29" w14:textId="77777777" w:rsidR="00A179CB" w:rsidRDefault="00A179CB" w:rsidP="00A179CB">
      <w:pPr>
        <w:pStyle w:val="WSL-4"/>
        <w:ind w:firstLine="518"/>
      </w:pPr>
      <w:r>
        <w:rPr>
          <w:rFonts w:hint="eastAsia"/>
        </w:rPr>
        <w:t>第一阶段，遍历</w:t>
      </w:r>
      <w:r>
        <w:rPr>
          <w:rFonts w:hint="eastAsia"/>
        </w:rPr>
        <w:t>IR</w:t>
      </w:r>
      <w:r>
        <w:rPr>
          <w:rFonts w:hint="eastAsia"/>
        </w:rPr>
        <w:t>文件中的每一行语句，按照如下步骤构造基于标识符的</w:t>
      </w:r>
      <w:r>
        <w:rPr>
          <w:rFonts w:hint="eastAsia"/>
        </w:rPr>
        <w:t>XFG</w:t>
      </w:r>
      <w:r>
        <w:rPr>
          <w:rFonts w:hint="eastAsia"/>
        </w:rPr>
        <w:t>：</w:t>
      </w:r>
    </w:p>
    <w:p w14:paraId="1995704D" w14:textId="77777777" w:rsidR="004C6130" w:rsidRDefault="0097187A" w:rsidP="00B578AA">
      <w:pPr>
        <w:pStyle w:val="WSL-4"/>
        <w:ind w:firstLineChars="0" w:firstLine="0"/>
      </w:pPr>
      <w:r>
        <w:rPr>
          <w:rFonts w:hint="eastAsia"/>
        </w:rPr>
        <w:t>(</w:t>
      </w:r>
      <w:r>
        <w:t>1)</w:t>
      </w:r>
      <w:r w:rsidR="004614F2" w:rsidRPr="001D22D0">
        <w:t>添加</w:t>
      </w:r>
      <w:r w:rsidR="004614F2">
        <w:rPr>
          <w:rFonts w:hint="eastAsia"/>
        </w:rPr>
        <w:t>节点和</w:t>
      </w:r>
      <w:proofErr w:type="gramStart"/>
      <w:r w:rsidR="004614F2">
        <w:rPr>
          <w:rFonts w:hint="eastAsia"/>
        </w:rPr>
        <w:t>边</w:t>
      </w:r>
      <w:proofErr w:type="gramEnd"/>
      <w:r w:rsidR="004614F2">
        <w:rPr>
          <w:rFonts w:hint="eastAsia"/>
        </w:rPr>
        <w:t>：严格</w:t>
      </w:r>
      <w:r w:rsidR="004614F2" w:rsidRPr="001D22D0">
        <w:t>按照全局变量声明、方法定义、基本块、变量赋值、存储指令、分支指令、转换指令、方法调用、返回语句、不可达代码的顺序，向图中添加节点和</w:t>
      </w:r>
      <w:proofErr w:type="gramStart"/>
      <w:r w:rsidR="004614F2" w:rsidRPr="001D22D0">
        <w:t>边</w:t>
      </w:r>
      <w:proofErr w:type="gramEnd"/>
      <w:r w:rsidR="004614F2" w:rsidRPr="001D22D0">
        <w:t>。</w:t>
      </w:r>
      <w:r w:rsidR="004614F2">
        <w:rPr>
          <w:rFonts w:hint="eastAsia"/>
        </w:rPr>
        <w:t>这一步骤中，会默认首先向图中添加唯一的全局根节点，基本块、变量声明等与其他标识符没有相关性的节点均为其添加一条直接与根节点相连的</w:t>
      </w:r>
      <w:r w:rsidR="004614F2">
        <w:rPr>
          <w:rFonts w:hint="eastAsia"/>
        </w:rPr>
        <w:lastRenderedPageBreak/>
        <w:t>边。如果一行语句中出现了两个标识符，那么可以简单的认为这两个标识符节点之间存在一条边</w:t>
      </w:r>
      <w:r>
        <w:rPr>
          <w:rFonts w:hint="eastAsia"/>
        </w:rPr>
        <w:t>；</w:t>
      </w:r>
    </w:p>
    <w:p w14:paraId="23109B4F" w14:textId="0139C8B0" w:rsidR="004C6130" w:rsidRDefault="0097187A" w:rsidP="00B578AA">
      <w:pPr>
        <w:pStyle w:val="WSL-4"/>
        <w:ind w:firstLineChars="0" w:firstLine="0"/>
      </w:pPr>
      <w:r>
        <w:rPr>
          <w:rFonts w:hint="eastAsia"/>
        </w:rPr>
        <w:t>(</w:t>
      </w:r>
      <w:r>
        <w:t>2)</w:t>
      </w:r>
      <w:r w:rsidR="004614F2">
        <w:rPr>
          <w:rFonts w:hint="eastAsia"/>
        </w:rPr>
        <w:t>存储图结构：将步骤</w:t>
      </w:r>
      <w:r w:rsidR="004C6130">
        <w:rPr>
          <w:rFonts w:hint="eastAsia"/>
        </w:rPr>
        <w:t>(</w:t>
      </w:r>
      <w:r w:rsidR="004C6130">
        <w:t>1)</w:t>
      </w:r>
      <w:r w:rsidR="004614F2">
        <w:rPr>
          <w:rFonts w:hint="eastAsia"/>
        </w:rPr>
        <w:t>中构建的</w:t>
      </w:r>
      <w:proofErr w:type="gramStart"/>
      <w:r w:rsidR="004614F2">
        <w:rPr>
          <w:rFonts w:hint="eastAsia"/>
        </w:rPr>
        <w:t>图结构</w:t>
      </w:r>
      <w:proofErr w:type="gramEnd"/>
      <w:r w:rsidR="004614F2">
        <w:rPr>
          <w:rFonts w:hint="eastAsia"/>
        </w:rPr>
        <w:t>存储在临时文档中，如图</w:t>
      </w:r>
      <w:r w:rsidR="004614F2">
        <w:rPr>
          <w:rFonts w:hint="eastAsia"/>
        </w:rPr>
        <w:t>3.13</w:t>
      </w:r>
      <w:r w:rsidR="004614F2">
        <w:rPr>
          <w:rFonts w:hint="eastAsia"/>
        </w:rPr>
        <w:t>所示。其中，节点的信息使用其标识符进行表示，边的信息则采用形如</w:t>
      </w:r>
      <w:r w:rsidR="004614F2">
        <w:rPr>
          <w:rFonts w:hint="eastAsia"/>
        </w:rPr>
        <w:t>[(n</w:t>
      </w:r>
      <w:r w:rsidR="004614F2">
        <w:t>ode1,node2),statement]</w:t>
      </w:r>
      <w:r w:rsidR="004614F2">
        <w:rPr>
          <w:rFonts w:hint="eastAsia"/>
        </w:rPr>
        <w:t>的格式分别存储其相关节点以及确定这条边的</w:t>
      </w:r>
      <w:r w:rsidR="004614F2">
        <w:rPr>
          <w:rFonts w:hint="eastAsia"/>
        </w:rPr>
        <w:t>IR</w:t>
      </w:r>
      <w:r w:rsidR="004614F2">
        <w:rPr>
          <w:rFonts w:hint="eastAsia"/>
        </w:rPr>
        <w:t>语句</w:t>
      </w:r>
      <w:r w:rsidR="004C6130">
        <w:rPr>
          <w:rFonts w:hint="eastAsia"/>
        </w:rPr>
        <w:t>;</w:t>
      </w:r>
    </w:p>
    <w:p w14:paraId="1DC7706E" w14:textId="77777777" w:rsidR="00FB5A7A" w:rsidRDefault="00FB5A7A" w:rsidP="00FB5A7A">
      <w:pPr>
        <w:pStyle w:val="WSL-4"/>
        <w:ind w:firstLineChars="0" w:firstLine="0"/>
        <w:jc w:val="center"/>
      </w:pPr>
      <w:r>
        <w:rPr>
          <w:noProof/>
        </w:rPr>
        <w:drawing>
          <wp:inline distT="0" distB="0" distL="0" distR="0" wp14:anchorId="7D105E37" wp14:editId="77FB70F4">
            <wp:extent cx="5274310" cy="2362835"/>
            <wp:effectExtent l="0" t="0" r="254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XFG.PNG"/>
                    <pic:cNvPicPr/>
                  </pic:nvPicPr>
                  <pic:blipFill>
                    <a:blip r:embed="rId50">
                      <a:extLst>
                        <a:ext uri="{28A0092B-C50C-407E-A947-70E740481C1C}">
                          <a14:useLocalDpi xmlns:a14="http://schemas.microsoft.com/office/drawing/2010/main" val="0"/>
                        </a:ext>
                      </a:extLst>
                    </a:blip>
                    <a:stretch>
                      <a:fillRect/>
                    </a:stretch>
                  </pic:blipFill>
                  <pic:spPr>
                    <a:xfrm>
                      <a:off x="0" y="0"/>
                      <a:ext cx="5274310" cy="2362835"/>
                    </a:xfrm>
                    <a:prstGeom prst="rect">
                      <a:avLst/>
                    </a:prstGeom>
                  </pic:spPr>
                </pic:pic>
              </a:graphicData>
            </a:graphic>
          </wp:inline>
        </w:drawing>
      </w:r>
    </w:p>
    <w:p w14:paraId="0730FAC0" w14:textId="77777777" w:rsidR="00FB5A7A" w:rsidRPr="00C4712D" w:rsidRDefault="00FB5A7A" w:rsidP="00FB5A7A">
      <w:pPr>
        <w:pStyle w:val="WSL-6"/>
      </w:pPr>
      <w:bookmarkStart w:id="261" w:name="_Toc36925572"/>
      <w:bookmarkStart w:id="262" w:name="_Toc37080990"/>
      <w:r>
        <w:rPr>
          <w:rFonts w:hint="eastAsia"/>
        </w:rPr>
        <w:t>图</w:t>
      </w:r>
      <w:r>
        <w:rPr>
          <w:rFonts w:hint="eastAsia"/>
        </w:rPr>
        <w:t>3.13</w:t>
      </w:r>
      <w:r>
        <w:rPr>
          <w:rFonts w:hint="eastAsia"/>
        </w:rPr>
        <w:t>基于标识符的</w:t>
      </w:r>
      <w:r>
        <w:rPr>
          <w:rFonts w:hint="eastAsia"/>
        </w:rPr>
        <w:t>XFG</w:t>
      </w:r>
      <w:r>
        <w:rPr>
          <w:rFonts w:hint="eastAsia"/>
        </w:rPr>
        <w:t>存储结构</w:t>
      </w:r>
      <w:bookmarkEnd w:id="261"/>
      <w:bookmarkEnd w:id="262"/>
    </w:p>
    <w:p w14:paraId="28265D57" w14:textId="77777777" w:rsidR="004C6130" w:rsidRDefault="0097187A" w:rsidP="00B578AA">
      <w:pPr>
        <w:pStyle w:val="WSL-4"/>
        <w:ind w:firstLineChars="0" w:firstLine="0"/>
      </w:pPr>
      <w:r>
        <w:rPr>
          <w:rFonts w:hint="eastAsia"/>
        </w:rPr>
        <w:t>(</w:t>
      </w:r>
      <w:r>
        <w:t>3)</w:t>
      </w:r>
      <w:r w:rsidR="004614F2" w:rsidRPr="001D22D0">
        <w:t>使用以下标准评估此图构造的有效性：</w:t>
      </w:r>
      <w:r>
        <w:rPr>
          <w:rFonts w:hint="eastAsia"/>
        </w:rPr>
        <w:t>(</w:t>
      </w:r>
      <w:r w:rsidR="004614F2">
        <w:rPr>
          <w:rFonts w:hint="eastAsia"/>
        </w:rPr>
        <w:t>a</w:t>
      </w:r>
      <w:r>
        <w:rPr>
          <w:rFonts w:hint="eastAsia"/>
        </w:rPr>
        <w:t>)</w:t>
      </w:r>
      <w:r w:rsidR="004614F2" w:rsidRPr="001D22D0">
        <w:t>每个节点都有</w:t>
      </w:r>
      <w:r w:rsidR="004614F2">
        <w:rPr>
          <w:rFonts w:hint="eastAsia"/>
        </w:rPr>
        <w:t>ID</w:t>
      </w:r>
      <w:r w:rsidR="004614F2">
        <w:rPr>
          <w:rFonts w:hint="eastAsia"/>
        </w:rPr>
        <w:t>；</w:t>
      </w:r>
      <w:r>
        <w:rPr>
          <w:rFonts w:hint="eastAsia"/>
        </w:rPr>
        <w:t>(b</w:t>
      </w:r>
      <w:r>
        <w:t>)</w:t>
      </w:r>
      <w:r w:rsidR="004614F2" w:rsidRPr="001D22D0">
        <w:t>所有语句都添加到</w:t>
      </w:r>
      <w:r w:rsidR="004614F2">
        <w:rPr>
          <w:rFonts w:hint="eastAsia"/>
        </w:rPr>
        <w:t>了</w:t>
      </w:r>
      <w:r w:rsidR="004614F2" w:rsidRPr="001D22D0">
        <w:t>图中</w:t>
      </w:r>
      <w:r w:rsidR="004614F2">
        <w:rPr>
          <w:rFonts w:hint="eastAsia"/>
        </w:rPr>
        <w:t>；</w:t>
      </w:r>
      <w:r>
        <w:rPr>
          <w:rFonts w:hint="eastAsia"/>
        </w:rPr>
        <w:t>(</w:t>
      </w:r>
      <w:r w:rsidR="004614F2">
        <w:rPr>
          <w:rFonts w:hint="eastAsia"/>
        </w:rPr>
        <w:t>c</w:t>
      </w:r>
      <w:r>
        <w:t>)</w:t>
      </w:r>
      <w:r w:rsidR="004614F2" w:rsidRPr="001D22D0">
        <w:t>没有孤立的节点</w:t>
      </w:r>
      <w:r w:rsidR="004614F2">
        <w:rPr>
          <w:rFonts w:hint="eastAsia"/>
        </w:rPr>
        <w:t>；</w:t>
      </w:r>
      <w:r>
        <w:rPr>
          <w:rFonts w:hint="eastAsia"/>
        </w:rPr>
        <w:t>(</w:t>
      </w:r>
      <w:r w:rsidR="004614F2">
        <w:rPr>
          <w:rFonts w:hint="eastAsia"/>
        </w:rPr>
        <w:t>d</w:t>
      </w:r>
      <w:r>
        <w:t>)</w:t>
      </w:r>
      <w:r w:rsidR="004614F2">
        <w:rPr>
          <w:rFonts w:hint="eastAsia"/>
        </w:rPr>
        <w:t>节点标识符没有</w:t>
      </w:r>
      <w:r w:rsidR="004614F2" w:rsidRPr="001D22D0">
        <w:t>重复</w:t>
      </w:r>
      <w:r w:rsidR="004614F2">
        <w:rPr>
          <w:rFonts w:hint="eastAsia"/>
        </w:rPr>
        <w:t>；</w:t>
      </w:r>
      <w:r>
        <w:rPr>
          <w:rFonts w:hint="eastAsia"/>
        </w:rPr>
        <w:t>(</w:t>
      </w:r>
      <w:r w:rsidR="004614F2">
        <w:rPr>
          <w:rFonts w:hint="eastAsia"/>
        </w:rPr>
        <w:t>e</w:t>
      </w:r>
      <w:r>
        <w:rPr>
          <w:rFonts w:hint="eastAsia"/>
        </w:rPr>
        <w:t>)</w:t>
      </w:r>
      <w:r w:rsidR="004614F2" w:rsidRPr="001D22D0">
        <w:t>列出多</w:t>
      </w:r>
      <w:r w:rsidR="004614F2">
        <w:rPr>
          <w:rFonts w:hint="eastAsia"/>
        </w:rPr>
        <w:t>重</w:t>
      </w:r>
      <w:r w:rsidR="004614F2" w:rsidRPr="001D22D0">
        <w:t>边</w:t>
      </w:r>
      <w:r w:rsidR="004614F2">
        <w:rPr>
          <w:rFonts w:hint="eastAsia"/>
        </w:rPr>
        <w:t>；</w:t>
      </w:r>
      <w:r w:rsidR="00B578AA">
        <w:rPr>
          <w:rFonts w:hint="eastAsia"/>
        </w:rPr>
        <w:t>(</w:t>
      </w:r>
      <w:r w:rsidR="004614F2">
        <w:rPr>
          <w:rFonts w:hint="eastAsia"/>
        </w:rPr>
        <w:t>f</w:t>
      </w:r>
      <w:r w:rsidR="00B578AA">
        <w:rPr>
          <w:rFonts w:hint="eastAsia"/>
        </w:rPr>
        <w:t>)</w:t>
      </w:r>
      <w:r w:rsidR="004614F2" w:rsidRPr="001D22D0">
        <w:t>确保</w:t>
      </w:r>
      <w:r w:rsidR="004614F2">
        <w:rPr>
          <w:rFonts w:hint="eastAsia"/>
        </w:rPr>
        <w:t>为连通图；</w:t>
      </w:r>
    </w:p>
    <w:p w14:paraId="03CF07D2" w14:textId="545483F3" w:rsidR="004C6130" w:rsidRDefault="00B578AA" w:rsidP="00B578AA">
      <w:pPr>
        <w:pStyle w:val="WSL-4"/>
        <w:ind w:firstLineChars="0" w:firstLine="0"/>
      </w:pPr>
      <w:r>
        <w:rPr>
          <w:rFonts w:hint="eastAsia"/>
        </w:rPr>
        <w:t>(</w:t>
      </w:r>
      <w:r w:rsidR="004614F2">
        <w:rPr>
          <w:rFonts w:hint="eastAsia"/>
        </w:rPr>
        <w:t>4</w:t>
      </w:r>
      <w:r>
        <w:rPr>
          <w:rFonts w:hint="eastAsia"/>
        </w:rPr>
        <w:t>)</w:t>
      </w:r>
      <w:proofErr w:type="gramStart"/>
      <w:r w:rsidR="004614F2">
        <w:rPr>
          <w:rFonts w:hint="eastAsia"/>
        </w:rPr>
        <w:t>遍历图</w:t>
      </w:r>
      <w:proofErr w:type="gramEnd"/>
      <w:r w:rsidR="004614F2">
        <w:rPr>
          <w:rFonts w:hint="eastAsia"/>
        </w:rPr>
        <w:t>的边，在其语句中</w:t>
      </w:r>
      <w:r w:rsidR="004614F2" w:rsidRPr="001D22D0">
        <w:t>用</w:t>
      </w:r>
      <w:r w:rsidR="004614F2">
        <w:rPr>
          <w:rFonts w:hint="eastAsia"/>
        </w:rPr>
        <w:t>“</w:t>
      </w:r>
      <w:r w:rsidR="004614F2" w:rsidRPr="001D22D0">
        <w:t>&lt;%ID&gt;</w:t>
      </w:r>
      <w:r w:rsidR="004614F2">
        <w:rPr>
          <w:rFonts w:hint="eastAsia"/>
        </w:rPr>
        <w:t>”</w:t>
      </w:r>
      <w:r w:rsidR="004614F2" w:rsidRPr="001D22D0">
        <w:t>替换所有</w:t>
      </w:r>
      <w:r w:rsidR="004614F2">
        <w:rPr>
          <w:rFonts w:hint="eastAsia"/>
        </w:rPr>
        <w:t>“</w:t>
      </w:r>
      <w:r w:rsidR="004614F2" w:rsidRPr="001D22D0">
        <w:t>%### xxx</w:t>
      </w:r>
      <w:r w:rsidR="004614F2">
        <w:rPr>
          <w:rFonts w:hint="eastAsia"/>
        </w:rPr>
        <w:t>”形式的</w:t>
      </w:r>
      <w:r w:rsidR="004614F2" w:rsidRPr="001D22D0">
        <w:t>局部标识符</w:t>
      </w:r>
      <w:r w:rsidR="004614F2">
        <w:rPr>
          <w:rFonts w:hint="eastAsia"/>
        </w:rPr>
        <w:t>，</w:t>
      </w:r>
      <w:r w:rsidR="004614F2" w:rsidRPr="001D22D0">
        <w:t>用</w:t>
      </w:r>
      <w:r w:rsidR="004614F2">
        <w:rPr>
          <w:rFonts w:hint="eastAsia"/>
        </w:rPr>
        <w:t>“</w:t>
      </w:r>
      <w:r w:rsidR="004614F2" w:rsidRPr="001D22D0">
        <w:t>&lt;@ID&gt;</w:t>
      </w:r>
      <w:r w:rsidR="004614F2">
        <w:rPr>
          <w:rFonts w:hint="eastAsia"/>
        </w:rPr>
        <w:t>”</w:t>
      </w:r>
      <w:proofErr w:type="gramStart"/>
      <w:r w:rsidR="004614F2" w:rsidRPr="001D22D0">
        <w:t>换所有</w:t>
      </w:r>
      <w:proofErr w:type="gramEnd"/>
      <w:r w:rsidR="004614F2">
        <w:rPr>
          <w:rFonts w:hint="eastAsia"/>
        </w:rPr>
        <w:t>“</w:t>
      </w:r>
      <w:r w:rsidR="004614F2" w:rsidRPr="001D22D0">
        <w:t>@### xxx</w:t>
      </w:r>
      <w:r w:rsidR="004614F2">
        <w:rPr>
          <w:rFonts w:hint="eastAsia"/>
        </w:rPr>
        <w:t>”</w:t>
      </w:r>
      <w:r w:rsidR="004614F2" w:rsidRPr="001D22D0">
        <w:t>形式</w:t>
      </w:r>
      <w:r w:rsidR="004614F2">
        <w:rPr>
          <w:rFonts w:hint="eastAsia"/>
        </w:rPr>
        <w:t>的全局</w:t>
      </w:r>
      <w:r w:rsidR="004614F2" w:rsidRPr="001D22D0">
        <w:t>标识符</w:t>
      </w:r>
      <w:r w:rsidR="004614F2">
        <w:rPr>
          <w:rFonts w:hint="eastAsia"/>
        </w:rPr>
        <w:t>，</w:t>
      </w:r>
      <w:r w:rsidR="004614F2" w:rsidRPr="001D22D0">
        <w:t>用</w:t>
      </w:r>
      <w:r w:rsidR="004614F2">
        <w:rPr>
          <w:rFonts w:hint="eastAsia"/>
        </w:rPr>
        <w:t>“</w:t>
      </w:r>
      <w:r w:rsidR="004614F2" w:rsidRPr="001D22D0">
        <w:t>&lt;LABEL&gt;</w:t>
      </w:r>
      <w:r w:rsidR="004614F2">
        <w:rPr>
          <w:rFonts w:hint="eastAsia"/>
        </w:rPr>
        <w:t>”</w:t>
      </w:r>
      <w:r w:rsidR="004614F2" w:rsidRPr="001D22D0">
        <w:t>替换所有的基本块</w:t>
      </w:r>
      <w:r w:rsidR="004614F2">
        <w:rPr>
          <w:rFonts w:hint="eastAsia"/>
        </w:rPr>
        <w:t>标识符。</w:t>
      </w:r>
      <w:r w:rsidR="004614F2" w:rsidRPr="001D22D0">
        <w:t>将语句中无特殊标识意义的整数、浮点数、字符串</w:t>
      </w:r>
      <w:r w:rsidR="004614F2">
        <w:rPr>
          <w:rFonts w:hint="eastAsia"/>
        </w:rPr>
        <w:t>分别</w:t>
      </w:r>
      <w:r w:rsidR="004614F2" w:rsidRPr="001D22D0">
        <w:t>使用</w:t>
      </w:r>
      <w:r w:rsidR="004614F2">
        <w:rPr>
          <w:rFonts w:hint="eastAsia"/>
        </w:rPr>
        <w:t>“</w:t>
      </w:r>
      <w:r w:rsidR="004614F2" w:rsidRPr="001D22D0">
        <w:t>&lt;INT&gt;</w:t>
      </w:r>
      <w:r w:rsidR="004614F2">
        <w:rPr>
          <w:rFonts w:hint="eastAsia"/>
        </w:rPr>
        <w:t>”</w:t>
      </w:r>
      <w:r w:rsidR="004614F2" w:rsidRPr="001D22D0">
        <w:t>、</w:t>
      </w:r>
      <w:r w:rsidR="004614F2">
        <w:rPr>
          <w:rFonts w:hint="eastAsia"/>
        </w:rPr>
        <w:t>“</w:t>
      </w:r>
      <w:r w:rsidR="004614F2" w:rsidRPr="001D22D0">
        <w:t>&lt;FLOAT&gt;</w:t>
      </w:r>
      <w:r w:rsidR="004614F2">
        <w:rPr>
          <w:rFonts w:hint="eastAsia"/>
        </w:rPr>
        <w:t>”</w:t>
      </w:r>
      <w:r w:rsidR="004614F2" w:rsidRPr="001D22D0">
        <w:t>、</w:t>
      </w:r>
      <w:r w:rsidR="004614F2">
        <w:rPr>
          <w:rFonts w:hint="eastAsia"/>
        </w:rPr>
        <w:t>“</w:t>
      </w:r>
      <w:r w:rsidR="004614F2" w:rsidRPr="001D22D0">
        <w:t>&lt;STRING&gt;</w:t>
      </w:r>
      <w:r w:rsidR="004614F2">
        <w:rPr>
          <w:rFonts w:hint="eastAsia"/>
        </w:rPr>
        <w:t>”</w:t>
      </w:r>
      <w:r w:rsidR="004614F2" w:rsidRPr="001D22D0">
        <w:t>替换</w:t>
      </w:r>
      <w:r w:rsidR="004614F2">
        <w:rPr>
          <w:rFonts w:hint="eastAsia"/>
        </w:rPr>
        <w:t>，</w:t>
      </w:r>
      <w:r w:rsidR="004614F2" w:rsidRPr="001D22D0">
        <w:t>将语句末尾</w:t>
      </w:r>
      <w:r w:rsidR="004614F2">
        <w:rPr>
          <w:rFonts w:hint="eastAsia"/>
        </w:rPr>
        <w:t>的</w:t>
      </w:r>
      <w:r w:rsidR="004614F2" w:rsidRPr="001D22D0">
        <w:t>强类型标记（</w:t>
      </w:r>
      <w:r w:rsidR="004614F2" w:rsidRPr="001D22D0">
        <w:t>i32</w:t>
      </w:r>
      <w:r w:rsidR="004614F2" w:rsidRPr="001D22D0">
        <w:t>、</w:t>
      </w:r>
      <w:r w:rsidR="004614F2" w:rsidRPr="001D22D0">
        <w:t>i64</w:t>
      </w:r>
      <w:r w:rsidR="004614F2" w:rsidRPr="001D22D0">
        <w:t>等）使用</w:t>
      </w:r>
      <w:r w:rsidR="004614F2" w:rsidRPr="001D22D0">
        <w:t>&lt;TYP&gt;</w:t>
      </w:r>
      <w:r w:rsidR="004614F2" w:rsidRPr="001D22D0">
        <w:t>替换</w:t>
      </w:r>
      <w:r w:rsidR="004614F2">
        <w:rPr>
          <w:rFonts w:hint="eastAsia"/>
        </w:rPr>
        <w:t>。本步骤前后的对比如图</w:t>
      </w:r>
      <w:r w:rsidR="004614F2">
        <w:rPr>
          <w:rFonts w:hint="eastAsia"/>
        </w:rPr>
        <w:t>3.14</w:t>
      </w:r>
      <w:r w:rsidR="004614F2">
        <w:rPr>
          <w:rFonts w:hint="eastAsia"/>
        </w:rPr>
        <w:t>所示，可以发现语句中的个性化信息被抹除，仅剩下了指令内容与操作逻辑（如对浮点型局部变量数据的加操作），对</w:t>
      </w:r>
      <w:r w:rsidR="004614F2">
        <w:rPr>
          <w:rFonts w:hint="eastAsia"/>
        </w:rPr>
        <w:t>IR</w:t>
      </w:r>
      <w:r w:rsidR="004614F2">
        <w:rPr>
          <w:rFonts w:hint="eastAsia"/>
        </w:rPr>
        <w:t>的表示空间进行更进一步的限制。</w:t>
      </w:r>
    </w:p>
    <w:p w14:paraId="27DB34A3" w14:textId="77777777" w:rsidR="00FB5A7A" w:rsidRDefault="00FB5A7A" w:rsidP="00FB5A7A">
      <w:pPr>
        <w:pStyle w:val="WSL-4"/>
        <w:ind w:firstLineChars="0" w:firstLine="0"/>
        <w:jc w:val="center"/>
      </w:pPr>
      <w:r>
        <w:rPr>
          <w:rFonts w:hint="eastAsia"/>
          <w:noProof/>
        </w:rPr>
        <w:drawing>
          <wp:inline distT="0" distB="0" distL="0" distR="0" wp14:anchorId="68C0F681" wp14:editId="516E1C64">
            <wp:extent cx="5609948" cy="14859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步骤4.PNG"/>
                    <pic:cNvPicPr/>
                  </pic:nvPicPr>
                  <pic:blipFill>
                    <a:blip r:embed="rId51">
                      <a:extLst>
                        <a:ext uri="{28A0092B-C50C-407E-A947-70E740481C1C}">
                          <a14:useLocalDpi xmlns:a14="http://schemas.microsoft.com/office/drawing/2010/main" val="0"/>
                        </a:ext>
                      </a:extLst>
                    </a:blip>
                    <a:stretch>
                      <a:fillRect/>
                    </a:stretch>
                  </pic:blipFill>
                  <pic:spPr>
                    <a:xfrm>
                      <a:off x="0" y="0"/>
                      <a:ext cx="5619466" cy="1488421"/>
                    </a:xfrm>
                    <a:prstGeom prst="rect">
                      <a:avLst/>
                    </a:prstGeom>
                  </pic:spPr>
                </pic:pic>
              </a:graphicData>
            </a:graphic>
          </wp:inline>
        </w:drawing>
      </w:r>
    </w:p>
    <w:p w14:paraId="1F7F1122" w14:textId="4EFD5C25" w:rsidR="00FB5A7A" w:rsidRDefault="00FB5A7A" w:rsidP="00FB5A7A">
      <w:pPr>
        <w:pStyle w:val="WSL-6"/>
      </w:pPr>
      <w:bookmarkStart w:id="263" w:name="_Toc36925573"/>
      <w:bookmarkStart w:id="264" w:name="_Toc37080991"/>
      <w:r>
        <w:rPr>
          <w:rFonts w:hint="eastAsia"/>
        </w:rPr>
        <w:t>图</w:t>
      </w:r>
      <w:r>
        <w:rPr>
          <w:rFonts w:hint="eastAsia"/>
        </w:rPr>
        <w:t>3.14</w:t>
      </w:r>
      <w:r>
        <w:t xml:space="preserve"> </w:t>
      </w:r>
      <w:r>
        <w:rPr>
          <w:rFonts w:hint="eastAsia"/>
        </w:rPr>
        <w:t>步骤</w:t>
      </w:r>
      <w:r w:rsidR="005F1EA0">
        <w:rPr>
          <w:rFonts w:hint="eastAsia"/>
        </w:rPr>
        <w:t>(</w:t>
      </w:r>
      <w:r w:rsidR="005F1EA0">
        <w:t>4)</w:t>
      </w:r>
      <w:r>
        <w:rPr>
          <w:rFonts w:hint="eastAsia"/>
        </w:rPr>
        <w:t>前后效果对比</w:t>
      </w:r>
      <w:bookmarkEnd w:id="263"/>
      <w:bookmarkEnd w:id="264"/>
    </w:p>
    <w:p w14:paraId="2D81A795" w14:textId="62D7972A" w:rsidR="00B578AA" w:rsidRDefault="002D3B2F" w:rsidP="00B578AA">
      <w:pPr>
        <w:pStyle w:val="WSL-4"/>
        <w:ind w:firstLineChars="0" w:firstLine="0"/>
      </w:pPr>
      <w:r>
        <w:rPr>
          <w:rFonts w:hint="eastAsia"/>
        </w:rPr>
        <w:t>(</w:t>
      </w:r>
      <w:r>
        <w:t>5)</w:t>
      </w:r>
      <w:r w:rsidR="00B578AA" w:rsidRPr="001D22D0">
        <w:t>为</w:t>
      </w:r>
      <w:r w:rsidR="00B578AA">
        <w:rPr>
          <w:rFonts w:hint="eastAsia"/>
        </w:rPr>
        <w:t>边信息中的</w:t>
      </w:r>
      <w:r w:rsidR="00B578AA" w:rsidRPr="001D22D0">
        <w:t>语句添加唯一标识符：</w:t>
      </w:r>
      <w:r w:rsidR="00B578AA">
        <w:rPr>
          <w:rFonts w:hint="eastAsia"/>
        </w:rPr>
        <w:t>在</w:t>
      </w:r>
      <w:r w:rsidR="00B578AA">
        <w:rPr>
          <w:rFonts w:hint="eastAsia"/>
        </w:rPr>
        <w:t>XFG</w:t>
      </w:r>
      <w:r w:rsidR="00B578AA">
        <w:rPr>
          <w:rFonts w:hint="eastAsia"/>
        </w:rPr>
        <w:t>中，每一条</w:t>
      </w:r>
      <w:r w:rsidR="00B578AA">
        <w:rPr>
          <w:rFonts w:hint="eastAsia"/>
        </w:rPr>
        <w:t>LLVM</w:t>
      </w:r>
      <w:r w:rsidR="00B578AA">
        <w:t xml:space="preserve"> IR</w:t>
      </w:r>
      <w:r w:rsidR="00B578AA">
        <w:rPr>
          <w:rFonts w:hint="eastAsia"/>
        </w:rPr>
        <w:t>语句均代表一个不同的节点。但是由图</w:t>
      </w:r>
      <w:r w:rsidR="00B578AA">
        <w:rPr>
          <w:rFonts w:hint="eastAsia"/>
        </w:rPr>
        <w:t>3.14</w:t>
      </w:r>
      <w:r w:rsidR="00B578AA">
        <w:rPr>
          <w:rFonts w:hint="eastAsia"/>
        </w:rPr>
        <w:t>可知在步骤（</w:t>
      </w:r>
      <w:r w:rsidR="00B578AA">
        <w:rPr>
          <w:rFonts w:hint="eastAsia"/>
        </w:rPr>
        <w:t>4</w:t>
      </w:r>
      <w:r w:rsidR="00B578AA">
        <w:rPr>
          <w:rFonts w:hint="eastAsia"/>
        </w:rPr>
        <w:t>）之后，不同的语句间若指令内</w:t>
      </w:r>
      <w:r w:rsidR="00B578AA">
        <w:rPr>
          <w:rFonts w:hint="eastAsia"/>
        </w:rPr>
        <w:lastRenderedPageBreak/>
        <w:t>容与操作逻辑相同，则变得没有差异，因此需要</w:t>
      </w:r>
      <w:r w:rsidR="00B578AA" w:rsidRPr="001D22D0">
        <w:t>在</w:t>
      </w:r>
      <w:r w:rsidR="00B578AA">
        <w:rPr>
          <w:rFonts w:hint="eastAsia"/>
        </w:rPr>
        <w:t>其</w:t>
      </w:r>
      <w:r w:rsidR="00B578AA" w:rsidRPr="001D22D0">
        <w:t>末尾</w:t>
      </w:r>
      <w:r w:rsidR="00B578AA">
        <w:rPr>
          <w:rFonts w:hint="eastAsia"/>
        </w:rPr>
        <w:t>根据其出现的位置</w:t>
      </w:r>
      <w:r w:rsidR="00B578AA" w:rsidRPr="001D22D0">
        <w:t>加</w:t>
      </w:r>
      <w:r w:rsidR="00B578AA">
        <w:rPr>
          <w:rFonts w:hint="eastAsia"/>
        </w:rPr>
        <w:t>上</w:t>
      </w:r>
      <w:r w:rsidR="00B578AA" w:rsidRPr="001D22D0">
        <w:t>唯一</w:t>
      </w:r>
      <w:r w:rsidR="00B578AA">
        <w:rPr>
          <w:rFonts w:hint="eastAsia"/>
        </w:rPr>
        <w:t>标识以示区别（如图</w:t>
      </w:r>
      <w:r w:rsidR="00B578AA">
        <w:rPr>
          <w:rFonts w:hint="eastAsia"/>
        </w:rPr>
        <w:t>3.15</w:t>
      </w:r>
      <w:r w:rsidR="00B578AA">
        <w:rPr>
          <w:rFonts w:hint="eastAsia"/>
        </w:rPr>
        <w:t>所示）。</w:t>
      </w:r>
    </w:p>
    <w:p w14:paraId="64CE1606" w14:textId="77777777" w:rsidR="004614F2" w:rsidRDefault="004614F2" w:rsidP="000D6749">
      <w:pPr>
        <w:pStyle w:val="WSL-4"/>
        <w:ind w:firstLineChars="0" w:firstLine="0"/>
        <w:jc w:val="center"/>
      </w:pPr>
      <w:r>
        <w:rPr>
          <w:rFonts w:hint="eastAsia"/>
          <w:noProof/>
        </w:rPr>
        <w:drawing>
          <wp:inline distT="0" distB="0" distL="0" distR="0" wp14:anchorId="7A701193" wp14:editId="385F2060">
            <wp:extent cx="5273847" cy="1619573"/>
            <wp:effectExtent l="0" t="0" r="3175"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步骤5.PNG"/>
                    <pic:cNvPicPr/>
                  </pic:nvPicPr>
                  <pic:blipFill>
                    <a:blip r:embed="rId52">
                      <a:extLst>
                        <a:ext uri="{28A0092B-C50C-407E-A947-70E740481C1C}">
                          <a14:useLocalDpi xmlns:a14="http://schemas.microsoft.com/office/drawing/2010/main" val="0"/>
                        </a:ext>
                      </a:extLst>
                    </a:blip>
                    <a:stretch>
                      <a:fillRect/>
                    </a:stretch>
                  </pic:blipFill>
                  <pic:spPr>
                    <a:xfrm>
                      <a:off x="0" y="0"/>
                      <a:ext cx="5318389" cy="1633252"/>
                    </a:xfrm>
                    <a:prstGeom prst="rect">
                      <a:avLst/>
                    </a:prstGeom>
                  </pic:spPr>
                </pic:pic>
              </a:graphicData>
            </a:graphic>
          </wp:inline>
        </w:drawing>
      </w:r>
    </w:p>
    <w:p w14:paraId="512FDC37" w14:textId="50AD4565" w:rsidR="004614F2" w:rsidRDefault="004614F2" w:rsidP="000D6749">
      <w:pPr>
        <w:pStyle w:val="WSL-6"/>
      </w:pPr>
      <w:bookmarkStart w:id="265" w:name="_Toc36925574"/>
      <w:bookmarkStart w:id="266" w:name="_Toc37080992"/>
      <w:r>
        <w:rPr>
          <w:rFonts w:hint="eastAsia"/>
        </w:rPr>
        <w:t>图</w:t>
      </w:r>
      <w:r>
        <w:rPr>
          <w:rFonts w:hint="eastAsia"/>
        </w:rPr>
        <w:t>3.15</w:t>
      </w:r>
      <w:r>
        <w:rPr>
          <w:rFonts w:hint="eastAsia"/>
        </w:rPr>
        <w:t>步骤</w:t>
      </w:r>
      <w:r w:rsidR="005F1EA0">
        <w:rPr>
          <w:rFonts w:hint="eastAsia"/>
        </w:rPr>
        <w:t>(</w:t>
      </w:r>
      <w:r w:rsidR="005F1EA0">
        <w:t>5)</w:t>
      </w:r>
      <w:r>
        <w:rPr>
          <w:rFonts w:hint="eastAsia"/>
        </w:rPr>
        <w:t>前后效果对比</w:t>
      </w:r>
      <w:bookmarkEnd w:id="265"/>
      <w:bookmarkEnd w:id="266"/>
    </w:p>
    <w:p w14:paraId="3420035F" w14:textId="77777777" w:rsidR="004614F2" w:rsidRDefault="004614F2" w:rsidP="00F75E92">
      <w:pPr>
        <w:pStyle w:val="WSL-4"/>
        <w:ind w:firstLine="518"/>
      </w:pPr>
      <w:r>
        <w:rPr>
          <w:rFonts w:hint="eastAsia"/>
        </w:rPr>
        <w:t>第二阶段，读取第一阶段的构造成果</w:t>
      </w:r>
      <w:r>
        <w:rPr>
          <w:rFonts w:hint="eastAsia"/>
        </w:rPr>
        <w:t>G</w:t>
      </w:r>
      <w:r>
        <w:rPr>
          <w:rFonts w:hint="eastAsia"/>
        </w:rPr>
        <w:t>，对于其每一条边</w:t>
      </w:r>
      <w:r>
        <w:rPr>
          <w:rFonts w:hint="eastAsia"/>
        </w:rPr>
        <w:t>E</w:t>
      </w:r>
      <w:r>
        <w:rPr>
          <w:rFonts w:hint="eastAsia"/>
        </w:rPr>
        <w:t>，按照以下步骤继续构造基于</w:t>
      </w:r>
      <w:r>
        <w:rPr>
          <w:rFonts w:hint="eastAsia"/>
        </w:rPr>
        <w:t>LLVM</w:t>
      </w:r>
      <w:r>
        <w:t xml:space="preserve"> </w:t>
      </w:r>
      <w:r>
        <w:rPr>
          <w:rFonts w:hint="eastAsia"/>
        </w:rPr>
        <w:t>IR</w:t>
      </w:r>
      <w:r>
        <w:rPr>
          <w:rFonts w:hint="eastAsia"/>
        </w:rPr>
        <w:t>语句的</w:t>
      </w:r>
      <w:r>
        <w:rPr>
          <w:rFonts w:hint="eastAsia"/>
        </w:rPr>
        <w:t>Dual-XFG</w:t>
      </w:r>
      <w:r>
        <w:rPr>
          <w:rFonts w:hint="eastAsia"/>
        </w:rPr>
        <w:t>：</w:t>
      </w:r>
    </w:p>
    <w:p w14:paraId="666F15BA" w14:textId="7963F028" w:rsidR="00F75E92" w:rsidRDefault="00880704" w:rsidP="00F75E92">
      <w:pPr>
        <w:pStyle w:val="WSL-4"/>
        <w:ind w:firstLineChars="0" w:firstLine="0"/>
      </w:pPr>
      <w:r>
        <w:rPr>
          <w:rFonts w:hint="eastAsia"/>
        </w:rPr>
        <w:t>(</w:t>
      </w:r>
      <w:r>
        <w:t>1)</w:t>
      </w:r>
      <w:r w:rsidR="004614F2">
        <w:rPr>
          <w:rFonts w:hint="eastAsia"/>
        </w:rPr>
        <w:t>将</w:t>
      </w:r>
      <w:r w:rsidR="004614F2">
        <w:rPr>
          <w:rFonts w:hint="eastAsia"/>
        </w:rPr>
        <w:t>E</w:t>
      </w:r>
      <w:r w:rsidR="004614F2">
        <w:rPr>
          <w:rFonts w:hint="eastAsia"/>
        </w:rPr>
        <w:t>涉及到的语句</w:t>
      </w:r>
      <w:r w:rsidR="004614F2">
        <w:rPr>
          <w:rFonts w:hint="eastAsia"/>
        </w:rPr>
        <w:t>S1</w:t>
      </w:r>
      <w:r w:rsidR="004614F2">
        <w:rPr>
          <w:rFonts w:hint="eastAsia"/>
        </w:rPr>
        <w:t>作为节点添加到</w:t>
      </w:r>
      <w:r w:rsidR="004614F2">
        <w:rPr>
          <w:rFonts w:hint="eastAsia"/>
        </w:rPr>
        <w:t>Dual-XFG</w:t>
      </w:r>
      <w:r w:rsidR="004614F2">
        <w:rPr>
          <w:rFonts w:hint="eastAsia"/>
        </w:rPr>
        <w:t>中。</w:t>
      </w:r>
    </w:p>
    <w:p w14:paraId="43D11B6A" w14:textId="24683D5B" w:rsidR="004614F2" w:rsidRDefault="00880704" w:rsidP="00F75E92">
      <w:pPr>
        <w:pStyle w:val="WSL-4"/>
        <w:ind w:firstLineChars="0" w:firstLine="0"/>
      </w:pPr>
      <w:r>
        <w:rPr>
          <w:rFonts w:hint="eastAsia"/>
        </w:rPr>
        <w:t>(</w:t>
      </w:r>
      <w:r>
        <w:t>2)</w:t>
      </w:r>
      <w:r w:rsidR="004614F2">
        <w:rPr>
          <w:rFonts w:hint="eastAsia"/>
        </w:rPr>
        <w:t>在图</w:t>
      </w:r>
      <w:r w:rsidR="004614F2">
        <w:rPr>
          <w:rFonts w:hint="eastAsia"/>
        </w:rPr>
        <w:t>G</w:t>
      </w:r>
      <w:r w:rsidR="004614F2">
        <w:rPr>
          <w:rFonts w:hint="eastAsia"/>
        </w:rPr>
        <w:t>的</w:t>
      </w:r>
      <w:proofErr w:type="gramStart"/>
      <w:r w:rsidR="004614F2">
        <w:rPr>
          <w:rFonts w:hint="eastAsia"/>
        </w:rPr>
        <w:t>所有边</w:t>
      </w:r>
      <w:proofErr w:type="gramEnd"/>
      <w:r w:rsidR="004614F2">
        <w:rPr>
          <w:rFonts w:hint="eastAsia"/>
        </w:rPr>
        <w:t>中找到</w:t>
      </w:r>
      <w:proofErr w:type="gramStart"/>
      <w:r w:rsidR="004614F2">
        <w:rPr>
          <w:rFonts w:hint="eastAsia"/>
        </w:rPr>
        <w:t>包含边</w:t>
      </w:r>
      <w:proofErr w:type="gramEnd"/>
      <w:r w:rsidR="004614F2">
        <w:t>E</w:t>
      </w:r>
      <w:r w:rsidR="004614F2">
        <w:rPr>
          <w:rFonts w:hint="eastAsia"/>
        </w:rPr>
        <w:t>的两个顶点其中任意一个的</w:t>
      </w:r>
      <w:r w:rsidR="004614F2">
        <w:rPr>
          <w:rFonts w:hint="eastAsia"/>
        </w:rPr>
        <w:t>IR</w:t>
      </w:r>
      <w:r w:rsidR="004614F2">
        <w:rPr>
          <w:rFonts w:hint="eastAsia"/>
        </w:rPr>
        <w:t>语句集合</w:t>
      </w:r>
      <w:proofErr w:type="spellStart"/>
      <w:r w:rsidR="004614F2">
        <w:rPr>
          <w:rFonts w:hint="eastAsia"/>
        </w:rPr>
        <w:t>neighbor</w:t>
      </w:r>
      <w:r w:rsidR="004614F2">
        <w:t>_stmt</w:t>
      </w:r>
      <w:proofErr w:type="spellEnd"/>
      <w:r w:rsidR="004614F2">
        <w:rPr>
          <w:rFonts w:hint="eastAsia"/>
        </w:rPr>
        <w:t>作为</w:t>
      </w:r>
      <w:r w:rsidR="004614F2">
        <w:rPr>
          <w:rFonts w:hint="eastAsia"/>
        </w:rPr>
        <w:t>S1</w:t>
      </w:r>
      <w:r w:rsidR="004614F2">
        <w:rPr>
          <w:rFonts w:hint="eastAsia"/>
        </w:rPr>
        <w:t>的上下文，即</w:t>
      </w:r>
      <w:r w:rsidR="004614F2">
        <w:rPr>
          <w:rFonts w:hint="eastAsia"/>
        </w:rPr>
        <w:t>S1</w:t>
      </w:r>
      <w:r w:rsidR="004614F2">
        <w:rPr>
          <w:rFonts w:hint="eastAsia"/>
        </w:rPr>
        <w:t>的邻节点。</w:t>
      </w:r>
    </w:p>
    <w:p w14:paraId="48157D7C" w14:textId="58B566A9" w:rsidR="004614F2" w:rsidRDefault="00880704" w:rsidP="00F75E92">
      <w:pPr>
        <w:pStyle w:val="WSL-4"/>
        <w:ind w:firstLineChars="0" w:firstLine="0"/>
      </w:pPr>
      <w:r>
        <w:t>(</w:t>
      </w:r>
      <w:r w:rsidR="004614F2">
        <w:rPr>
          <w:rFonts w:hint="eastAsia"/>
        </w:rPr>
        <w:t>3</w:t>
      </w:r>
      <w:r>
        <w:rPr>
          <w:rFonts w:hint="eastAsia"/>
        </w:rPr>
        <w:t>)</w:t>
      </w:r>
      <w:r w:rsidR="004614F2">
        <w:rPr>
          <w:rFonts w:hint="eastAsia"/>
        </w:rPr>
        <w:t>遍历</w:t>
      </w:r>
      <w:proofErr w:type="spellStart"/>
      <w:r w:rsidR="004614F2">
        <w:rPr>
          <w:rFonts w:hint="eastAsia"/>
        </w:rPr>
        <w:t>neighbor</w:t>
      </w:r>
      <w:r w:rsidR="004614F2">
        <w:t>_stmt</w:t>
      </w:r>
      <w:proofErr w:type="spellEnd"/>
      <w:r w:rsidR="004614F2">
        <w:rPr>
          <w:rFonts w:hint="eastAsia"/>
        </w:rPr>
        <w:t>，将其中的语句添加到</w:t>
      </w:r>
      <w:r w:rsidR="004614F2">
        <w:rPr>
          <w:rFonts w:hint="eastAsia"/>
        </w:rPr>
        <w:t>Dual-XFG</w:t>
      </w:r>
      <w:r w:rsidR="004614F2">
        <w:rPr>
          <w:rFonts w:hint="eastAsia"/>
        </w:rPr>
        <w:t>中，并添加</w:t>
      </w:r>
      <w:r w:rsidR="004614F2">
        <w:rPr>
          <w:rFonts w:hint="eastAsia"/>
        </w:rPr>
        <w:t>S1</w:t>
      </w:r>
      <w:r w:rsidR="004614F2">
        <w:rPr>
          <w:rFonts w:hint="eastAsia"/>
        </w:rPr>
        <w:t>与其之间的边。</w:t>
      </w:r>
    </w:p>
    <w:p w14:paraId="7B7BDEED" w14:textId="4F1CED2E" w:rsidR="004614F2" w:rsidRDefault="00880704" w:rsidP="00F75E92">
      <w:pPr>
        <w:pStyle w:val="WSL-4"/>
        <w:ind w:firstLineChars="0" w:firstLine="0"/>
      </w:pPr>
      <w:r>
        <w:rPr>
          <w:rFonts w:hint="eastAsia"/>
        </w:rPr>
        <w:t>(</w:t>
      </w:r>
      <w:r>
        <w:t>4)</w:t>
      </w:r>
      <w:r w:rsidR="004614F2">
        <w:rPr>
          <w:rFonts w:hint="eastAsia"/>
        </w:rPr>
        <w:t>检查</w:t>
      </w:r>
      <w:r w:rsidR="004614F2">
        <w:rPr>
          <w:rFonts w:hint="eastAsia"/>
        </w:rPr>
        <w:t>Dual-XFG</w:t>
      </w:r>
      <w:r w:rsidR="004614F2">
        <w:rPr>
          <w:rFonts w:hint="eastAsia"/>
        </w:rPr>
        <w:t>是否为连通图。</w:t>
      </w:r>
    </w:p>
    <w:p w14:paraId="5A2424FB" w14:textId="5971A869" w:rsidR="004614F2" w:rsidRDefault="00880704" w:rsidP="00F75E92">
      <w:pPr>
        <w:pStyle w:val="WSL-4"/>
        <w:ind w:firstLineChars="0" w:firstLine="0"/>
      </w:pPr>
      <w:r>
        <w:rPr>
          <w:rFonts w:hint="eastAsia"/>
        </w:rPr>
        <w:t>(</w:t>
      </w:r>
      <w:r>
        <w:t>5)</w:t>
      </w:r>
      <w:r w:rsidR="004614F2">
        <w:rPr>
          <w:rFonts w:hint="eastAsia"/>
        </w:rPr>
        <w:t>存储</w:t>
      </w:r>
      <w:r w:rsidR="004614F2">
        <w:rPr>
          <w:rFonts w:hint="eastAsia"/>
        </w:rPr>
        <w:t>Dual-XFG</w:t>
      </w:r>
      <w:r w:rsidR="004614F2">
        <w:rPr>
          <w:rFonts w:hint="eastAsia"/>
        </w:rPr>
        <w:t>到相应的文件夹中（</w:t>
      </w:r>
      <w:r w:rsidR="004614F2">
        <w:rPr>
          <w:rFonts w:hint="eastAsia"/>
        </w:rPr>
        <w:t>XFG/parallel</w:t>
      </w:r>
      <w:r w:rsidR="004614F2">
        <w:rPr>
          <w:rFonts w:hint="eastAsia"/>
        </w:rPr>
        <w:t>或</w:t>
      </w:r>
      <w:r w:rsidR="004614F2">
        <w:rPr>
          <w:rFonts w:hint="eastAsia"/>
        </w:rPr>
        <w:t>XFG/unparallel</w:t>
      </w:r>
      <w:r w:rsidR="004614F2">
        <w:rPr>
          <w:rFonts w:hint="eastAsia"/>
        </w:rPr>
        <w:t>），存储格式如图</w:t>
      </w:r>
      <w:r w:rsidR="004614F2">
        <w:rPr>
          <w:rFonts w:hint="eastAsia"/>
        </w:rPr>
        <w:t>3.16</w:t>
      </w:r>
      <w:r w:rsidR="004614F2">
        <w:rPr>
          <w:rFonts w:hint="eastAsia"/>
        </w:rPr>
        <w:t>所示。</w:t>
      </w:r>
    </w:p>
    <w:p w14:paraId="3A0EDA99" w14:textId="7A997CC3" w:rsidR="00880704" w:rsidRDefault="00880704" w:rsidP="00880704">
      <w:pPr>
        <w:pStyle w:val="WSL-4"/>
        <w:ind w:firstLineChars="0" w:firstLine="0"/>
        <w:jc w:val="center"/>
      </w:pPr>
      <w:r>
        <w:rPr>
          <w:noProof/>
        </w:rPr>
        <w:drawing>
          <wp:inline distT="0" distB="0" distL="0" distR="0" wp14:anchorId="6D544304" wp14:editId="3417CCC2">
            <wp:extent cx="5759450" cy="3061970"/>
            <wp:effectExtent l="0" t="0" r="0" b="508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dual-XFG.PNG"/>
                    <pic:cNvPicPr/>
                  </pic:nvPicPr>
                  <pic:blipFill>
                    <a:blip r:embed="rId53">
                      <a:extLst>
                        <a:ext uri="{28A0092B-C50C-407E-A947-70E740481C1C}">
                          <a14:useLocalDpi xmlns:a14="http://schemas.microsoft.com/office/drawing/2010/main" val="0"/>
                        </a:ext>
                      </a:extLst>
                    </a:blip>
                    <a:stretch>
                      <a:fillRect/>
                    </a:stretch>
                  </pic:blipFill>
                  <pic:spPr>
                    <a:xfrm>
                      <a:off x="0" y="0"/>
                      <a:ext cx="5759450" cy="3061970"/>
                    </a:xfrm>
                    <a:prstGeom prst="rect">
                      <a:avLst/>
                    </a:prstGeom>
                  </pic:spPr>
                </pic:pic>
              </a:graphicData>
            </a:graphic>
          </wp:inline>
        </w:drawing>
      </w:r>
    </w:p>
    <w:p w14:paraId="66E4FE24" w14:textId="7443BD3A" w:rsidR="00880704" w:rsidRDefault="00880704" w:rsidP="00880704">
      <w:pPr>
        <w:pStyle w:val="WSL-6"/>
      </w:pPr>
      <w:bookmarkStart w:id="267" w:name="_Toc36925575"/>
      <w:bookmarkStart w:id="268" w:name="_Toc37080993"/>
      <w:r>
        <w:rPr>
          <w:rFonts w:hint="eastAsia"/>
        </w:rPr>
        <w:t>图</w:t>
      </w:r>
      <w:r>
        <w:rPr>
          <w:rFonts w:hint="eastAsia"/>
        </w:rPr>
        <w:t>3.16</w:t>
      </w:r>
      <w:r>
        <w:rPr>
          <w:rFonts w:hint="eastAsia"/>
        </w:rPr>
        <w:t>基于</w:t>
      </w:r>
      <w:r>
        <w:rPr>
          <w:rFonts w:hint="eastAsia"/>
        </w:rPr>
        <w:t>LLVM</w:t>
      </w:r>
      <w:r>
        <w:t xml:space="preserve"> </w:t>
      </w:r>
      <w:r>
        <w:rPr>
          <w:rFonts w:hint="eastAsia"/>
        </w:rPr>
        <w:t>IR</w:t>
      </w:r>
      <w:r>
        <w:rPr>
          <w:rFonts w:hint="eastAsia"/>
        </w:rPr>
        <w:t>语句的</w:t>
      </w:r>
      <w:r>
        <w:rPr>
          <w:rFonts w:hint="eastAsia"/>
        </w:rPr>
        <w:t>Dual-XFG</w:t>
      </w:r>
      <w:r w:rsidR="00F775A2">
        <w:rPr>
          <w:rFonts w:hint="eastAsia"/>
        </w:rPr>
        <w:t>存储</w:t>
      </w:r>
      <w:bookmarkEnd w:id="267"/>
      <w:r w:rsidR="009D3BE4">
        <w:rPr>
          <w:rFonts w:hint="eastAsia"/>
        </w:rPr>
        <w:t>结构</w:t>
      </w:r>
      <w:bookmarkEnd w:id="268"/>
    </w:p>
    <w:p w14:paraId="37AB86D4" w14:textId="2CFD81DB" w:rsidR="004614F2" w:rsidRDefault="004614F2" w:rsidP="00F75E92">
      <w:pPr>
        <w:pStyle w:val="WSL-4"/>
        <w:ind w:firstLine="518"/>
      </w:pPr>
      <w:r>
        <w:rPr>
          <w:rFonts w:hint="eastAsia"/>
        </w:rPr>
        <w:t>至此，程序的上下文流图的构造工作全部完成，数据集</w:t>
      </w:r>
      <w:r>
        <w:rPr>
          <w:rFonts w:hint="eastAsia"/>
        </w:rPr>
        <w:t>GFCPD</w:t>
      </w:r>
      <w:r>
        <w:rPr>
          <w:rFonts w:hint="eastAsia"/>
        </w:rPr>
        <w:t>的构造也随之结束，最终数据格式如图</w:t>
      </w:r>
      <w:r>
        <w:rPr>
          <w:rFonts w:hint="eastAsia"/>
        </w:rPr>
        <w:t>3.17</w:t>
      </w:r>
      <w:r>
        <w:rPr>
          <w:rFonts w:hint="eastAsia"/>
        </w:rPr>
        <w:t>所示。其中，</w:t>
      </w:r>
      <w:r>
        <w:rPr>
          <w:rFonts w:hint="eastAsia"/>
        </w:rPr>
        <w:t>Dual-XFG</w:t>
      </w:r>
      <w:r>
        <w:rPr>
          <w:rFonts w:hint="eastAsia"/>
        </w:rPr>
        <w:t>是一个</w:t>
      </w:r>
      <w:proofErr w:type="gramStart"/>
      <w:r>
        <w:rPr>
          <w:rFonts w:hint="eastAsia"/>
        </w:rPr>
        <w:t>图结构</w:t>
      </w:r>
      <w:proofErr w:type="gramEnd"/>
      <w:r>
        <w:rPr>
          <w:rFonts w:hint="eastAsia"/>
        </w:rPr>
        <w:t>的数据对</w:t>
      </w:r>
      <w:r>
        <w:rPr>
          <w:rFonts w:hint="eastAsia"/>
        </w:rPr>
        <w:lastRenderedPageBreak/>
        <w:t>象，</w:t>
      </w:r>
      <w:proofErr w:type="spellStart"/>
      <w:r>
        <w:rPr>
          <w:rFonts w:hint="eastAsia"/>
        </w:rPr>
        <w:t>lable</w:t>
      </w:r>
      <w:proofErr w:type="spellEnd"/>
      <w:r>
        <w:rPr>
          <w:rFonts w:hint="eastAsia"/>
        </w:rPr>
        <w:t>是其所对应的类别标签。</w:t>
      </w:r>
    </w:p>
    <w:p w14:paraId="7AA1D6A4" w14:textId="77777777" w:rsidR="00880704" w:rsidRDefault="00880704" w:rsidP="00880704">
      <w:pPr>
        <w:pStyle w:val="WSL-4"/>
        <w:ind w:firstLineChars="0" w:firstLine="0"/>
        <w:jc w:val="center"/>
      </w:pPr>
      <w:r>
        <w:rPr>
          <w:rFonts w:hint="eastAsia"/>
          <w:noProof/>
        </w:rPr>
        <w:drawing>
          <wp:inline distT="0" distB="0" distL="0" distR="0" wp14:anchorId="77005670" wp14:editId="63010504">
            <wp:extent cx="5274310" cy="1642110"/>
            <wp:effectExtent l="0" t="0" r="254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数据集数据格式.PNG"/>
                    <pic:cNvPicPr/>
                  </pic:nvPicPr>
                  <pic:blipFill>
                    <a:blip r:embed="rId54">
                      <a:extLst>
                        <a:ext uri="{28A0092B-C50C-407E-A947-70E740481C1C}">
                          <a14:useLocalDpi xmlns:a14="http://schemas.microsoft.com/office/drawing/2010/main" val="0"/>
                        </a:ext>
                      </a:extLst>
                    </a:blip>
                    <a:stretch>
                      <a:fillRect/>
                    </a:stretch>
                  </pic:blipFill>
                  <pic:spPr>
                    <a:xfrm>
                      <a:off x="0" y="0"/>
                      <a:ext cx="5274310" cy="1642110"/>
                    </a:xfrm>
                    <a:prstGeom prst="rect">
                      <a:avLst/>
                    </a:prstGeom>
                  </pic:spPr>
                </pic:pic>
              </a:graphicData>
            </a:graphic>
          </wp:inline>
        </w:drawing>
      </w:r>
    </w:p>
    <w:p w14:paraId="2DB43FCD" w14:textId="77777777" w:rsidR="00880704" w:rsidRDefault="00880704" w:rsidP="00880704">
      <w:pPr>
        <w:pStyle w:val="WSL-6"/>
      </w:pPr>
      <w:bookmarkStart w:id="269" w:name="_Toc36925576"/>
      <w:bookmarkStart w:id="270" w:name="_Toc37080994"/>
      <w:r>
        <w:rPr>
          <w:rFonts w:hint="eastAsia"/>
        </w:rPr>
        <w:t>图</w:t>
      </w:r>
      <w:r>
        <w:rPr>
          <w:rFonts w:hint="eastAsia"/>
        </w:rPr>
        <w:t>3.17GFCPD</w:t>
      </w:r>
      <w:r>
        <w:rPr>
          <w:rFonts w:hint="eastAsia"/>
        </w:rPr>
        <w:t>数据格式</w:t>
      </w:r>
      <w:bookmarkEnd w:id="269"/>
      <w:bookmarkEnd w:id="270"/>
    </w:p>
    <w:p w14:paraId="79BEBF70" w14:textId="1E5CB70B" w:rsidR="000D6749" w:rsidRDefault="000D6749" w:rsidP="000D6749">
      <w:pPr>
        <w:pStyle w:val="WSL-2"/>
        <w:numPr>
          <w:ilvl w:val="0"/>
          <w:numId w:val="0"/>
        </w:numPr>
      </w:pPr>
      <w:bookmarkStart w:id="271" w:name="_Toc37081050"/>
      <w:r>
        <w:rPr>
          <w:rFonts w:hint="eastAsia"/>
        </w:rPr>
        <w:t>3.5</w:t>
      </w:r>
      <w:r>
        <w:rPr>
          <w:rFonts w:hint="eastAsia"/>
        </w:rPr>
        <w:t>数据集规模</w:t>
      </w:r>
      <w:bookmarkEnd w:id="271"/>
    </w:p>
    <w:p w14:paraId="0B19D9A1" w14:textId="17A77014" w:rsidR="000D6749" w:rsidRDefault="000D6749" w:rsidP="000D6749">
      <w:pPr>
        <w:pStyle w:val="WSL-4"/>
        <w:ind w:firstLine="518"/>
      </w:pPr>
      <w:r w:rsidRPr="00C822E5">
        <w:rPr>
          <w:rFonts w:hint="eastAsia"/>
        </w:rPr>
        <w:t>由于目前的研究中，并没有专门用于挖掘串行程序并行性的</w:t>
      </w:r>
      <w:proofErr w:type="gramStart"/>
      <w:r w:rsidRPr="00C822E5">
        <w:rPr>
          <w:rFonts w:hint="eastAsia"/>
        </w:rPr>
        <w:t>图</w:t>
      </w:r>
      <w:r>
        <w:rPr>
          <w:rFonts w:hint="eastAsia"/>
        </w:rPr>
        <w:t>结构</w:t>
      </w:r>
      <w:proofErr w:type="gramEnd"/>
      <w:r w:rsidRPr="00C822E5">
        <w:rPr>
          <w:rFonts w:hint="eastAsia"/>
        </w:rPr>
        <w:t>数据集。</w:t>
      </w:r>
      <w:r>
        <w:rPr>
          <w:rFonts w:hint="eastAsia"/>
        </w:rPr>
        <w:t>因此为了使深度学习模型具备更佳的表现，在</w:t>
      </w:r>
      <w:r>
        <w:rPr>
          <w:rFonts w:hint="eastAsia"/>
        </w:rPr>
        <w:t>GFCPD</w:t>
      </w:r>
      <w:r>
        <w:rPr>
          <w:rFonts w:hint="eastAsia"/>
        </w:rPr>
        <w:t>数据集的规模问题上本文</w:t>
      </w:r>
    </w:p>
    <w:p w14:paraId="121C732F" w14:textId="1FE20B1A" w:rsidR="004614F2" w:rsidRDefault="004614F2" w:rsidP="000D6749">
      <w:pPr>
        <w:pStyle w:val="WSL-4"/>
        <w:ind w:firstLineChars="0" w:firstLine="0"/>
      </w:pPr>
      <w:r>
        <w:rPr>
          <w:rFonts w:hint="eastAsia"/>
        </w:rPr>
        <w:t>一方面考虑了接下来的研究中使用的深度图卷积神经网络模型</w:t>
      </w:r>
      <w:r>
        <w:rPr>
          <w:rFonts w:hint="eastAsia"/>
        </w:rPr>
        <w:t>DGCNN</w:t>
      </w:r>
      <w:r w:rsidRPr="00062AB4">
        <w:rPr>
          <w:rFonts w:hint="eastAsia"/>
          <w:color w:val="FF0000"/>
          <w:highlight w:val="yellow"/>
          <w:vertAlign w:val="superscript"/>
        </w:rPr>
        <w:t>[</w:t>
      </w:r>
      <w:r w:rsidRPr="00062AB4">
        <w:rPr>
          <w:color w:val="FF0000"/>
          <w:highlight w:val="yellow"/>
          <w:vertAlign w:val="superscript"/>
        </w:rPr>
        <w:t>6</w:t>
      </w:r>
      <w:r w:rsidR="002A3BDC">
        <w:rPr>
          <w:color w:val="FF0000"/>
          <w:highlight w:val="yellow"/>
          <w:vertAlign w:val="superscript"/>
        </w:rPr>
        <w:t>3</w:t>
      </w:r>
      <w:r w:rsidRPr="00062AB4">
        <w:rPr>
          <w:color w:val="FF0000"/>
          <w:highlight w:val="yellow"/>
          <w:vertAlign w:val="superscript"/>
        </w:rPr>
        <w:t>]</w:t>
      </w:r>
      <w:r>
        <w:rPr>
          <w:rFonts w:hint="eastAsia"/>
        </w:rPr>
        <w:t>在训练过程中所使用的</w:t>
      </w:r>
      <w:proofErr w:type="gramStart"/>
      <w:r>
        <w:rPr>
          <w:rFonts w:hint="eastAsia"/>
        </w:rPr>
        <w:t>图数据</w:t>
      </w:r>
      <w:proofErr w:type="gramEnd"/>
      <w:r>
        <w:rPr>
          <w:rFonts w:hint="eastAsia"/>
        </w:rPr>
        <w:t>集，如表</w:t>
      </w:r>
      <w:r>
        <w:rPr>
          <w:rFonts w:hint="eastAsia"/>
        </w:rPr>
        <w:t>3.5</w:t>
      </w:r>
      <w:r w:rsidR="000A6AC2">
        <w:rPr>
          <w:rFonts w:hint="eastAsia"/>
        </w:rPr>
        <w:t>(</w:t>
      </w:r>
      <w:r>
        <w:rPr>
          <w:rFonts w:hint="eastAsia"/>
        </w:rPr>
        <w:t>1~8</w:t>
      </w:r>
      <w:r w:rsidR="000A6AC2">
        <w:rPr>
          <w:rFonts w:hint="eastAsia"/>
        </w:rPr>
        <w:t>)</w:t>
      </w:r>
      <w:r>
        <w:rPr>
          <w:rFonts w:hint="eastAsia"/>
        </w:rPr>
        <w:t>所示；另一方面由于本研究也可以认为是一个二分类问题，考虑了一些常用的二分类问题</w:t>
      </w:r>
      <w:proofErr w:type="gramStart"/>
      <w:r>
        <w:rPr>
          <w:rFonts w:hint="eastAsia"/>
        </w:rPr>
        <w:t>图数据</w:t>
      </w:r>
      <w:proofErr w:type="gramEnd"/>
      <w:r>
        <w:rPr>
          <w:rFonts w:hint="eastAsia"/>
        </w:rPr>
        <w:t>集，如表</w:t>
      </w:r>
      <w:r>
        <w:rPr>
          <w:rFonts w:hint="eastAsia"/>
        </w:rPr>
        <w:t>3.5</w:t>
      </w:r>
      <w:r w:rsidR="000A6AC2">
        <w:rPr>
          <w:rFonts w:hint="eastAsia"/>
        </w:rPr>
        <w:t>(</w:t>
      </w:r>
      <w:r>
        <w:rPr>
          <w:rFonts w:hint="eastAsia"/>
        </w:rPr>
        <w:t>9~14</w:t>
      </w:r>
      <w:r w:rsidR="000A6AC2">
        <w:rPr>
          <w:rFonts w:hint="eastAsia"/>
        </w:rPr>
        <w:t>)</w:t>
      </w:r>
      <w:r>
        <w:rPr>
          <w:rFonts w:hint="eastAsia"/>
        </w:rPr>
        <w:t>所示。</w:t>
      </w:r>
    </w:p>
    <w:p w14:paraId="22CACF44" w14:textId="77777777" w:rsidR="000B5734" w:rsidRDefault="000B5734" w:rsidP="000B5734">
      <w:pPr>
        <w:pStyle w:val="WSl-8"/>
      </w:pPr>
      <w:bookmarkStart w:id="272" w:name="_Toc37080852"/>
      <w:r>
        <w:rPr>
          <w:rFonts w:hint="eastAsia"/>
        </w:rPr>
        <w:t>表</w:t>
      </w:r>
      <w:r>
        <w:rPr>
          <w:rFonts w:hint="eastAsia"/>
        </w:rPr>
        <w:t>3.5</w:t>
      </w:r>
      <w:r>
        <w:t xml:space="preserve"> </w:t>
      </w:r>
      <w:r>
        <w:rPr>
          <w:rFonts w:hint="eastAsia"/>
        </w:rPr>
        <w:t>DGCNN</w:t>
      </w:r>
      <w:r>
        <w:rPr>
          <w:rFonts w:hint="eastAsia"/>
        </w:rPr>
        <w:t>使用的数据集信息</w:t>
      </w:r>
      <w:bookmarkEnd w:id="272"/>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213"/>
        <w:gridCol w:w="1531"/>
        <w:gridCol w:w="1360"/>
        <w:gridCol w:w="858"/>
        <w:gridCol w:w="1554"/>
        <w:gridCol w:w="1848"/>
      </w:tblGrid>
      <w:tr w:rsidR="000B5734" w:rsidRPr="0028502E" w14:paraId="01234B35" w14:textId="77777777" w:rsidTr="008339F1">
        <w:trPr>
          <w:jc w:val="center"/>
        </w:trPr>
        <w:tc>
          <w:tcPr>
            <w:tcW w:w="1213" w:type="dxa"/>
            <w:tcBorders>
              <w:top w:val="single" w:sz="8" w:space="0" w:color="auto"/>
              <w:bottom w:val="single" w:sz="8" w:space="0" w:color="auto"/>
            </w:tcBorders>
          </w:tcPr>
          <w:p w14:paraId="597E3BE4" w14:textId="0B8D33F4" w:rsidR="000B5734" w:rsidRPr="0028502E" w:rsidRDefault="00301DAC" w:rsidP="00515580">
            <w:pPr>
              <w:jc w:val="center"/>
              <w:rPr>
                <w:rFonts w:ascii="宋体" w:hAnsi="宋体"/>
                <w:sz w:val="24"/>
              </w:rPr>
            </w:pPr>
            <w:r>
              <w:rPr>
                <w:rFonts w:ascii="宋体" w:hAnsi="宋体" w:hint="eastAsia"/>
                <w:sz w:val="24"/>
              </w:rPr>
              <w:t>序号</w:t>
            </w:r>
          </w:p>
        </w:tc>
        <w:tc>
          <w:tcPr>
            <w:tcW w:w="1531" w:type="dxa"/>
            <w:tcBorders>
              <w:top w:val="single" w:sz="8" w:space="0" w:color="auto"/>
              <w:bottom w:val="single" w:sz="8" w:space="0" w:color="auto"/>
            </w:tcBorders>
            <w:vAlign w:val="center"/>
          </w:tcPr>
          <w:p w14:paraId="5ACC9203" w14:textId="77777777" w:rsidR="000B5734" w:rsidRPr="0028502E" w:rsidRDefault="000B5734" w:rsidP="00515580">
            <w:pPr>
              <w:jc w:val="center"/>
              <w:rPr>
                <w:rFonts w:ascii="宋体" w:hAnsi="宋体"/>
                <w:sz w:val="24"/>
              </w:rPr>
            </w:pPr>
            <w:r w:rsidRPr="0028502E">
              <w:rPr>
                <w:rFonts w:ascii="宋体" w:hAnsi="宋体" w:hint="eastAsia"/>
                <w:sz w:val="24"/>
              </w:rPr>
              <w:t>名称</w:t>
            </w:r>
          </w:p>
        </w:tc>
        <w:tc>
          <w:tcPr>
            <w:tcW w:w="1360" w:type="dxa"/>
            <w:tcBorders>
              <w:top w:val="single" w:sz="8" w:space="0" w:color="auto"/>
              <w:bottom w:val="single" w:sz="8" w:space="0" w:color="auto"/>
            </w:tcBorders>
            <w:vAlign w:val="center"/>
          </w:tcPr>
          <w:p w14:paraId="750A646A" w14:textId="77777777" w:rsidR="000B5734" w:rsidRPr="0028502E" w:rsidRDefault="000B5734" w:rsidP="00515580">
            <w:pPr>
              <w:jc w:val="center"/>
              <w:rPr>
                <w:rFonts w:ascii="宋体" w:hAnsi="宋体"/>
                <w:sz w:val="24"/>
              </w:rPr>
            </w:pPr>
            <w:r w:rsidRPr="0028502E">
              <w:rPr>
                <w:rFonts w:ascii="宋体" w:hAnsi="宋体" w:hint="eastAsia"/>
                <w:sz w:val="24"/>
              </w:rPr>
              <w:t>图的总数</w:t>
            </w:r>
          </w:p>
        </w:tc>
        <w:tc>
          <w:tcPr>
            <w:tcW w:w="858" w:type="dxa"/>
            <w:tcBorders>
              <w:top w:val="single" w:sz="8" w:space="0" w:color="auto"/>
              <w:bottom w:val="single" w:sz="8" w:space="0" w:color="auto"/>
            </w:tcBorders>
            <w:vAlign w:val="center"/>
          </w:tcPr>
          <w:p w14:paraId="2ABB22DB" w14:textId="77777777" w:rsidR="000B5734" w:rsidRPr="0028502E" w:rsidRDefault="000B5734" w:rsidP="00515580">
            <w:pPr>
              <w:jc w:val="center"/>
              <w:rPr>
                <w:rFonts w:ascii="宋体" w:hAnsi="宋体"/>
                <w:sz w:val="24"/>
              </w:rPr>
            </w:pPr>
            <w:r w:rsidRPr="0028502E">
              <w:rPr>
                <w:rFonts w:ascii="宋体" w:hAnsi="宋体" w:hint="eastAsia"/>
                <w:sz w:val="24"/>
              </w:rPr>
              <w:t>类别</w:t>
            </w:r>
          </w:p>
        </w:tc>
        <w:tc>
          <w:tcPr>
            <w:tcW w:w="1554" w:type="dxa"/>
            <w:tcBorders>
              <w:top w:val="single" w:sz="8" w:space="0" w:color="auto"/>
              <w:bottom w:val="single" w:sz="8" w:space="0" w:color="auto"/>
            </w:tcBorders>
            <w:vAlign w:val="center"/>
          </w:tcPr>
          <w:p w14:paraId="6834F835" w14:textId="77777777" w:rsidR="000B5734" w:rsidRPr="0028502E" w:rsidRDefault="000B5734" w:rsidP="00515580">
            <w:pPr>
              <w:jc w:val="center"/>
              <w:rPr>
                <w:rFonts w:ascii="宋体" w:hAnsi="宋体"/>
                <w:sz w:val="24"/>
              </w:rPr>
            </w:pPr>
            <w:r w:rsidRPr="0028502E">
              <w:rPr>
                <w:rFonts w:ascii="宋体" w:hAnsi="宋体" w:hint="eastAsia"/>
                <w:sz w:val="24"/>
              </w:rPr>
              <w:t>节点数均值</w:t>
            </w:r>
          </w:p>
        </w:tc>
        <w:tc>
          <w:tcPr>
            <w:tcW w:w="1848" w:type="dxa"/>
            <w:tcBorders>
              <w:top w:val="single" w:sz="8" w:space="0" w:color="auto"/>
              <w:bottom w:val="single" w:sz="8" w:space="0" w:color="auto"/>
            </w:tcBorders>
            <w:vAlign w:val="center"/>
          </w:tcPr>
          <w:p w14:paraId="5323027D" w14:textId="77777777" w:rsidR="000B5734" w:rsidRPr="0028502E" w:rsidRDefault="000B5734" w:rsidP="00515580">
            <w:pPr>
              <w:jc w:val="center"/>
              <w:rPr>
                <w:rFonts w:ascii="宋体" w:hAnsi="宋体"/>
                <w:sz w:val="24"/>
              </w:rPr>
            </w:pPr>
            <w:r w:rsidRPr="0028502E">
              <w:rPr>
                <w:rFonts w:ascii="宋体" w:hAnsi="宋体" w:hint="eastAsia"/>
                <w:sz w:val="24"/>
              </w:rPr>
              <w:t>边的数量均值</w:t>
            </w:r>
          </w:p>
        </w:tc>
      </w:tr>
      <w:tr w:rsidR="000B5734" w:rsidRPr="0028502E" w14:paraId="581CAB43" w14:textId="77777777" w:rsidTr="008339F1">
        <w:trPr>
          <w:jc w:val="center"/>
        </w:trPr>
        <w:tc>
          <w:tcPr>
            <w:tcW w:w="1213" w:type="dxa"/>
            <w:tcBorders>
              <w:top w:val="single" w:sz="8" w:space="0" w:color="auto"/>
            </w:tcBorders>
          </w:tcPr>
          <w:p w14:paraId="4208E2E8" w14:textId="77777777" w:rsidR="000B5734" w:rsidRPr="0028502E" w:rsidRDefault="000B5734" w:rsidP="00515580">
            <w:pPr>
              <w:jc w:val="center"/>
              <w:rPr>
                <w:rFonts w:ascii="宋体" w:hAnsi="宋体"/>
                <w:sz w:val="24"/>
              </w:rPr>
            </w:pPr>
            <w:r w:rsidRPr="0028502E">
              <w:rPr>
                <w:rFonts w:ascii="宋体" w:hAnsi="宋体" w:hint="eastAsia"/>
                <w:sz w:val="24"/>
              </w:rPr>
              <w:t>1</w:t>
            </w:r>
          </w:p>
        </w:tc>
        <w:tc>
          <w:tcPr>
            <w:tcW w:w="1531" w:type="dxa"/>
            <w:tcBorders>
              <w:top w:val="single" w:sz="8" w:space="0" w:color="auto"/>
            </w:tcBorders>
          </w:tcPr>
          <w:p w14:paraId="69F5B007" w14:textId="77777777" w:rsidR="000B5734" w:rsidRPr="0028502E" w:rsidRDefault="000B5734" w:rsidP="00515580">
            <w:pPr>
              <w:jc w:val="center"/>
              <w:rPr>
                <w:rFonts w:ascii="宋体" w:hAnsi="宋体"/>
                <w:sz w:val="24"/>
              </w:rPr>
            </w:pPr>
            <w:r w:rsidRPr="0028502E">
              <w:rPr>
                <w:rFonts w:ascii="宋体" w:hAnsi="宋体" w:hint="eastAsia"/>
                <w:sz w:val="24"/>
              </w:rPr>
              <w:t>MUTAG</w:t>
            </w:r>
          </w:p>
        </w:tc>
        <w:tc>
          <w:tcPr>
            <w:tcW w:w="1360" w:type="dxa"/>
            <w:tcBorders>
              <w:top w:val="single" w:sz="8" w:space="0" w:color="auto"/>
            </w:tcBorders>
          </w:tcPr>
          <w:p w14:paraId="116EE85E" w14:textId="77777777" w:rsidR="000B5734" w:rsidRPr="0028502E" w:rsidRDefault="000B5734" w:rsidP="00515580">
            <w:pPr>
              <w:jc w:val="center"/>
              <w:rPr>
                <w:rFonts w:ascii="宋体" w:hAnsi="宋体"/>
                <w:sz w:val="24"/>
              </w:rPr>
            </w:pPr>
            <w:r w:rsidRPr="0028502E">
              <w:rPr>
                <w:rFonts w:ascii="宋体" w:hAnsi="宋体" w:hint="eastAsia"/>
                <w:sz w:val="24"/>
              </w:rPr>
              <w:t>188</w:t>
            </w:r>
          </w:p>
        </w:tc>
        <w:tc>
          <w:tcPr>
            <w:tcW w:w="858" w:type="dxa"/>
            <w:tcBorders>
              <w:top w:val="single" w:sz="8" w:space="0" w:color="auto"/>
            </w:tcBorders>
          </w:tcPr>
          <w:p w14:paraId="66D5203C"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54" w:type="dxa"/>
            <w:tcBorders>
              <w:top w:val="single" w:sz="8" w:space="0" w:color="auto"/>
            </w:tcBorders>
          </w:tcPr>
          <w:p w14:paraId="19427F95" w14:textId="77777777" w:rsidR="000B5734" w:rsidRPr="0028502E" w:rsidRDefault="000B5734" w:rsidP="00515580">
            <w:pPr>
              <w:jc w:val="center"/>
              <w:rPr>
                <w:rFonts w:ascii="宋体" w:hAnsi="宋体"/>
                <w:sz w:val="24"/>
              </w:rPr>
            </w:pPr>
            <w:r w:rsidRPr="0028502E">
              <w:rPr>
                <w:rFonts w:ascii="宋体" w:hAnsi="宋体" w:hint="eastAsia"/>
                <w:sz w:val="24"/>
              </w:rPr>
              <w:t>17.93</w:t>
            </w:r>
          </w:p>
        </w:tc>
        <w:tc>
          <w:tcPr>
            <w:tcW w:w="1848" w:type="dxa"/>
            <w:tcBorders>
              <w:top w:val="single" w:sz="8" w:space="0" w:color="auto"/>
            </w:tcBorders>
          </w:tcPr>
          <w:p w14:paraId="27252C2E" w14:textId="77777777" w:rsidR="000B5734" w:rsidRPr="0028502E" w:rsidRDefault="000B5734" w:rsidP="00515580">
            <w:pPr>
              <w:jc w:val="center"/>
              <w:rPr>
                <w:rFonts w:ascii="宋体" w:hAnsi="宋体"/>
                <w:sz w:val="24"/>
              </w:rPr>
            </w:pPr>
            <w:r w:rsidRPr="0028502E">
              <w:rPr>
                <w:rFonts w:ascii="宋体" w:hAnsi="宋体" w:hint="eastAsia"/>
                <w:sz w:val="24"/>
              </w:rPr>
              <w:t>19.79</w:t>
            </w:r>
          </w:p>
        </w:tc>
      </w:tr>
      <w:tr w:rsidR="000B5734" w:rsidRPr="0028502E" w14:paraId="7CDF31BB" w14:textId="77777777" w:rsidTr="00080608">
        <w:trPr>
          <w:jc w:val="center"/>
        </w:trPr>
        <w:tc>
          <w:tcPr>
            <w:tcW w:w="1213" w:type="dxa"/>
          </w:tcPr>
          <w:p w14:paraId="5EE31F47"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31" w:type="dxa"/>
          </w:tcPr>
          <w:p w14:paraId="4A33BCE3" w14:textId="77777777" w:rsidR="000B5734" w:rsidRPr="0028502E" w:rsidRDefault="000B5734" w:rsidP="00515580">
            <w:pPr>
              <w:jc w:val="center"/>
              <w:rPr>
                <w:rFonts w:ascii="宋体" w:hAnsi="宋体"/>
                <w:sz w:val="24"/>
              </w:rPr>
            </w:pPr>
            <w:r w:rsidRPr="0028502E">
              <w:rPr>
                <w:rFonts w:ascii="宋体" w:hAnsi="宋体" w:hint="eastAsia"/>
                <w:sz w:val="24"/>
              </w:rPr>
              <w:t>PTC_</w:t>
            </w:r>
            <w:r w:rsidRPr="0028502E">
              <w:rPr>
                <w:rFonts w:ascii="宋体" w:hAnsi="宋体"/>
                <w:sz w:val="24"/>
              </w:rPr>
              <w:t>MR</w:t>
            </w:r>
          </w:p>
        </w:tc>
        <w:tc>
          <w:tcPr>
            <w:tcW w:w="1360" w:type="dxa"/>
          </w:tcPr>
          <w:p w14:paraId="3DE21EFD" w14:textId="77777777" w:rsidR="000B5734" w:rsidRPr="0028502E" w:rsidRDefault="000B5734" w:rsidP="00515580">
            <w:pPr>
              <w:jc w:val="center"/>
              <w:rPr>
                <w:rFonts w:ascii="宋体" w:hAnsi="宋体"/>
                <w:sz w:val="24"/>
              </w:rPr>
            </w:pPr>
            <w:r w:rsidRPr="0028502E">
              <w:rPr>
                <w:rFonts w:ascii="宋体" w:hAnsi="宋体" w:hint="eastAsia"/>
                <w:sz w:val="24"/>
              </w:rPr>
              <w:t>3</w:t>
            </w:r>
            <w:r w:rsidRPr="0028502E">
              <w:rPr>
                <w:rFonts w:ascii="宋体" w:hAnsi="宋体"/>
                <w:sz w:val="24"/>
              </w:rPr>
              <w:t>44</w:t>
            </w:r>
          </w:p>
        </w:tc>
        <w:tc>
          <w:tcPr>
            <w:tcW w:w="858" w:type="dxa"/>
          </w:tcPr>
          <w:p w14:paraId="26CBB78A"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54" w:type="dxa"/>
          </w:tcPr>
          <w:p w14:paraId="704CE4A0" w14:textId="77777777" w:rsidR="000B5734" w:rsidRPr="0028502E" w:rsidRDefault="000B5734" w:rsidP="00515580">
            <w:pPr>
              <w:jc w:val="center"/>
              <w:rPr>
                <w:rFonts w:ascii="宋体" w:hAnsi="宋体"/>
                <w:sz w:val="24"/>
              </w:rPr>
            </w:pPr>
            <w:r w:rsidRPr="0028502E">
              <w:rPr>
                <w:rFonts w:ascii="宋体" w:hAnsi="宋体" w:hint="eastAsia"/>
                <w:sz w:val="24"/>
              </w:rPr>
              <w:t>1</w:t>
            </w:r>
            <w:r w:rsidRPr="0028502E">
              <w:rPr>
                <w:rFonts w:ascii="宋体" w:hAnsi="宋体"/>
                <w:sz w:val="24"/>
              </w:rPr>
              <w:t>4.29</w:t>
            </w:r>
          </w:p>
        </w:tc>
        <w:tc>
          <w:tcPr>
            <w:tcW w:w="1848" w:type="dxa"/>
          </w:tcPr>
          <w:p w14:paraId="50EBB081" w14:textId="77777777" w:rsidR="000B5734" w:rsidRPr="0028502E" w:rsidRDefault="000B5734" w:rsidP="00515580">
            <w:pPr>
              <w:jc w:val="center"/>
              <w:rPr>
                <w:rFonts w:ascii="宋体" w:hAnsi="宋体"/>
                <w:sz w:val="24"/>
              </w:rPr>
            </w:pPr>
            <w:r w:rsidRPr="0028502E">
              <w:rPr>
                <w:rFonts w:ascii="宋体" w:hAnsi="宋体" w:hint="eastAsia"/>
                <w:sz w:val="24"/>
              </w:rPr>
              <w:t>1</w:t>
            </w:r>
            <w:r w:rsidRPr="0028502E">
              <w:rPr>
                <w:rFonts w:ascii="宋体" w:hAnsi="宋体"/>
                <w:sz w:val="24"/>
              </w:rPr>
              <w:t>4.69</w:t>
            </w:r>
          </w:p>
        </w:tc>
      </w:tr>
      <w:tr w:rsidR="000B5734" w:rsidRPr="0028502E" w14:paraId="20E330CA" w14:textId="77777777" w:rsidTr="00080608">
        <w:trPr>
          <w:jc w:val="center"/>
        </w:trPr>
        <w:tc>
          <w:tcPr>
            <w:tcW w:w="1213" w:type="dxa"/>
          </w:tcPr>
          <w:p w14:paraId="1983D037" w14:textId="77777777" w:rsidR="000B5734" w:rsidRPr="0028502E" w:rsidRDefault="000B5734" w:rsidP="00515580">
            <w:pPr>
              <w:jc w:val="center"/>
              <w:rPr>
                <w:rFonts w:ascii="宋体" w:hAnsi="宋体"/>
                <w:sz w:val="24"/>
              </w:rPr>
            </w:pPr>
            <w:r w:rsidRPr="0028502E">
              <w:rPr>
                <w:rFonts w:ascii="宋体" w:hAnsi="宋体" w:hint="eastAsia"/>
                <w:sz w:val="24"/>
              </w:rPr>
              <w:t>3</w:t>
            </w:r>
          </w:p>
        </w:tc>
        <w:tc>
          <w:tcPr>
            <w:tcW w:w="1531" w:type="dxa"/>
          </w:tcPr>
          <w:p w14:paraId="70D79C6E" w14:textId="77777777" w:rsidR="000B5734" w:rsidRPr="0028502E" w:rsidRDefault="000B5734" w:rsidP="00515580">
            <w:pPr>
              <w:jc w:val="center"/>
              <w:rPr>
                <w:rFonts w:ascii="宋体" w:hAnsi="宋体"/>
                <w:sz w:val="24"/>
              </w:rPr>
            </w:pPr>
            <w:r w:rsidRPr="0028502E">
              <w:rPr>
                <w:rFonts w:ascii="宋体" w:hAnsi="宋体" w:hint="eastAsia"/>
                <w:sz w:val="24"/>
              </w:rPr>
              <w:t>N</w:t>
            </w:r>
            <w:r w:rsidRPr="0028502E">
              <w:rPr>
                <w:rFonts w:ascii="宋体" w:hAnsi="宋体"/>
                <w:sz w:val="24"/>
              </w:rPr>
              <w:t>CI1</w:t>
            </w:r>
          </w:p>
        </w:tc>
        <w:tc>
          <w:tcPr>
            <w:tcW w:w="1360" w:type="dxa"/>
          </w:tcPr>
          <w:p w14:paraId="1A99089F" w14:textId="77777777" w:rsidR="000B5734" w:rsidRPr="0028502E" w:rsidRDefault="000B5734" w:rsidP="00515580">
            <w:pPr>
              <w:jc w:val="center"/>
              <w:rPr>
                <w:rFonts w:ascii="宋体" w:hAnsi="宋体"/>
                <w:sz w:val="24"/>
              </w:rPr>
            </w:pPr>
            <w:r w:rsidRPr="0028502E">
              <w:rPr>
                <w:rFonts w:ascii="宋体" w:hAnsi="宋体" w:hint="eastAsia"/>
                <w:sz w:val="24"/>
              </w:rPr>
              <w:t>4</w:t>
            </w:r>
            <w:r w:rsidRPr="0028502E">
              <w:rPr>
                <w:rFonts w:ascii="宋体" w:hAnsi="宋体"/>
                <w:sz w:val="24"/>
              </w:rPr>
              <w:t>110</w:t>
            </w:r>
          </w:p>
        </w:tc>
        <w:tc>
          <w:tcPr>
            <w:tcW w:w="858" w:type="dxa"/>
          </w:tcPr>
          <w:p w14:paraId="7BEC7B86"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54" w:type="dxa"/>
          </w:tcPr>
          <w:p w14:paraId="3A4BB3A0" w14:textId="77777777" w:rsidR="000B5734" w:rsidRPr="0028502E" w:rsidRDefault="000B5734" w:rsidP="00515580">
            <w:pPr>
              <w:jc w:val="center"/>
              <w:rPr>
                <w:rFonts w:ascii="宋体" w:hAnsi="宋体"/>
                <w:sz w:val="24"/>
              </w:rPr>
            </w:pPr>
            <w:r w:rsidRPr="0028502E">
              <w:rPr>
                <w:rFonts w:ascii="宋体" w:hAnsi="宋体" w:hint="eastAsia"/>
                <w:sz w:val="24"/>
              </w:rPr>
              <w:t>2</w:t>
            </w:r>
            <w:r w:rsidRPr="0028502E">
              <w:rPr>
                <w:rFonts w:ascii="宋体" w:hAnsi="宋体"/>
                <w:sz w:val="24"/>
              </w:rPr>
              <w:t>9.87</w:t>
            </w:r>
          </w:p>
        </w:tc>
        <w:tc>
          <w:tcPr>
            <w:tcW w:w="1848" w:type="dxa"/>
          </w:tcPr>
          <w:p w14:paraId="0536C2FE" w14:textId="77777777" w:rsidR="000B5734" w:rsidRPr="0028502E" w:rsidRDefault="000B5734" w:rsidP="00515580">
            <w:pPr>
              <w:jc w:val="center"/>
              <w:rPr>
                <w:rFonts w:ascii="宋体" w:hAnsi="宋体"/>
                <w:sz w:val="24"/>
              </w:rPr>
            </w:pPr>
            <w:r w:rsidRPr="0028502E">
              <w:rPr>
                <w:rFonts w:ascii="宋体" w:hAnsi="宋体" w:hint="eastAsia"/>
                <w:sz w:val="24"/>
              </w:rPr>
              <w:t>3</w:t>
            </w:r>
            <w:r w:rsidRPr="0028502E">
              <w:rPr>
                <w:rFonts w:ascii="宋体" w:hAnsi="宋体"/>
                <w:sz w:val="24"/>
              </w:rPr>
              <w:t>2.3</w:t>
            </w:r>
          </w:p>
        </w:tc>
      </w:tr>
      <w:tr w:rsidR="000B5734" w:rsidRPr="0028502E" w14:paraId="130AA276" w14:textId="77777777" w:rsidTr="00080608">
        <w:trPr>
          <w:jc w:val="center"/>
        </w:trPr>
        <w:tc>
          <w:tcPr>
            <w:tcW w:w="1213" w:type="dxa"/>
          </w:tcPr>
          <w:p w14:paraId="46D376CC" w14:textId="77777777" w:rsidR="000B5734" w:rsidRPr="0028502E" w:rsidRDefault="000B5734" w:rsidP="00515580">
            <w:pPr>
              <w:jc w:val="center"/>
              <w:rPr>
                <w:rFonts w:ascii="宋体" w:hAnsi="宋体"/>
                <w:sz w:val="24"/>
              </w:rPr>
            </w:pPr>
            <w:r w:rsidRPr="0028502E">
              <w:rPr>
                <w:rFonts w:ascii="宋体" w:hAnsi="宋体" w:hint="eastAsia"/>
                <w:sz w:val="24"/>
              </w:rPr>
              <w:t>4</w:t>
            </w:r>
          </w:p>
        </w:tc>
        <w:tc>
          <w:tcPr>
            <w:tcW w:w="1531" w:type="dxa"/>
          </w:tcPr>
          <w:p w14:paraId="3981398A" w14:textId="77777777" w:rsidR="000B5734" w:rsidRPr="0028502E" w:rsidRDefault="000B5734" w:rsidP="00515580">
            <w:pPr>
              <w:jc w:val="center"/>
              <w:rPr>
                <w:rFonts w:ascii="宋体" w:hAnsi="宋体"/>
                <w:sz w:val="24"/>
              </w:rPr>
            </w:pPr>
            <w:r w:rsidRPr="0028502E">
              <w:rPr>
                <w:rFonts w:ascii="宋体" w:hAnsi="宋体" w:hint="eastAsia"/>
                <w:sz w:val="24"/>
              </w:rPr>
              <w:t>P</w:t>
            </w:r>
            <w:r w:rsidRPr="0028502E">
              <w:rPr>
                <w:rFonts w:ascii="宋体" w:hAnsi="宋体"/>
                <w:sz w:val="24"/>
              </w:rPr>
              <w:t>ROTEINS</w:t>
            </w:r>
          </w:p>
        </w:tc>
        <w:tc>
          <w:tcPr>
            <w:tcW w:w="1360" w:type="dxa"/>
          </w:tcPr>
          <w:p w14:paraId="2D893D46" w14:textId="77777777" w:rsidR="000B5734" w:rsidRPr="0028502E" w:rsidRDefault="000B5734" w:rsidP="00515580">
            <w:pPr>
              <w:jc w:val="center"/>
              <w:rPr>
                <w:rFonts w:ascii="宋体" w:hAnsi="宋体"/>
                <w:sz w:val="24"/>
              </w:rPr>
            </w:pPr>
            <w:r w:rsidRPr="0028502E">
              <w:rPr>
                <w:rFonts w:ascii="宋体" w:hAnsi="宋体" w:hint="eastAsia"/>
                <w:sz w:val="24"/>
              </w:rPr>
              <w:t>1</w:t>
            </w:r>
            <w:r w:rsidRPr="0028502E">
              <w:rPr>
                <w:rFonts w:ascii="宋体" w:hAnsi="宋体"/>
                <w:sz w:val="24"/>
              </w:rPr>
              <w:t>113</w:t>
            </w:r>
          </w:p>
        </w:tc>
        <w:tc>
          <w:tcPr>
            <w:tcW w:w="858" w:type="dxa"/>
          </w:tcPr>
          <w:p w14:paraId="05006D9E"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54" w:type="dxa"/>
          </w:tcPr>
          <w:p w14:paraId="7C79E8F0" w14:textId="77777777" w:rsidR="000B5734" w:rsidRPr="0028502E" w:rsidRDefault="000B5734" w:rsidP="00515580">
            <w:pPr>
              <w:jc w:val="center"/>
              <w:rPr>
                <w:rFonts w:ascii="宋体" w:hAnsi="宋体"/>
                <w:sz w:val="24"/>
              </w:rPr>
            </w:pPr>
            <w:r w:rsidRPr="0028502E">
              <w:rPr>
                <w:rFonts w:ascii="宋体" w:hAnsi="宋体" w:hint="eastAsia"/>
                <w:sz w:val="24"/>
              </w:rPr>
              <w:t>3</w:t>
            </w:r>
            <w:r w:rsidRPr="0028502E">
              <w:rPr>
                <w:rFonts w:ascii="宋体" w:hAnsi="宋体"/>
                <w:sz w:val="24"/>
              </w:rPr>
              <w:t>9.06</w:t>
            </w:r>
          </w:p>
        </w:tc>
        <w:tc>
          <w:tcPr>
            <w:tcW w:w="1848" w:type="dxa"/>
          </w:tcPr>
          <w:p w14:paraId="6BEA3546" w14:textId="77777777" w:rsidR="000B5734" w:rsidRPr="0028502E" w:rsidRDefault="000B5734" w:rsidP="00515580">
            <w:pPr>
              <w:jc w:val="center"/>
              <w:rPr>
                <w:rFonts w:ascii="宋体" w:hAnsi="宋体"/>
                <w:sz w:val="24"/>
              </w:rPr>
            </w:pPr>
            <w:r w:rsidRPr="0028502E">
              <w:rPr>
                <w:rFonts w:ascii="宋体" w:hAnsi="宋体" w:hint="eastAsia"/>
                <w:sz w:val="24"/>
              </w:rPr>
              <w:t>7</w:t>
            </w:r>
            <w:r w:rsidRPr="0028502E">
              <w:rPr>
                <w:rFonts w:ascii="宋体" w:hAnsi="宋体"/>
                <w:sz w:val="24"/>
              </w:rPr>
              <w:t>2.82</w:t>
            </w:r>
          </w:p>
        </w:tc>
      </w:tr>
      <w:tr w:rsidR="000B5734" w:rsidRPr="0028502E" w14:paraId="39B493C3" w14:textId="77777777" w:rsidTr="00080608">
        <w:trPr>
          <w:jc w:val="center"/>
        </w:trPr>
        <w:tc>
          <w:tcPr>
            <w:tcW w:w="1213" w:type="dxa"/>
          </w:tcPr>
          <w:p w14:paraId="1A074F3A" w14:textId="77777777" w:rsidR="000B5734" w:rsidRPr="0028502E" w:rsidRDefault="000B5734" w:rsidP="00515580">
            <w:pPr>
              <w:jc w:val="center"/>
              <w:rPr>
                <w:rFonts w:ascii="宋体" w:hAnsi="宋体"/>
                <w:sz w:val="24"/>
              </w:rPr>
            </w:pPr>
            <w:r w:rsidRPr="0028502E">
              <w:rPr>
                <w:rFonts w:ascii="宋体" w:hAnsi="宋体" w:hint="eastAsia"/>
                <w:sz w:val="24"/>
              </w:rPr>
              <w:t>5</w:t>
            </w:r>
          </w:p>
        </w:tc>
        <w:tc>
          <w:tcPr>
            <w:tcW w:w="1531" w:type="dxa"/>
          </w:tcPr>
          <w:p w14:paraId="25772D0D" w14:textId="77777777" w:rsidR="000B5734" w:rsidRPr="0028502E" w:rsidRDefault="000B5734" w:rsidP="00515580">
            <w:pPr>
              <w:jc w:val="center"/>
              <w:rPr>
                <w:rFonts w:ascii="宋体" w:hAnsi="宋体"/>
                <w:sz w:val="24"/>
              </w:rPr>
            </w:pPr>
            <w:r w:rsidRPr="0028502E">
              <w:rPr>
                <w:rFonts w:ascii="宋体" w:hAnsi="宋体" w:hint="eastAsia"/>
                <w:sz w:val="24"/>
              </w:rPr>
              <w:t>D</w:t>
            </w:r>
            <w:r w:rsidRPr="0028502E">
              <w:rPr>
                <w:rFonts w:ascii="宋体" w:hAnsi="宋体"/>
                <w:sz w:val="24"/>
              </w:rPr>
              <w:t>&amp;D</w:t>
            </w:r>
          </w:p>
        </w:tc>
        <w:tc>
          <w:tcPr>
            <w:tcW w:w="1360" w:type="dxa"/>
          </w:tcPr>
          <w:p w14:paraId="6808226A" w14:textId="77777777" w:rsidR="000B5734" w:rsidRPr="0028502E" w:rsidRDefault="000B5734" w:rsidP="00515580">
            <w:pPr>
              <w:jc w:val="center"/>
              <w:rPr>
                <w:rFonts w:ascii="宋体" w:hAnsi="宋体"/>
                <w:sz w:val="24"/>
              </w:rPr>
            </w:pPr>
            <w:r w:rsidRPr="0028502E">
              <w:rPr>
                <w:rFonts w:ascii="宋体" w:hAnsi="宋体" w:hint="eastAsia"/>
                <w:sz w:val="24"/>
              </w:rPr>
              <w:t>1</w:t>
            </w:r>
            <w:r w:rsidRPr="0028502E">
              <w:rPr>
                <w:rFonts w:ascii="宋体" w:hAnsi="宋体"/>
                <w:sz w:val="24"/>
              </w:rPr>
              <w:t>178</w:t>
            </w:r>
          </w:p>
        </w:tc>
        <w:tc>
          <w:tcPr>
            <w:tcW w:w="858" w:type="dxa"/>
          </w:tcPr>
          <w:p w14:paraId="1B1D1C6B"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54" w:type="dxa"/>
          </w:tcPr>
          <w:p w14:paraId="46D7FB87" w14:textId="77777777" w:rsidR="000B5734" w:rsidRPr="0028502E" w:rsidRDefault="000B5734" w:rsidP="00515580">
            <w:pPr>
              <w:jc w:val="center"/>
              <w:rPr>
                <w:rFonts w:ascii="宋体" w:hAnsi="宋体"/>
                <w:sz w:val="24"/>
              </w:rPr>
            </w:pPr>
            <w:r w:rsidRPr="0028502E">
              <w:rPr>
                <w:rFonts w:ascii="宋体" w:hAnsi="宋体" w:hint="eastAsia"/>
                <w:sz w:val="24"/>
              </w:rPr>
              <w:t>2</w:t>
            </w:r>
            <w:r w:rsidRPr="0028502E">
              <w:rPr>
                <w:rFonts w:ascii="宋体" w:hAnsi="宋体"/>
                <w:sz w:val="24"/>
              </w:rPr>
              <w:t>84.32</w:t>
            </w:r>
          </w:p>
        </w:tc>
        <w:tc>
          <w:tcPr>
            <w:tcW w:w="1848" w:type="dxa"/>
          </w:tcPr>
          <w:p w14:paraId="66D94EE5" w14:textId="77777777" w:rsidR="000B5734" w:rsidRPr="0028502E" w:rsidRDefault="000B5734" w:rsidP="00515580">
            <w:pPr>
              <w:jc w:val="center"/>
              <w:rPr>
                <w:rFonts w:ascii="宋体" w:hAnsi="宋体"/>
                <w:sz w:val="24"/>
              </w:rPr>
            </w:pPr>
            <w:r w:rsidRPr="0028502E">
              <w:rPr>
                <w:rFonts w:ascii="宋体" w:hAnsi="宋体" w:hint="eastAsia"/>
                <w:sz w:val="24"/>
              </w:rPr>
              <w:t>7</w:t>
            </w:r>
            <w:r w:rsidRPr="0028502E">
              <w:rPr>
                <w:rFonts w:ascii="宋体" w:hAnsi="宋体"/>
                <w:sz w:val="24"/>
              </w:rPr>
              <w:t>15.66</w:t>
            </w:r>
          </w:p>
        </w:tc>
      </w:tr>
      <w:tr w:rsidR="000B5734" w:rsidRPr="0028502E" w14:paraId="512583BA" w14:textId="77777777" w:rsidTr="00080608">
        <w:trPr>
          <w:jc w:val="center"/>
        </w:trPr>
        <w:tc>
          <w:tcPr>
            <w:tcW w:w="1213" w:type="dxa"/>
          </w:tcPr>
          <w:p w14:paraId="5F95813F" w14:textId="77777777" w:rsidR="000B5734" w:rsidRPr="0028502E" w:rsidRDefault="000B5734" w:rsidP="00515580">
            <w:pPr>
              <w:jc w:val="center"/>
              <w:rPr>
                <w:rFonts w:ascii="宋体" w:hAnsi="宋体"/>
                <w:sz w:val="24"/>
              </w:rPr>
            </w:pPr>
            <w:r w:rsidRPr="0028502E">
              <w:rPr>
                <w:rFonts w:ascii="宋体" w:hAnsi="宋体" w:hint="eastAsia"/>
                <w:sz w:val="24"/>
              </w:rPr>
              <w:t>6</w:t>
            </w:r>
          </w:p>
        </w:tc>
        <w:tc>
          <w:tcPr>
            <w:tcW w:w="1531" w:type="dxa"/>
          </w:tcPr>
          <w:p w14:paraId="058C2CD3" w14:textId="77777777" w:rsidR="000B5734" w:rsidRPr="0028502E" w:rsidRDefault="000B5734" w:rsidP="00515580">
            <w:pPr>
              <w:jc w:val="center"/>
              <w:rPr>
                <w:rFonts w:ascii="宋体" w:hAnsi="宋体"/>
                <w:sz w:val="24"/>
              </w:rPr>
            </w:pPr>
            <w:r w:rsidRPr="0028502E">
              <w:rPr>
                <w:rFonts w:ascii="宋体" w:hAnsi="宋体" w:hint="eastAsia"/>
                <w:sz w:val="24"/>
              </w:rPr>
              <w:t>I</w:t>
            </w:r>
            <w:r w:rsidRPr="0028502E">
              <w:rPr>
                <w:rFonts w:ascii="宋体" w:hAnsi="宋体"/>
                <w:sz w:val="24"/>
              </w:rPr>
              <w:t>MDB-B</w:t>
            </w:r>
          </w:p>
        </w:tc>
        <w:tc>
          <w:tcPr>
            <w:tcW w:w="1360" w:type="dxa"/>
          </w:tcPr>
          <w:p w14:paraId="6DA05372" w14:textId="77777777" w:rsidR="000B5734" w:rsidRPr="0028502E" w:rsidRDefault="000B5734" w:rsidP="00515580">
            <w:pPr>
              <w:jc w:val="center"/>
              <w:rPr>
                <w:rFonts w:ascii="宋体" w:hAnsi="宋体"/>
                <w:sz w:val="24"/>
              </w:rPr>
            </w:pPr>
            <w:r w:rsidRPr="0028502E">
              <w:rPr>
                <w:rFonts w:ascii="宋体" w:hAnsi="宋体" w:hint="eastAsia"/>
                <w:sz w:val="24"/>
              </w:rPr>
              <w:t>1</w:t>
            </w:r>
            <w:r w:rsidRPr="0028502E">
              <w:rPr>
                <w:rFonts w:ascii="宋体" w:hAnsi="宋体"/>
                <w:sz w:val="24"/>
              </w:rPr>
              <w:t>000</w:t>
            </w:r>
          </w:p>
        </w:tc>
        <w:tc>
          <w:tcPr>
            <w:tcW w:w="858" w:type="dxa"/>
          </w:tcPr>
          <w:p w14:paraId="3AAE307B"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54" w:type="dxa"/>
          </w:tcPr>
          <w:p w14:paraId="4786A019" w14:textId="77777777" w:rsidR="000B5734" w:rsidRPr="0028502E" w:rsidRDefault="000B5734" w:rsidP="00515580">
            <w:pPr>
              <w:jc w:val="center"/>
              <w:rPr>
                <w:rFonts w:ascii="宋体" w:hAnsi="宋体"/>
                <w:sz w:val="24"/>
              </w:rPr>
            </w:pPr>
            <w:r w:rsidRPr="0028502E">
              <w:rPr>
                <w:rFonts w:ascii="宋体" w:hAnsi="宋体" w:hint="eastAsia"/>
                <w:sz w:val="24"/>
              </w:rPr>
              <w:t>1</w:t>
            </w:r>
            <w:r w:rsidRPr="0028502E">
              <w:rPr>
                <w:rFonts w:ascii="宋体" w:hAnsi="宋体"/>
                <w:sz w:val="24"/>
              </w:rPr>
              <w:t>9.77</w:t>
            </w:r>
          </w:p>
        </w:tc>
        <w:tc>
          <w:tcPr>
            <w:tcW w:w="1848" w:type="dxa"/>
          </w:tcPr>
          <w:p w14:paraId="12B8A884" w14:textId="77777777" w:rsidR="000B5734" w:rsidRPr="0028502E" w:rsidRDefault="000B5734" w:rsidP="00515580">
            <w:pPr>
              <w:jc w:val="center"/>
              <w:rPr>
                <w:rFonts w:ascii="宋体" w:hAnsi="宋体"/>
                <w:sz w:val="24"/>
              </w:rPr>
            </w:pPr>
            <w:r w:rsidRPr="0028502E">
              <w:rPr>
                <w:rFonts w:ascii="宋体" w:hAnsi="宋体" w:hint="eastAsia"/>
                <w:sz w:val="24"/>
              </w:rPr>
              <w:t>9</w:t>
            </w:r>
            <w:r w:rsidRPr="0028502E">
              <w:rPr>
                <w:rFonts w:ascii="宋体" w:hAnsi="宋体"/>
                <w:sz w:val="24"/>
              </w:rPr>
              <w:t>6.53</w:t>
            </w:r>
          </w:p>
        </w:tc>
      </w:tr>
      <w:tr w:rsidR="000B5734" w:rsidRPr="0028502E" w14:paraId="16D19B33" w14:textId="77777777" w:rsidTr="00080608">
        <w:trPr>
          <w:jc w:val="center"/>
        </w:trPr>
        <w:tc>
          <w:tcPr>
            <w:tcW w:w="1213" w:type="dxa"/>
          </w:tcPr>
          <w:p w14:paraId="273B641E" w14:textId="77777777" w:rsidR="000B5734" w:rsidRPr="0028502E" w:rsidRDefault="000B5734" w:rsidP="00515580">
            <w:pPr>
              <w:jc w:val="center"/>
              <w:rPr>
                <w:rFonts w:ascii="宋体" w:hAnsi="宋体"/>
                <w:sz w:val="24"/>
              </w:rPr>
            </w:pPr>
            <w:r w:rsidRPr="0028502E">
              <w:rPr>
                <w:rFonts w:ascii="宋体" w:hAnsi="宋体" w:hint="eastAsia"/>
                <w:sz w:val="24"/>
              </w:rPr>
              <w:t>7</w:t>
            </w:r>
          </w:p>
        </w:tc>
        <w:tc>
          <w:tcPr>
            <w:tcW w:w="1531" w:type="dxa"/>
          </w:tcPr>
          <w:p w14:paraId="2C7C9BCE" w14:textId="77777777" w:rsidR="000B5734" w:rsidRPr="0028502E" w:rsidRDefault="000B5734" w:rsidP="00515580">
            <w:pPr>
              <w:jc w:val="center"/>
              <w:rPr>
                <w:rFonts w:ascii="宋体" w:hAnsi="宋体"/>
                <w:sz w:val="24"/>
              </w:rPr>
            </w:pPr>
            <w:r w:rsidRPr="0028502E">
              <w:rPr>
                <w:rFonts w:ascii="宋体" w:hAnsi="宋体" w:hint="eastAsia"/>
                <w:sz w:val="24"/>
              </w:rPr>
              <w:t>I</w:t>
            </w:r>
            <w:r w:rsidRPr="0028502E">
              <w:rPr>
                <w:rFonts w:ascii="宋体" w:hAnsi="宋体"/>
                <w:sz w:val="24"/>
              </w:rPr>
              <w:t>MDB-M</w:t>
            </w:r>
          </w:p>
        </w:tc>
        <w:tc>
          <w:tcPr>
            <w:tcW w:w="1360" w:type="dxa"/>
          </w:tcPr>
          <w:p w14:paraId="4371FD8F" w14:textId="77777777" w:rsidR="000B5734" w:rsidRPr="0028502E" w:rsidRDefault="000B5734" w:rsidP="00515580">
            <w:pPr>
              <w:jc w:val="center"/>
              <w:rPr>
                <w:rFonts w:ascii="宋体" w:hAnsi="宋体"/>
                <w:sz w:val="24"/>
              </w:rPr>
            </w:pPr>
            <w:r w:rsidRPr="0028502E">
              <w:rPr>
                <w:rFonts w:ascii="宋体" w:hAnsi="宋体" w:hint="eastAsia"/>
                <w:sz w:val="24"/>
              </w:rPr>
              <w:t>1</w:t>
            </w:r>
            <w:r w:rsidRPr="0028502E">
              <w:rPr>
                <w:rFonts w:ascii="宋体" w:hAnsi="宋体"/>
                <w:sz w:val="24"/>
              </w:rPr>
              <w:t>500</w:t>
            </w:r>
          </w:p>
        </w:tc>
        <w:tc>
          <w:tcPr>
            <w:tcW w:w="858" w:type="dxa"/>
          </w:tcPr>
          <w:p w14:paraId="07193AFB" w14:textId="77777777" w:rsidR="000B5734" w:rsidRPr="0028502E" w:rsidRDefault="000B5734" w:rsidP="00515580">
            <w:pPr>
              <w:jc w:val="center"/>
              <w:rPr>
                <w:rFonts w:ascii="宋体" w:hAnsi="宋体"/>
                <w:sz w:val="24"/>
              </w:rPr>
            </w:pPr>
            <w:r w:rsidRPr="0028502E">
              <w:rPr>
                <w:rFonts w:ascii="宋体" w:hAnsi="宋体" w:hint="eastAsia"/>
                <w:sz w:val="24"/>
              </w:rPr>
              <w:t>3</w:t>
            </w:r>
          </w:p>
        </w:tc>
        <w:tc>
          <w:tcPr>
            <w:tcW w:w="1554" w:type="dxa"/>
          </w:tcPr>
          <w:p w14:paraId="6DF87577" w14:textId="77777777" w:rsidR="000B5734" w:rsidRPr="0028502E" w:rsidRDefault="000B5734" w:rsidP="00515580">
            <w:pPr>
              <w:jc w:val="center"/>
              <w:rPr>
                <w:rFonts w:ascii="宋体" w:hAnsi="宋体"/>
                <w:sz w:val="24"/>
              </w:rPr>
            </w:pPr>
            <w:r w:rsidRPr="0028502E">
              <w:rPr>
                <w:rFonts w:ascii="宋体" w:hAnsi="宋体" w:hint="eastAsia"/>
                <w:sz w:val="24"/>
              </w:rPr>
              <w:t>1</w:t>
            </w:r>
            <w:r w:rsidRPr="0028502E">
              <w:rPr>
                <w:rFonts w:ascii="宋体" w:hAnsi="宋体"/>
                <w:sz w:val="24"/>
              </w:rPr>
              <w:t>3</w:t>
            </w:r>
          </w:p>
        </w:tc>
        <w:tc>
          <w:tcPr>
            <w:tcW w:w="1848" w:type="dxa"/>
          </w:tcPr>
          <w:p w14:paraId="6FBF3E9A" w14:textId="77777777" w:rsidR="000B5734" w:rsidRPr="0028502E" w:rsidRDefault="000B5734" w:rsidP="00515580">
            <w:pPr>
              <w:jc w:val="center"/>
              <w:rPr>
                <w:rFonts w:ascii="宋体" w:hAnsi="宋体"/>
                <w:sz w:val="24"/>
              </w:rPr>
            </w:pPr>
            <w:r w:rsidRPr="0028502E">
              <w:rPr>
                <w:rFonts w:ascii="宋体" w:hAnsi="宋体" w:hint="eastAsia"/>
                <w:sz w:val="24"/>
              </w:rPr>
              <w:t>6</w:t>
            </w:r>
            <w:r w:rsidRPr="0028502E">
              <w:rPr>
                <w:rFonts w:ascii="宋体" w:hAnsi="宋体"/>
                <w:sz w:val="24"/>
              </w:rPr>
              <w:t>5.94</w:t>
            </w:r>
          </w:p>
        </w:tc>
      </w:tr>
      <w:tr w:rsidR="000B5734" w:rsidRPr="0028502E" w14:paraId="096E59BF" w14:textId="77777777" w:rsidTr="00080608">
        <w:trPr>
          <w:jc w:val="center"/>
        </w:trPr>
        <w:tc>
          <w:tcPr>
            <w:tcW w:w="1213" w:type="dxa"/>
          </w:tcPr>
          <w:p w14:paraId="023BB3BF" w14:textId="77777777" w:rsidR="000B5734" w:rsidRPr="0028502E" w:rsidRDefault="000B5734" w:rsidP="00515580">
            <w:pPr>
              <w:jc w:val="center"/>
              <w:rPr>
                <w:rFonts w:ascii="宋体" w:hAnsi="宋体"/>
                <w:sz w:val="24"/>
              </w:rPr>
            </w:pPr>
            <w:r w:rsidRPr="0028502E">
              <w:rPr>
                <w:rFonts w:ascii="宋体" w:hAnsi="宋体" w:hint="eastAsia"/>
                <w:sz w:val="24"/>
              </w:rPr>
              <w:t>8</w:t>
            </w:r>
          </w:p>
        </w:tc>
        <w:tc>
          <w:tcPr>
            <w:tcW w:w="1531" w:type="dxa"/>
          </w:tcPr>
          <w:p w14:paraId="476B4D0D" w14:textId="77777777" w:rsidR="000B5734" w:rsidRPr="0028502E" w:rsidRDefault="000B5734" w:rsidP="00515580">
            <w:pPr>
              <w:jc w:val="center"/>
              <w:rPr>
                <w:rFonts w:ascii="宋体" w:hAnsi="宋体"/>
                <w:sz w:val="24"/>
              </w:rPr>
            </w:pPr>
            <w:r w:rsidRPr="0028502E">
              <w:rPr>
                <w:rFonts w:ascii="宋体" w:hAnsi="宋体" w:hint="eastAsia"/>
                <w:sz w:val="24"/>
              </w:rPr>
              <w:t>C</w:t>
            </w:r>
            <w:r w:rsidRPr="0028502E">
              <w:rPr>
                <w:rFonts w:ascii="宋体" w:hAnsi="宋体"/>
                <w:sz w:val="24"/>
              </w:rPr>
              <w:t>OLLAB</w:t>
            </w:r>
          </w:p>
        </w:tc>
        <w:tc>
          <w:tcPr>
            <w:tcW w:w="1360" w:type="dxa"/>
          </w:tcPr>
          <w:p w14:paraId="7A77BB12" w14:textId="77777777" w:rsidR="000B5734" w:rsidRPr="0028502E" w:rsidRDefault="000B5734" w:rsidP="00515580">
            <w:pPr>
              <w:jc w:val="center"/>
              <w:rPr>
                <w:rFonts w:ascii="宋体" w:hAnsi="宋体"/>
                <w:sz w:val="24"/>
              </w:rPr>
            </w:pPr>
            <w:r w:rsidRPr="0028502E">
              <w:rPr>
                <w:rFonts w:ascii="宋体" w:hAnsi="宋体" w:hint="eastAsia"/>
                <w:sz w:val="24"/>
              </w:rPr>
              <w:t>5</w:t>
            </w:r>
            <w:r w:rsidRPr="0028502E">
              <w:rPr>
                <w:rFonts w:ascii="宋体" w:hAnsi="宋体"/>
                <w:sz w:val="24"/>
              </w:rPr>
              <w:t>000</w:t>
            </w:r>
          </w:p>
        </w:tc>
        <w:tc>
          <w:tcPr>
            <w:tcW w:w="858" w:type="dxa"/>
          </w:tcPr>
          <w:p w14:paraId="5E50A017" w14:textId="77777777" w:rsidR="000B5734" w:rsidRPr="0028502E" w:rsidRDefault="000B5734" w:rsidP="00515580">
            <w:pPr>
              <w:jc w:val="center"/>
              <w:rPr>
                <w:rFonts w:ascii="宋体" w:hAnsi="宋体"/>
                <w:sz w:val="24"/>
              </w:rPr>
            </w:pPr>
            <w:r w:rsidRPr="0028502E">
              <w:rPr>
                <w:rFonts w:ascii="宋体" w:hAnsi="宋体" w:hint="eastAsia"/>
                <w:sz w:val="24"/>
              </w:rPr>
              <w:t>3</w:t>
            </w:r>
          </w:p>
        </w:tc>
        <w:tc>
          <w:tcPr>
            <w:tcW w:w="1554" w:type="dxa"/>
          </w:tcPr>
          <w:p w14:paraId="561A8A9D" w14:textId="77777777" w:rsidR="000B5734" w:rsidRPr="0028502E" w:rsidRDefault="000B5734" w:rsidP="00515580">
            <w:pPr>
              <w:jc w:val="center"/>
              <w:rPr>
                <w:rFonts w:ascii="宋体" w:hAnsi="宋体"/>
                <w:sz w:val="24"/>
              </w:rPr>
            </w:pPr>
            <w:r w:rsidRPr="0028502E">
              <w:rPr>
                <w:rFonts w:ascii="宋体" w:hAnsi="宋体" w:hint="eastAsia"/>
                <w:sz w:val="24"/>
              </w:rPr>
              <w:t>7</w:t>
            </w:r>
            <w:r w:rsidRPr="0028502E">
              <w:rPr>
                <w:rFonts w:ascii="宋体" w:hAnsi="宋体"/>
                <w:sz w:val="24"/>
              </w:rPr>
              <w:t>4.49</w:t>
            </w:r>
          </w:p>
        </w:tc>
        <w:tc>
          <w:tcPr>
            <w:tcW w:w="1848" w:type="dxa"/>
          </w:tcPr>
          <w:p w14:paraId="53449754" w14:textId="77777777" w:rsidR="000B5734" w:rsidRPr="0028502E" w:rsidRDefault="000B5734" w:rsidP="00515580">
            <w:pPr>
              <w:jc w:val="center"/>
              <w:rPr>
                <w:rFonts w:ascii="宋体" w:hAnsi="宋体"/>
                <w:sz w:val="24"/>
              </w:rPr>
            </w:pPr>
            <w:r w:rsidRPr="0028502E">
              <w:rPr>
                <w:rFonts w:ascii="宋体" w:hAnsi="宋体" w:hint="eastAsia"/>
                <w:sz w:val="24"/>
              </w:rPr>
              <w:t>2</w:t>
            </w:r>
            <w:r w:rsidRPr="0028502E">
              <w:rPr>
                <w:rFonts w:ascii="宋体" w:hAnsi="宋体"/>
                <w:sz w:val="24"/>
              </w:rPr>
              <w:t>457.78</w:t>
            </w:r>
          </w:p>
        </w:tc>
      </w:tr>
      <w:tr w:rsidR="000B5734" w:rsidRPr="0028502E" w14:paraId="357F221C" w14:textId="77777777" w:rsidTr="00080608">
        <w:trPr>
          <w:jc w:val="center"/>
        </w:trPr>
        <w:tc>
          <w:tcPr>
            <w:tcW w:w="1213" w:type="dxa"/>
          </w:tcPr>
          <w:p w14:paraId="69759AE6" w14:textId="77777777" w:rsidR="000B5734" w:rsidRPr="0028502E" w:rsidRDefault="000B5734" w:rsidP="00515580">
            <w:pPr>
              <w:jc w:val="center"/>
              <w:rPr>
                <w:rFonts w:ascii="宋体" w:hAnsi="宋体"/>
                <w:sz w:val="24"/>
              </w:rPr>
            </w:pPr>
            <w:r w:rsidRPr="0028502E">
              <w:rPr>
                <w:rFonts w:ascii="宋体" w:hAnsi="宋体" w:hint="eastAsia"/>
                <w:sz w:val="24"/>
              </w:rPr>
              <w:t>9</w:t>
            </w:r>
          </w:p>
        </w:tc>
        <w:tc>
          <w:tcPr>
            <w:tcW w:w="1531" w:type="dxa"/>
          </w:tcPr>
          <w:p w14:paraId="5FC45154" w14:textId="77777777" w:rsidR="000B5734" w:rsidRPr="0028502E" w:rsidRDefault="000B5734" w:rsidP="00515580">
            <w:pPr>
              <w:jc w:val="center"/>
              <w:rPr>
                <w:rFonts w:ascii="宋体" w:hAnsi="宋体"/>
                <w:sz w:val="24"/>
              </w:rPr>
            </w:pPr>
            <w:r w:rsidRPr="0028502E">
              <w:rPr>
                <w:rFonts w:ascii="宋体" w:hAnsi="宋体" w:hint="eastAsia"/>
                <w:sz w:val="24"/>
              </w:rPr>
              <w:t>AIDS</w:t>
            </w:r>
          </w:p>
        </w:tc>
        <w:tc>
          <w:tcPr>
            <w:tcW w:w="1360" w:type="dxa"/>
          </w:tcPr>
          <w:p w14:paraId="0970F350" w14:textId="77777777" w:rsidR="000B5734" w:rsidRPr="0028502E" w:rsidRDefault="000B5734" w:rsidP="00515580">
            <w:pPr>
              <w:jc w:val="center"/>
              <w:rPr>
                <w:rFonts w:ascii="宋体" w:hAnsi="宋体"/>
                <w:sz w:val="24"/>
              </w:rPr>
            </w:pPr>
            <w:r w:rsidRPr="0028502E">
              <w:rPr>
                <w:rFonts w:ascii="宋体" w:hAnsi="宋体" w:hint="eastAsia"/>
                <w:sz w:val="24"/>
              </w:rPr>
              <w:t>2</w:t>
            </w:r>
            <w:r w:rsidRPr="0028502E">
              <w:rPr>
                <w:rFonts w:ascii="宋体" w:hAnsi="宋体"/>
                <w:sz w:val="24"/>
              </w:rPr>
              <w:t>000</w:t>
            </w:r>
          </w:p>
        </w:tc>
        <w:tc>
          <w:tcPr>
            <w:tcW w:w="858" w:type="dxa"/>
          </w:tcPr>
          <w:p w14:paraId="4D32F7D6"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54" w:type="dxa"/>
          </w:tcPr>
          <w:p w14:paraId="375ABA4A" w14:textId="77777777" w:rsidR="000B5734" w:rsidRPr="0028502E" w:rsidRDefault="000B5734" w:rsidP="00515580">
            <w:pPr>
              <w:jc w:val="center"/>
              <w:rPr>
                <w:rFonts w:ascii="宋体" w:hAnsi="宋体"/>
                <w:sz w:val="24"/>
              </w:rPr>
            </w:pPr>
            <w:r w:rsidRPr="0028502E">
              <w:rPr>
                <w:rFonts w:ascii="宋体" w:hAnsi="宋体" w:hint="eastAsia"/>
                <w:sz w:val="24"/>
              </w:rPr>
              <w:t>1</w:t>
            </w:r>
            <w:r w:rsidRPr="0028502E">
              <w:rPr>
                <w:rFonts w:ascii="宋体" w:hAnsi="宋体"/>
                <w:sz w:val="24"/>
              </w:rPr>
              <w:t>5.69</w:t>
            </w:r>
          </w:p>
        </w:tc>
        <w:tc>
          <w:tcPr>
            <w:tcW w:w="1848" w:type="dxa"/>
          </w:tcPr>
          <w:p w14:paraId="2EA971CA" w14:textId="77777777" w:rsidR="000B5734" w:rsidRPr="0028502E" w:rsidRDefault="000B5734" w:rsidP="00515580">
            <w:pPr>
              <w:jc w:val="center"/>
              <w:rPr>
                <w:rFonts w:ascii="宋体" w:hAnsi="宋体"/>
                <w:sz w:val="24"/>
              </w:rPr>
            </w:pPr>
            <w:r w:rsidRPr="0028502E">
              <w:rPr>
                <w:rFonts w:ascii="宋体" w:hAnsi="宋体" w:hint="eastAsia"/>
                <w:sz w:val="24"/>
              </w:rPr>
              <w:t>1</w:t>
            </w:r>
            <w:r w:rsidRPr="0028502E">
              <w:rPr>
                <w:rFonts w:ascii="宋体" w:hAnsi="宋体"/>
                <w:sz w:val="24"/>
              </w:rPr>
              <w:t>6.2</w:t>
            </w:r>
          </w:p>
        </w:tc>
      </w:tr>
      <w:tr w:rsidR="000B5734" w:rsidRPr="0028502E" w14:paraId="24431456" w14:textId="77777777" w:rsidTr="00080608">
        <w:trPr>
          <w:jc w:val="center"/>
        </w:trPr>
        <w:tc>
          <w:tcPr>
            <w:tcW w:w="1213" w:type="dxa"/>
          </w:tcPr>
          <w:p w14:paraId="694C49D6" w14:textId="77777777" w:rsidR="000B5734" w:rsidRPr="0028502E" w:rsidRDefault="000B5734" w:rsidP="00515580">
            <w:pPr>
              <w:jc w:val="center"/>
              <w:rPr>
                <w:rFonts w:ascii="宋体" w:hAnsi="宋体"/>
                <w:sz w:val="24"/>
              </w:rPr>
            </w:pPr>
            <w:r w:rsidRPr="0028502E">
              <w:rPr>
                <w:rFonts w:ascii="宋体" w:hAnsi="宋体" w:hint="eastAsia"/>
                <w:sz w:val="24"/>
              </w:rPr>
              <w:t>10</w:t>
            </w:r>
          </w:p>
        </w:tc>
        <w:tc>
          <w:tcPr>
            <w:tcW w:w="1531" w:type="dxa"/>
          </w:tcPr>
          <w:p w14:paraId="2EB98364" w14:textId="77777777" w:rsidR="000B5734" w:rsidRPr="0028502E" w:rsidRDefault="000B5734" w:rsidP="00515580">
            <w:pPr>
              <w:jc w:val="center"/>
              <w:rPr>
                <w:rFonts w:ascii="宋体" w:hAnsi="宋体"/>
                <w:sz w:val="24"/>
              </w:rPr>
            </w:pPr>
            <w:r w:rsidRPr="0028502E">
              <w:rPr>
                <w:rFonts w:ascii="宋体" w:hAnsi="宋体" w:hint="eastAsia"/>
                <w:sz w:val="24"/>
              </w:rPr>
              <w:t>BZR</w:t>
            </w:r>
          </w:p>
        </w:tc>
        <w:tc>
          <w:tcPr>
            <w:tcW w:w="1360" w:type="dxa"/>
          </w:tcPr>
          <w:p w14:paraId="1DF25558" w14:textId="77777777" w:rsidR="000B5734" w:rsidRPr="0028502E" w:rsidRDefault="000B5734" w:rsidP="00515580">
            <w:pPr>
              <w:jc w:val="center"/>
              <w:rPr>
                <w:rFonts w:ascii="宋体" w:hAnsi="宋体"/>
                <w:sz w:val="24"/>
              </w:rPr>
            </w:pPr>
            <w:r w:rsidRPr="0028502E">
              <w:rPr>
                <w:rFonts w:ascii="宋体" w:hAnsi="宋体" w:hint="eastAsia"/>
                <w:sz w:val="24"/>
              </w:rPr>
              <w:t>4</w:t>
            </w:r>
            <w:r w:rsidRPr="0028502E">
              <w:rPr>
                <w:rFonts w:ascii="宋体" w:hAnsi="宋体"/>
                <w:sz w:val="24"/>
              </w:rPr>
              <w:t>05</w:t>
            </w:r>
          </w:p>
        </w:tc>
        <w:tc>
          <w:tcPr>
            <w:tcW w:w="858" w:type="dxa"/>
          </w:tcPr>
          <w:p w14:paraId="74C0C56A"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54" w:type="dxa"/>
          </w:tcPr>
          <w:p w14:paraId="22627968" w14:textId="77777777" w:rsidR="000B5734" w:rsidRPr="0028502E" w:rsidRDefault="000B5734" w:rsidP="00515580">
            <w:pPr>
              <w:jc w:val="center"/>
              <w:rPr>
                <w:rFonts w:ascii="宋体" w:hAnsi="宋体"/>
                <w:sz w:val="24"/>
              </w:rPr>
            </w:pPr>
            <w:r w:rsidRPr="0028502E">
              <w:rPr>
                <w:rFonts w:ascii="宋体" w:hAnsi="宋体" w:hint="eastAsia"/>
                <w:sz w:val="24"/>
              </w:rPr>
              <w:t>3</w:t>
            </w:r>
            <w:r w:rsidRPr="0028502E">
              <w:rPr>
                <w:rFonts w:ascii="宋体" w:hAnsi="宋体"/>
                <w:sz w:val="24"/>
              </w:rPr>
              <w:t>5.75</w:t>
            </w:r>
          </w:p>
        </w:tc>
        <w:tc>
          <w:tcPr>
            <w:tcW w:w="1848" w:type="dxa"/>
          </w:tcPr>
          <w:p w14:paraId="36D85509" w14:textId="77777777" w:rsidR="000B5734" w:rsidRPr="0028502E" w:rsidRDefault="000B5734" w:rsidP="00515580">
            <w:pPr>
              <w:jc w:val="center"/>
              <w:rPr>
                <w:rFonts w:ascii="宋体" w:hAnsi="宋体"/>
                <w:sz w:val="24"/>
              </w:rPr>
            </w:pPr>
            <w:r w:rsidRPr="0028502E">
              <w:rPr>
                <w:rFonts w:ascii="宋体" w:hAnsi="宋体" w:hint="eastAsia"/>
                <w:sz w:val="24"/>
              </w:rPr>
              <w:t>3</w:t>
            </w:r>
            <w:r w:rsidRPr="0028502E">
              <w:rPr>
                <w:rFonts w:ascii="宋体" w:hAnsi="宋体"/>
                <w:sz w:val="24"/>
              </w:rPr>
              <w:t>8.36</w:t>
            </w:r>
          </w:p>
        </w:tc>
      </w:tr>
      <w:tr w:rsidR="000B5734" w:rsidRPr="0028502E" w14:paraId="71D75E57" w14:textId="77777777" w:rsidTr="00080608">
        <w:trPr>
          <w:jc w:val="center"/>
        </w:trPr>
        <w:tc>
          <w:tcPr>
            <w:tcW w:w="1213" w:type="dxa"/>
          </w:tcPr>
          <w:p w14:paraId="3C6FE775" w14:textId="77777777" w:rsidR="000B5734" w:rsidRPr="0028502E" w:rsidRDefault="000B5734" w:rsidP="00515580">
            <w:pPr>
              <w:jc w:val="center"/>
              <w:rPr>
                <w:rFonts w:ascii="宋体" w:hAnsi="宋体"/>
                <w:sz w:val="24"/>
              </w:rPr>
            </w:pPr>
            <w:r w:rsidRPr="0028502E">
              <w:rPr>
                <w:rFonts w:ascii="宋体" w:hAnsi="宋体" w:hint="eastAsia"/>
                <w:sz w:val="24"/>
              </w:rPr>
              <w:t>11</w:t>
            </w:r>
          </w:p>
        </w:tc>
        <w:tc>
          <w:tcPr>
            <w:tcW w:w="1531" w:type="dxa"/>
          </w:tcPr>
          <w:p w14:paraId="2C0F4088" w14:textId="77777777" w:rsidR="000B5734" w:rsidRPr="0028502E" w:rsidRDefault="000B5734" w:rsidP="00515580">
            <w:pPr>
              <w:jc w:val="center"/>
              <w:rPr>
                <w:rFonts w:ascii="宋体" w:hAnsi="宋体"/>
                <w:sz w:val="24"/>
              </w:rPr>
            </w:pPr>
            <w:r w:rsidRPr="0028502E">
              <w:rPr>
                <w:rFonts w:ascii="宋体" w:hAnsi="宋体" w:hint="eastAsia"/>
                <w:sz w:val="24"/>
              </w:rPr>
              <w:t>BZR_MD</w:t>
            </w:r>
          </w:p>
        </w:tc>
        <w:tc>
          <w:tcPr>
            <w:tcW w:w="1360" w:type="dxa"/>
          </w:tcPr>
          <w:p w14:paraId="602B70C1" w14:textId="77777777" w:rsidR="000B5734" w:rsidRPr="0028502E" w:rsidRDefault="000B5734" w:rsidP="00515580">
            <w:pPr>
              <w:jc w:val="center"/>
              <w:rPr>
                <w:rFonts w:ascii="宋体" w:hAnsi="宋体"/>
                <w:sz w:val="24"/>
              </w:rPr>
            </w:pPr>
            <w:r w:rsidRPr="0028502E">
              <w:rPr>
                <w:rFonts w:ascii="宋体" w:hAnsi="宋体" w:hint="eastAsia"/>
                <w:sz w:val="24"/>
              </w:rPr>
              <w:t>3</w:t>
            </w:r>
            <w:r w:rsidRPr="0028502E">
              <w:rPr>
                <w:rFonts w:ascii="宋体" w:hAnsi="宋体"/>
                <w:sz w:val="24"/>
              </w:rPr>
              <w:t>06</w:t>
            </w:r>
          </w:p>
        </w:tc>
        <w:tc>
          <w:tcPr>
            <w:tcW w:w="858" w:type="dxa"/>
          </w:tcPr>
          <w:p w14:paraId="7D9183A9"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54" w:type="dxa"/>
          </w:tcPr>
          <w:p w14:paraId="5274EBA5" w14:textId="77777777" w:rsidR="000B5734" w:rsidRPr="0028502E" w:rsidRDefault="000B5734" w:rsidP="00515580">
            <w:pPr>
              <w:jc w:val="center"/>
              <w:rPr>
                <w:rFonts w:ascii="宋体" w:hAnsi="宋体"/>
                <w:sz w:val="24"/>
              </w:rPr>
            </w:pPr>
            <w:r w:rsidRPr="0028502E">
              <w:rPr>
                <w:rFonts w:ascii="宋体" w:hAnsi="宋体" w:hint="eastAsia"/>
                <w:sz w:val="24"/>
              </w:rPr>
              <w:t>2</w:t>
            </w:r>
            <w:r w:rsidRPr="0028502E">
              <w:rPr>
                <w:rFonts w:ascii="宋体" w:hAnsi="宋体"/>
                <w:sz w:val="24"/>
              </w:rPr>
              <w:t>1.3</w:t>
            </w:r>
          </w:p>
        </w:tc>
        <w:tc>
          <w:tcPr>
            <w:tcW w:w="1848" w:type="dxa"/>
          </w:tcPr>
          <w:p w14:paraId="6A80FF84" w14:textId="77777777" w:rsidR="000B5734" w:rsidRPr="0028502E" w:rsidRDefault="000B5734" w:rsidP="00515580">
            <w:pPr>
              <w:jc w:val="center"/>
              <w:rPr>
                <w:rFonts w:ascii="宋体" w:hAnsi="宋体"/>
                <w:sz w:val="24"/>
              </w:rPr>
            </w:pPr>
            <w:r w:rsidRPr="0028502E">
              <w:rPr>
                <w:rFonts w:ascii="宋体" w:hAnsi="宋体" w:hint="eastAsia"/>
                <w:sz w:val="24"/>
              </w:rPr>
              <w:t>2</w:t>
            </w:r>
            <w:r w:rsidRPr="0028502E">
              <w:rPr>
                <w:rFonts w:ascii="宋体" w:hAnsi="宋体"/>
                <w:sz w:val="24"/>
              </w:rPr>
              <w:t>25.06</w:t>
            </w:r>
          </w:p>
        </w:tc>
      </w:tr>
      <w:tr w:rsidR="000B5734" w:rsidRPr="0028502E" w14:paraId="523EC7FB" w14:textId="77777777" w:rsidTr="00080608">
        <w:trPr>
          <w:jc w:val="center"/>
        </w:trPr>
        <w:tc>
          <w:tcPr>
            <w:tcW w:w="1213" w:type="dxa"/>
          </w:tcPr>
          <w:p w14:paraId="6E4B2551" w14:textId="77777777" w:rsidR="000B5734" w:rsidRPr="0028502E" w:rsidRDefault="000B5734" w:rsidP="00515580">
            <w:pPr>
              <w:jc w:val="center"/>
              <w:rPr>
                <w:rFonts w:ascii="宋体" w:hAnsi="宋体"/>
                <w:sz w:val="24"/>
              </w:rPr>
            </w:pPr>
            <w:r w:rsidRPr="0028502E">
              <w:rPr>
                <w:rFonts w:ascii="宋体" w:hAnsi="宋体" w:hint="eastAsia"/>
                <w:sz w:val="24"/>
              </w:rPr>
              <w:t>12</w:t>
            </w:r>
          </w:p>
        </w:tc>
        <w:tc>
          <w:tcPr>
            <w:tcW w:w="1531" w:type="dxa"/>
          </w:tcPr>
          <w:p w14:paraId="53E37C0D" w14:textId="77777777" w:rsidR="000B5734" w:rsidRPr="0028502E" w:rsidRDefault="000B5734" w:rsidP="00515580">
            <w:pPr>
              <w:jc w:val="center"/>
              <w:rPr>
                <w:rFonts w:ascii="宋体" w:hAnsi="宋体"/>
                <w:sz w:val="24"/>
              </w:rPr>
            </w:pPr>
            <w:r w:rsidRPr="0028502E">
              <w:rPr>
                <w:rFonts w:ascii="宋体" w:hAnsi="宋体" w:hint="eastAsia"/>
                <w:sz w:val="24"/>
              </w:rPr>
              <w:t>COX2</w:t>
            </w:r>
          </w:p>
        </w:tc>
        <w:tc>
          <w:tcPr>
            <w:tcW w:w="1360" w:type="dxa"/>
          </w:tcPr>
          <w:p w14:paraId="591AE0A7" w14:textId="77777777" w:rsidR="000B5734" w:rsidRPr="0028502E" w:rsidRDefault="000B5734" w:rsidP="00515580">
            <w:pPr>
              <w:jc w:val="center"/>
              <w:rPr>
                <w:rFonts w:ascii="宋体" w:hAnsi="宋体"/>
                <w:sz w:val="24"/>
              </w:rPr>
            </w:pPr>
            <w:r w:rsidRPr="0028502E">
              <w:rPr>
                <w:rFonts w:ascii="宋体" w:hAnsi="宋体" w:hint="eastAsia"/>
                <w:sz w:val="24"/>
              </w:rPr>
              <w:t>4</w:t>
            </w:r>
            <w:r w:rsidRPr="0028502E">
              <w:rPr>
                <w:rFonts w:ascii="宋体" w:hAnsi="宋体"/>
                <w:sz w:val="24"/>
              </w:rPr>
              <w:t>67</w:t>
            </w:r>
          </w:p>
        </w:tc>
        <w:tc>
          <w:tcPr>
            <w:tcW w:w="858" w:type="dxa"/>
          </w:tcPr>
          <w:p w14:paraId="77295004"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54" w:type="dxa"/>
          </w:tcPr>
          <w:p w14:paraId="06EF9222" w14:textId="77777777" w:rsidR="000B5734" w:rsidRPr="0028502E" w:rsidRDefault="000B5734" w:rsidP="00515580">
            <w:pPr>
              <w:jc w:val="center"/>
              <w:rPr>
                <w:rFonts w:ascii="宋体" w:hAnsi="宋体"/>
                <w:sz w:val="24"/>
              </w:rPr>
            </w:pPr>
            <w:r w:rsidRPr="0028502E">
              <w:rPr>
                <w:rFonts w:ascii="宋体" w:hAnsi="宋体" w:hint="eastAsia"/>
                <w:sz w:val="24"/>
              </w:rPr>
              <w:t>4</w:t>
            </w:r>
            <w:r w:rsidRPr="0028502E">
              <w:rPr>
                <w:rFonts w:ascii="宋体" w:hAnsi="宋体"/>
                <w:sz w:val="24"/>
              </w:rPr>
              <w:t>1.22</w:t>
            </w:r>
          </w:p>
        </w:tc>
        <w:tc>
          <w:tcPr>
            <w:tcW w:w="1848" w:type="dxa"/>
          </w:tcPr>
          <w:p w14:paraId="2FC5CC63" w14:textId="77777777" w:rsidR="000B5734" w:rsidRPr="0028502E" w:rsidRDefault="000B5734" w:rsidP="00515580">
            <w:pPr>
              <w:jc w:val="center"/>
              <w:rPr>
                <w:rFonts w:ascii="宋体" w:hAnsi="宋体"/>
                <w:sz w:val="24"/>
              </w:rPr>
            </w:pPr>
            <w:r w:rsidRPr="0028502E">
              <w:rPr>
                <w:rFonts w:ascii="宋体" w:hAnsi="宋体" w:hint="eastAsia"/>
                <w:sz w:val="24"/>
              </w:rPr>
              <w:t>4</w:t>
            </w:r>
            <w:r w:rsidRPr="0028502E">
              <w:rPr>
                <w:rFonts w:ascii="宋体" w:hAnsi="宋体"/>
                <w:sz w:val="24"/>
              </w:rPr>
              <w:t>4.54</w:t>
            </w:r>
          </w:p>
        </w:tc>
      </w:tr>
      <w:tr w:rsidR="000B5734" w:rsidRPr="0028502E" w14:paraId="6ADC0439" w14:textId="77777777" w:rsidTr="00080608">
        <w:trPr>
          <w:jc w:val="center"/>
        </w:trPr>
        <w:tc>
          <w:tcPr>
            <w:tcW w:w="1213" w:type="dxa"/>
          </w:tcPr>
          <w:p w14:paraId="4D8AD61A" w14:textId="77777777" w:rsidR="000B5734" w:rsidRPr="0028502E" w:rsidRDefault="000B5734" w:rsidP="00515580">
            <w:pPr>
              <w:jc w:val="center"/>
              <w:rPr>
                <w:rFonts w:ascii="宋体" w:hAnsi="宋体"/>
                <w:sz w:val="24"/>
              </w:rPr>
            </w:pPr>
            <w:r w:rsidRPr="0028502E">
              <w:rPr>
                <w:rFonts w:ascii="宋体" w:hAnsi="宋体" w:hint="eastAsia"/>
                <w:sz w:val="24"/>
              </w:rPr>
              <w:t>13</w:t>
            </w:r>
          </w:p>
        </w:tc>
        <w:tc>
          <w:tcPr>
            <w:tcW w:w="1531" w:type="dxa"/>
          </w:tcPr>
          <w:p w14:paraId="62448F31" w14:textId="77777777" w:rsidR="000B5734" w:rsidRPr="0028502E" w:rsidRDefault="000B5734" w:rsidP="00515580">
            <w:pPr>
              <w:jc w:val="center"/>
              <w:rPr>
                <w:rFonts w:ascii="宋体" w:hAnsi="宋体"/>
                <w:sz w:val="24"/>
              </w:rPr>
            </w:pPr>
            <w:r w:rsidRPr="0028502E">
              <w:rPr>
                <w:rFonts w:ascii="宋体" w:hAnsi="宋体" w:hint="eastAsia"/>
                <w:sz w:val="24"/>
              </w:rPr>
              <w:t>DHFR</w:t>
            </w:r>
          </w:p>
        </w:tc>
        <w:tc>
          <w:tcPr>
            <w:tcW w:w="1360" w:type="dxa"/>
          </w:tcPr>
          <w:p w14:paraId="7B362C47" w14:textId="77777777" w:rsidR="000B5734" w:rsidRPr="0028502E" w:rsidRDefault="000B5734" w:rsidP="00515580">
            <w:pPr>
              <w:jc w:val="center"/>
              <w:rPr>
                <w:rFonts w:ascii="宋体" w:hAnsi="宋体"/>
                <w:sz w:val="24"/>
              </w:rPr>
            </w:pPr>
            <w:r w:rsidRPr="0028502E">
              <w:rPr>
                <w:rFonts w:ascii="宋体" w:hAnsi="宋体" w:hint="eastAsia"/>
                <w:sz w:val="24"/>
              </w:rPr>
              <w:t>4</w:t>
            </w:r>
            <w:r w:rsidRPr="0028502E">
              <w:rPr>
                <w:rFonts w:ascii="宋体" w:hAnsi="宋体"/>
                <w:sz w:val="24"/>
              </w:rPr>
              <w:t>67</w:t>
            </w:r>
          </w:p>
        </w:tc>
        <w:tc>
          <w:tcPr>
            <w:tcW w:w="858" w:type="dxa"/>
          </w:tcPr>
          <w:p w14:paraId="684DAC0E"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54" w:type="dxa"/>
          </w:tcPr>
          <w:p w14:paraId="06CE967E" w14:textId="77777777" w:rsidR="000B5734" w:rsidRPr="0028502E" w:rsidRDefault="000B5734" w:rsidP="00515580">
            <w:pPr>
              <w:jc w:val="center"/>
              <w:rPr>
                <w:rFonts w:ascii="宋体" w:hAnsi="宋体"/>
                <w:sz w:val="24"/>
              </w:rPr>
            </w:pPr>
            <w:r w:rsidRPr="0028502E">
              <w:rPr>
                <w:rFonts w:ascii="宋体" w:hAnsi="宋体" w:hint="eastAsia"/>
                <w:sz w:val="24"/>
              </w:rPr>
              <w:t>2</w:t>
            </w:r>
            <w:r w:rsidRPr="0028502E">
              <w:rPr>
                <w:rFonts w:ascii="宋体" w:hAnsi="宋体"/>
                <w:sz w:val="24"/>
              </w:rPr>
              <w:t>6.96</w:t>
            </w:r>
          </w:p>
        </w:tc>
        <w:tc>
          <w:tcPr>
            <w:tcW w:w="1848" w:type="dxa"/>
          </w:tcPr>
          <w:p w14:paraId="3E70077C" w14:textId="77777777" w:rsidR="000B5734" w:rsidRPr="0028502E" w:rsidRDefault="000B5734" w:rsidP="00515580">
            <w:pPr>
              <w:jc w:val="center"/>
              <w:rPr>
                <w:rFonts w:ascii="宋体" w:hAnsi="宋体"/>
                <w:sz w:val="24"/>
              </w:rPr>
            </w:pPr>
            <w:r w:rsidRPr="0028502E">
              <w:rPr>
                <w:rFonts w:ascii="宋体" w:hAnsi="宋体" w:hint="eastAsia"/>
                <w:sz w:val="24"/>
              </w:rPr>
              <w:t>4</w:t>
            </w:r>
            <w:r w:rsidRPr="0028502E">
              <w:rPr>
                <w:rFonts w:ascii="宋体" w:hAnsi="宋体"/>
                <w:sz w:val="24"/>
              </w:rPr>
              <w:t>8.42</w:t>
            </w:r>
          </w:p>
        </w:tc>
      </w:tr>
      <w:tr w:rsidR="000B5734" w:rsidRPr="0028502E" w14:paraId="49A491D2" w14:textId="77777777" w:rsidTr="00080608">
        <w:trPr>
          <w:jc w:val="center"/>
        </w:trPr>
        <w:tc>
          <w:tcPr>
            <w:tcW w:w="1213" w:type="dxa"/>
          </w:tcPr>
          <w:p w14:paraId="159AF94B" w14:textId="77777777" w:rsidR="000B5734" w:rsidRPr="0028502E" w:rsidRDefault="000B5734" w:rsidP="00515580">
            <w:pPr>
              <w:jc w:val="center"/>
              <w:rPr>
                <w:rFonts w:ascii="宋体" w:hAnsi="宋体"/>
                <w:sz w:val="24"/>
              </w:rPr>
            </w:pPr>
            <w:r w:rsidRPr="0028502E">
              <w:rPr>
                <w:rFonts w:ascii="宋体" w:hAnsi="宋体" w:hint="eastAsia"/>
                <w:sz w:val="24"/>
              </w:rPr>
              <w:t>14</w:t>
            </w:r>
          </w:p>
        </w:tc>
        <w:tc>
          <w:tcPr>
            <w:tcW w:w="1531" w:type="dxa"/>
          </w:tcPr>
          <w:p w14:paraId="755A6C03" w14:textId="77777777" w:rsidR="000B5734" w:rsidRPr="0028502E" w:rsidRDefault="000B5734" w:rsidP="00515580">
            <w:pPr>
              <w:jc w:val="center"/>
              <w:rPr>
                <w:rFonts w:ascii="宋体" w:hAnsi="宋体"/>
                <w:sz w:val="24"/>
              </w:rPr>
            </w:pPr>
            <w:r w:rsidRPr="0028502E">
              <w:rPr>
                <w:rFonts w:ascii="宋体" w:hAnsi="宋体" w:hint="eastAsia"/>
                <w:sz w:val="24"/>
              </w:rPr>
              <w:t>KKI</w:t>
            </w:r>
          </w:p>
        </w:tc>
        <w:tc>
          <w:tcPr>
            <w:tcW w:w="1360" w:type="dxa"/>
          </w:tcPr>
          <w:p w14:paraId="28EEB104" w14:textId="77777777" w:rsidR="000B5734" w:rsidRPr="0028502E" w:rsidRDefault="000B5734" w:rsidP="00515580">
            <w:pPr>
              <w:jc w:val="center"/>
              <w:rPr>
                <w:rFonts w:ascii="宋体" w:hAnsi="宋体"/>
                <w:sz w:val="24"/>
              </w:rPr>
            </w:pPr>
            <w:r w:rsidRPr="0028502E">
              <w:rPr>
                <w:rFonts w:ascii="宋体" w:hAnsi="宋体" w:hint="eastAsia"/>
                <w:sz w:val="24"/>
              </w:rPr>
              <w:t>8</w:t>
            </w:r>
            <w:r w:rsidRPr="0028502E">
              <w:rPr>
                <w:rFonts w:ascii="宋体" w:hAnsi="宋体"/>
                <w:sz w:val="24"/>
              </w:rPr>
              <w:t>3</w:t>
            </w:r>
          </w:p>
        </w:tc>
        <w:tc>
          <w:tcPr>
            <w:tcW w:w="858" w:type="dxa"/>
          </w:tcPr>
          <w:p w14:paraId="6809BF17" w14:textId="77777777" w:rsidR="000B5734" w:rsidRPr="0028502E" w:rsidRDefault="000B5734" w:rsidP="00515580">
            <w:pPr>
              <w:jc w:val="center"/>
              <w:rPr>
                <w:rFonts w:ascii="宋体" w:hAnsi="宋体"/>
                <w:sz w:val="24"/>
              </w:rPr>
            </w:pPr>
            <w:r w:rsidRPr="0028502E">
              <w:rPr>
                <w:rFonts w:ascii="宋体" w:hAnsi="宋体" w:hint="eastAsia"/>
                <w:sz w:val="24"/>
              </w:rPr>
              <w:t>2</w:t>
            </w:r>
          </w:p>
        </w:tc>
        <w:tc>
          <w:tcPr>
            <w:tcW w:w="1554" w:type="dxa"/>
          </w:tcPr>
          <w:p w14:paraId="58F4D0FC" w14:textId="77777777" w:rsidR="000B5734" w:rsidRPr="0028502E" w:rsidRDefault="000B5734" w:rsidP="00515580">
            <w:pPr>
              <w:jc w:val="center"/>
              <w:rPr>
                <w:rFonts w:ascii="宋体" w:hAnsi="宋体"/>
                <w:sz w:val="24"/>
              </w:rPr>
            </w:pPr>
            <w:r w:rsidRPr="0028502E">
              <w:rPr>
                <w:rFonts w:ascii="宋体" w:hAnsi="宋体" w:hint="eastAsia"/>
                <w:sz w:val="24"/>
              </w:rPr>
              <w:t>7</w:t>
            </w:r>
            <w:r w:rsidRPr="0028502E">
              <w:rPr>
                <w:rFonts w:ascii="宋体" w:hAnsi="宋体"/>
                <w:sz w:val="24"/>
              </w:rPr>
              <w:t>7.52</w:t>
            </w:r>
          </w:p>
        </w:tc>
        <w:tc>
          <w:tcPr>
            <w:tcW w:w="1848" w:type="dxa"/>
          </w:tcPr>
          <w:p w14:paraId="43024883" w14:textId="77777777" w:rsidR="000B5734" w:rsidRPr="0028502E" w:rsidRDefault="000B5734" w:rsidP="00515580">
            <w:pPr>
              <w:jc w:val="center"/>
              <w:rPr>
                <w:rFonts w:ascii="宋体" w:hAnsi="宋体"/>
                <w:sz w:val="24"/>
              </w:rPr>
            </w:pPr>
            <w:r w:rsidRPr="0028502E">
              <w:rPr>
                <w:rFonts w:ascii="宋体" w:hAnsi="宋体" w:hint="eastAsia"/>
                <w:sz w:val="24"/>
              </w:rPr>
              <w:t>1</w:t>
            </w:r>
            <w:r w:rsidRPr="0028502E">
              <w:rPr>
                <w:rFonts w:ascii="宋体" w:hAnsi="宋体"/>
                <w:sz w:val="24"/>
              </w:rPr>
              <w:t>98.32</w:t>
            </w:r>
          </w:p>
        </w:tc>
      </w:tr>
      <w:tr w:rsidR="000B5734" w:rsidRPr="0028502E" w14:paraId="207CCAA7" w14:textId="77777777" w:rsidTr="00080608">
        <w:trPr>
          <w:jc w:val="center"/>
        </w:trPr>
        <w:tc>
          <w:tcPr>
            <w:tcW w:w="1213" w:type="dxa"/>
          </w:tcPr>
          <w:p w14:paraId="497B0306" w14:textId="77777777" w:rsidR="000B5734" w:rsidRPr="0028502E" w:rsidRDefault="000B5734" w:rsidP="00515580">
            <w:pPr>
              <w:jc w:val="center"/>
              <w:rPr>
                <w:rFonts w:ascii="宋体" w:hAnsi="宋体"/>
                <w:sz w:val="24"/>
              </w:rPr>
            </w:pPr>
            <w:r w:rsidRPr="0028502E">
              <w:rPr>
                <w:rFonts w:ascii="宋体" w:hAnsi="宋体" w:hint="eastAsia"/>
                <w:sz w:val="24"/>
              </w:rPr>
              <w:t>均值</w:t>
            </w:r>
          </w:p>
        </w:tc>
        <w:tc>
          <w:tcPr>
            <w:tcW w:w="1531" w:type="dxa"/>
          </w:tcPr>
          <w:p w14:paraId="0F2FDFF0" w14:textId="1A23895A" w:rsidR="000B5734" w:rsidRPr="0028502E" w:rsidRDefault="00080608" w:rsidP="00515580">
            <w:pPr>
              <w:jc w:val="center"/>
              <w:rPr>
                <w:rFonts w:ascii="宋体" w:hAnsi="宋体"/>
                <w:sz w:val="24"/>
              </w:rPr>
            </w:pPr>
            <w:r>
              <w:rPr>
                <w:rFonts w:ascii="宋体" w:hAnsi="宋体" w:hint="eastAsia"/>
                <w:sz w:val="24"/>
              </w:rPr>
              <w:t>-</w:t>
            </w:r>
            <w:r>
              <w:rPr>
                <w:rFonts w:ascii="宋体" w:hAnsi="宋体"/>
                <w:sz w:val="24"/>
              </w:rPr>
              <w:t>-</w:t>
            </w:r>
          </w:p>
        </w:tc>
        <w:tc>
          <w:tcPr>
            <w:tcW w:w="1360" w:type="dxa"/>
          </w:tcPr>
          <w:p w14:paraId="3AAEBD19" w14:textId="77777777" w:rsidR="000B5734" w:rsidRPr="0028502E" w:rsidRDefault="000B5734" w:rsidP="00515580">
            <w:pPr>
              <w:jc w:val="center"/>
              <w:rPr>
                <w:rFonts w:ascii="宋体" w:hAnsi="宋体"/>
                <w:sz w:val="24"/>
              </w:rPr>
            </w:pPr>
            <w:r w:rsidRPr="0028502E">
              <w:rPr>
                <w:rFonts w:ascii="宋体" w:hAnsi="宋体" w:hint="eastAsia"/>
                <w:sz w:val="24"/>
              </w:rPr>
              <w:t>1297.21</w:t>
            </w:r>
          </w:p>
        </w:tc>
        <w:tc>
          <w:tcPr>
            <w:tcW w:w="858" w:type="dxa"/>
          </w:tcPr>
          <w:p w14:paraId="5C9949C9" w14:textId="4B7B4443" w:rsidR="000B5734" w:rsidRPr="0028502E" w:rsidRDefault="00080608" w:rsidP="00515580">
            <w:pPr>
              <w:jc w:val="center"/>
              <w:rPr>
                <w:rFonts w:ascii="宋体" w:hAnsi="宋体"/>
                <w:sz w:val="24"/>
              </w:rPr>
            </w:pPr>
            <w:r>
              <w:rPr>
                <w:rFonts w:ascii="宋体" w:hAnsi="宋体" w:hint="eastAsia"/>
                <w:sz w:val="24"/>
              </w:rPr>
              <w:t>-</w:t>
            </w:r>
            <w:r>
              <w:rPr>
                <w:rFonts w:ascii="宋体" w:hAnsi="宋体"/>
                <w:sz w:val="24"/>
              </w:rPr>
              <w:t>-</w:t>
            </w:r>
          </w:p>
        </w:tc>
        <w:tc>
          <w:tcPr>
            <w:tcW w:w="1554" w:type="dxa"/>
          </w:tcPr>
          <w:p w14:paraId="7FB09ED3" w14:textId="77777777" w:rsidR="000B5734" w:rsidRPr="0028502E" w:rsidRDefault="000B5734" w:rsidP="00515580">
            <w:pPr>
              <w:jc w:val="center"/>
              <w:rPr>
                <w:rFonts w:ascii="宋体" w:hAnsi="宋体"/>
                <w:sz w:val="24"/>
              </w:rPr>
            </w:pPr>
            <w:r w:rsidRPr="0028502E">
              <w:rPr>
                <w:rFonts w:ascii="宋体" w:hAnsi="宋体" w:hint="eastAsia"/>
                <w:sz w:val="24"/>
              </w:rPr>
              <w:t>48.29</w:t>
            </w:r>
          </w:p>
        </w:tc>
        <w:tc>
          <w:tcPr>
            <w:tcW w:w="1848" w:type="dxa"/>
          </w:tcPr>
          <w:p w14:paraId="35C9F9B1" w14:textId="77777777" w:rsidR="000B5734" w:rsidRPr="0028502E" w:rsidRDefault="000B5734" w:rsidP="00515580">
            <w:pPr>
              <w:jc w:val="center"/>
              <w:rPr>
                <w:rFonts w:ascii="宋体" w:hAnsi="宋体"/>
                <w:sz w:val="24"/>
              </w:rPr>
            </w:pPr>
            <w:r w:rsidRPr="0028502E">
              <w:rPr>
                <w:rFonts w:ascii="宋体" w:hAnsi="宋体" w:hint="eastAsia"/>
                <w:sz w:val="24"/>
              </w:rPr>
              <w:t>277.97</w:t>
            </w:r>
          </w:p>
        </w:tc>
      </w:tr>
      <w:tr w:rsidR="000B5734" w:rsidRPr="0028502E" w14:paraId="5D4E5BC5" w14:textId="77777777" w:rsidTr="00080608">
        <w:trPr>
          <w:jc w:val="center"/>
        </w:trPr>
        <w:tc>
          <w:tcPr>
            <w:tcW w:w="1213" w:type="dxa"/>
          </w:tcPr>
          <w:p w14:paraId="6E7729DA" w14:textId="77777777" w:rsidR="000B5734" w:rsidRPr="0028502E" w:rsidRDefault="000B5734" w:rsidP="00515580">
            <w:pPr>
              <w:jc w:val="center"/>
              <w:rPr>
                <w:rFonts w:ascii="宋体" w:hAnsi="宋体"/>
                <w:sz w:val="24"/>
              </w:rPr>
            </w:pPr>
            <w:r w:rsidRPr="0028502E">
              <w:rPr>
                <w:rFonts w:ascii="宋体" w:hAnsi="宋体" w:hint="eastAsia"/>
                <w:sz w:val="24"/>
              </w:rPr>
              <w:t>最大值</w:t>
            </w:r>
          </w:p>
        </w:tc>
        <w:tc>
          <w:tcPr>
            <w:tcW w:w="1531" w:type="dxa"/>
          </w:tcPr>
          <w:p w14:paraId="6C8D9172" w14:textId="50944137" w:rsidR="000B5734" w:rsidRPr="0028502E" w:rsidRDefault="00080608" w:rsidP="00515580">
            <w:pPr>
              <w:jc w:val="center"/>
              <w:rPr>
                <w:rFonts w:ascii="宋体" w:hAnsi="宋体"/>
                <w:sz w:val="24"/>
              </w:rPr>
            </w:pPr>
            <w:r>
              <w:rPr>
                <w:rFonts w:ascii="宋体" w:hAnsi="宋体" w:hint="eastAsia"/>
                <w:sz w:val="24"/>
              </w:rPr>
              <w:t>-</w:t>
            </w:r>
            <w:r>
              <w:rPr>
                <w:rFonts w:ascii="宋体" w:hAnsi="宋体"/>
                <w:sz w:val="24"/>
              </w:rPr>
              <w:t>-</w:t>
            </w:r>
          </w:p>
        </w:tc>
        <w:tc>
          <w:tcPr>
            <w:tcW w:w="1360" w:type="dxa"/>
          </w:tcPr>
          <w:p w14:paraId="0E11A8FF" w14:textId="77777777" w:rsidR="000B5734" w:rsidRPr="0028502E" w:rsidRDefault="000B5734" w:rsidP="00515580">
            <w:pPr>
              <w:jc w:val="center"/>
              <w:rPr>
                <w:rFonts w:ascii="宋体" w:hAnsi="宋体"/>
                <w:sz w:val="24"/>
              </w:rPr>
            </w:pPr>
            <w:r w:rsidRPr="0028502E">
              <w:rPr>
                <w:rFonts w:ascii="宋体" w:hAnsi="宋体" w:hint="eastAsia"/>
                <w:sz w:val="24"/>
              </w:rPr>
              <w:t>5000</w:t>
            </w:r>
          </w:p>
        </w:tc>
        <w:tc>
          <w:tcPr>
            <w:tcW w:w="858" w:type="dxa"/>
          </w:tcPr>
          <w:p w14:paraId="568CE560" w14:textId="58D452E8" w:rsidR="000B5734" w:rsidRPr="0028502E" w:rsidRDefault="00080608" w:rsidP="00515580">
            <w:pPr>
              <w:jc w:val="center"/>
              <w:rPr>
                <w:rFonts w:ascii="宋体" w:hAnsi="宋体"/>
                <w:sz w:val="24"/>
              </w:rPr>
            </w:pPr>
            <w:r>
              <w:rPr>
                <w:rFonts w:ascii="宋体" w:hAnsi="宋体" w:hint="eastAsia"/>
                <w:sz w:val="24"/>
              </w:rPr>
              <w:t>-</w:t>
            </w:r>
            <w:r>
              <w:rPr>
                <w:rFonts w:ascii="宋体" w:hAnsi="宋体"/>
                <w:sz w:val="24"/>
              </w:rPr>
              <w:t>-</w:t>
            </w:r>
          </w:p>
        </w:tc>
        <w:tc>
          <w:tcPr>
            <w:tcW w:w="1554" w:type="dxa"/>
          </w:tcPr>
          <w:p w14:paraId="76486A30" w14:textId="77777777" w:rsidR="000B5734" w:rsidRPr="0028502E" w:rsidRDefault="000B5734" w:rsidP="00515580">
            <w:pPr>
              <w:jc w:val="center"/>
              <w:rPr>
                <w:rFonts w:ascii="宋体" w:hAnsi="宋体"/>
                <w:sz w:val="24"/>
              </w:rPr>
            </w:pPr>
            <w:r w:rsidRPr="0028502E">
              <w:rPr>
                <w:rFonts w:ascii="宋体" w:hAnsi="宋体" w:hint="eastAsia"/>
                <w:sz w:val="24"/>
              </w:rPr>
              <w:t>284.32</w:t>
            </w:r>
          </w:p>
        </w:tc>
        <w:tc>
          <w:tcPr>
            <w:tcW w:w="1848" w:type="dxa"/>
          </w:tcPr>
          <w:p w14:paraId="531EBD3B" w14:textId="77777777" w:rsidR="000B5734" w:rsidRPr="0028502E" w:rsidRDefault="000B5734" w:rsidP="00515580">
            <w:pPr>
              <w:jc w:val="center"/>
              <w:rPr>
                <w:rFonts w:ascii="宋体" w:hAnsi="宋体"/>
                <w:sz w:val="24"/>
              </w:rPr>
            </w:pPr>
            <w:r w:rsidRPr="0028502E">
              <w:rPr>
                <w:rFonts w:ascii="宋体" w:hAnsi="宋体" w:hint="eastAsia"/>
                <w:sz w:val="24"/>
              </w:rPr>
              <w:t>2457.78</w:t>
            </w:r>
          </w:p>
        </w:tc>
      </w:tr>
    </w:tbl>
    <w:p w14:paraId="3DD0B9F0" w14:textId="77777777" w:rsidR="000B5734" w:rsidRDefault="000B5734" w:rsidP="000D6749">
      <w:pPr>
        <w:pStyle w:val="WSL-4"/>
        <w:ind w:firstLineChars="0" w:firstLine="0"/>
      </w:pPr>
    </w:p>
    <w:p w14:paraId="19968F0B" w14:textId="3A119F18" w:rsidR="0028502E" w:rsidRDefault="0028502E" w:rsidP="00AD735D">
      <w:pPr>
        <w:pStyle w:val="WSL-4"/>
        <w:ind w:firstLine="518"/>
      </w:pPr>
      <w:r>
        <w:rPr>
          <w:rFonts w:hint="eastAsia"/>
        </w:rPr>
        <w:t>根据对表</w:t>
      </w:r>
      <w:r>
        <w:rPr>
          <w:rFonts w:hint="eastAsia"/>
        </w:rPr>
        <w:t>3.5</w:t>
      </w:r>
      <w:r>
        <w:rPr>
          <w:rFonts w:hint="eastAsia"/>
        </w:rPr>
        <w:t>中所列的</w:t>
      </w:r>
      <w:r>
        <w:rPr>
          <w:rFonts w:hint="eastAsia"/>
        </w:rPr>
        <w:t>14</w:t>
      </w:r>
      <w:r>
        <w:rPr>
          <w:rFonts w:hint="eastAsia"/>
        </w:rPr>
        <w:t>个常见</w:t>
      </w:r>
      <w:proofErr w:type="gramStart"/>
      <w:r>
        <w:rPr>
          <w:rFonts w:hint="eastAsia"/>
        </w:rPr>
        <w:t>图数据</w:t>
      </w:r>
      <w:proofErr w:type="gramEnd"/>
      <w:r>
        <w:rPr>
          <w:rFonts w:hint="eastAsia"/>
        </w:rPr>
        <w:t>集的分析结果，为了使</w:t>
      </w:r>
      <w:r>
        <w:rPr>
          <w:rFonts w:hint="eastAsia"/>
        </w:rPr>
        <w:t>DGCNN</w:t>
      </w:r>
      <w:r>
        <w:rPr>
          <w:rFonts w:hint="eastAsia"/>
        </w:rPr>
        <w:t>模型可以更好地发挥其性能，本文对</w:t>
      </w:r>
      <w:r>
        <w:rPr>
          <w:rFonts w:hint="eastAsia"/>
        </w:rPr>
        <w:t>GFCPD</w:t>
      </w:r>
      <w:r>
        <w:rPr>
          <w:rFonts w:hint="eastAsia"/>
        </w:rPr>
        <w:t>数据集的规模做了如下规划：</w:t>
      </w:r>
      <w:r w:rsidR="00AD735D">
        <w:rPr>
          <w:rFonts w:hint="eastAsia"/>
        </w:rPr>
        <w:t>(</w:t>
      </w:r>
      <w:r>
        <w:rPr>
          <w:rFonts w:hint="eastAsia"/>
        </w:rPr>
        <w:t>1</w:t>
      </w:r>
      <w:r w:rsidR="00AD735D">
        <w:rPr>
          <w:rFonts w:hint="eastAsia"/>
        </w:rPr>
        <w:t>)</w:t>
      </w:r>
      <w:r>
        <w:rPr>
          <w:rFonts w:hint="eastAsia"/>
        </w:rPr>
        <w:t>图的总数不做限制</w:t>
      </w:r>
      <w:r w:rsidR="00AD735D">
        <w:rPr>
          <w:rFonts w:hint="eastAsia"/>
        </w:rPr>
        <w:t>；</w:t>
      </w:r>
      <w:r w:rsidR="00AD735D">
        <w:t>(</w:t>
      </w:r>
      <w:r>
        <w:rPr>
          <w:rFonts w:hint="eastAsia"/>
        </w:rPr>
        <w:t>2</w:t>
      </w:r>
      <w:r w:rsidR="00AD735D">
        <w:rPr>
          <w:rFonts w:hint="eastAsia"/>
        </w:rPr>
        <w:t>)</w:t>
      </w:r>
      <w:r>
        <w:rPr>
          <w:rFonts w:hint="eastAsia"/>
        </w:rPr>
        <w:t>节点数目平均值不大于</w:t>
      </w:r>
      <w:r>
        <w:rPr>
          <w:rFonts w:hint="eastAsia"/>
        </w:rPr>
        <w:t>284.32</w:t>
      </w:r>
      <w:r>
        <w:rPr>
          <w:rFonts w:hint="eastAsia"/>
        </w:rPr>
        <w:t>且不小于</w:t>
      </w:r>
      <w:r>
        <w:rPr>
          <w:rFonts w:hint="eastAsia"/>
        </w:rPr>
        <w:t>48.29</w:t>
      </w:r>
      <w:r w:rsidR="00AD735D">
        <w:rPr>
          <w:rFonts w:hint="eastAsia"/>
        </w:rPr>
        <w:t>；</w:t>
      </w:r>
      <w:r w:rsidR="00AD735D">
        <w:rPr>
          <w:rFonts w:hint="eastAsia"/>
        </w:rPr>
        <w:t>(</w:t>
      </w:r>
      <w:r>
        <w:rPr>
          <w:rFonts w:hint="eastAsia"/>
        </w:rPr>
        <w:t>3</w:t>
      </w:r>
      <w:r w:rsidR="00AD735D">
        <w:rPr>
          <w:rFonts w:hint="eastAsia"/>
        </w:rPr>
        <w:t>)</w:t>
      </w:r>
      <w:r>
        <w:rPr>
          <w:rFonts w:hint="eastAsia"/>
        </w:rPr>
        <w:t>边的数量均值不大于</w:t>
      </w:r>
      <w:r>
        <w:rPr>
          <w:rFonts w:hint="eastAsia"/>
        </w:rPr>
        <w:t>2457.78</w:t>
      </w:r>
      <w:r>
        <w:rPr>
          <w:rFonts w:hint="eastAsia"/>
        </w:rPr>
        <w:t>且不小于</w:t>
      </w:r>
      <w:r>
        <w:rPr>
          <w:rFonts w:hint="eastAsia"/>
        </w:rPr>
        <w:t>277.97</w:t>
      </w:r>
      <w:r w:rsidR="00AD735D">
        <w:rPr>
          <w:rFonts w:hint="eastAsia"/>
        </w:rPr>
        <w:t>。</w:t>
      </w:r>
      <w:r>
        <w:rPr>
          <w:rFonts w:hint="eastAsia"/>
        </w:rPr>
        <w:t>由于通过</w:t>
      </w:r>
      <w:r>
        <w:rPr>
          <w:rFonts w:hint="eastAsia"/>
        </w:rPr>
        <w:t>3.1~3.4</w:t>
      </w:r>
      <w:r>
        <w:rPr>
          <w:rFonts w:hint="eastAsia"/>
        </w:rPr>
        <w:t>节构造的原始数据</w:t>
      </w:r>
      <w:proofErr w:type="gramStart"/>
      <w:r>
        <w:rPr>
          <w:rFonts w:hint="eastAsia"/>
        </w:rPr>
        <w:t>集相关</w:t>
      </w:r>
      <w:proofErr w:type="gramEnd"/>
      <w:r>
        <w:rPr>
          <w:rFonts w:hint="eastAsia"/>
        </w:rPr>
        <w:t>统计信息与上述规划相差甚远，本文对</w:t>
      </w:r>
      <w:r>
        <w:rPr>
          <w:rFonts w:hint="eastAsia"/>
        </w:rPr>
        <w:t>GFCPD</w:t>
      </w:r>
      <w:r>
        <w:rPr>
          <w:rFonts w:hint="eastAsia"/>
        </w:rPr>
        <w:t>数据集进行了进一步的裁剪，裁剪后的统计信息如表</w:t>
      </w:r>
      <w:r>
        <w:rPr>
          <w:rFonts w:hint="eastAsia"/>
        </w:rPr>
        <w:t>3.6</w:t>
      </w:r>
      <w:r>
        <w:rPr>
          <w:rFonts w:hint="eastAsia"/>
        </w:rPr>
        <w:t>所示。</w:t>
      </w:r>
    </w:p>
    <w:p w14:paraId="19244472" w14:textId="77777777" w:rsidR="00B56BD5" w:rsidRDefault="00B56BD5" w:rsidP="00B56BD5">
      <w:pPr>
        <w:pStyle w:val="WSl-8"/>
      </w:pPr>
      <w:bookmarkStart w:id="273" w:name="_Toc37080853"/>
      <w:r>
        <w:rPr>
          <w:rFonts w:hint="eastAsia"/>
        </w:rPr>
        <w:t>表</w:t>
      </w:r>
      <w:r>
        <w:rPr>
          <w:rFonts w:hint="eastAsia"/>
        </w:rPr>
        <w:t>3.6</w:t>
      </w:r>
      <w:r>
        <w:t xml:space="preserve"> </w:t>
      </w:r>
      <w:r>
        <w:rPr>
          <w:rFonts w:hint="eastAsia"/>
        </w:rPr>
        <w:t>GFCPD</w:t>
      </w:r>
      <w:r>
        <w:rPr>
          <w:rFonts w:hint="eastAsia"/>
        </w:rPr>
        <w:t>数据集信息</w:t>
      </w:r>
      <w:bookmarkEnd w:id="273"/>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659"/>
        <w:gridCol w:w="1659"/>
        <w:gridCol w:w="1659"/>
        <w:gridCol w:w="1539"/>
        <w:gridCol w:w="1780"/>
      </w:tblGrid>
      <w:tr w:rsidR="00B56BD5" w:rsidRPr="005B12D0" w14:paraId="466D7762" w14:textId="77777777" w:rsidTr="008339F1">
        <w:trPr>
          <w:jc w:val="center"/>
        </w:trPr>
        <w:tc>
          <w:tcPr>
            <w:tcW w:w="1659" w:type="dxa"/>
            <w:tcBorders>
              <w:top w:val="single" w:sz="8" w:space="0" w:color="auto"/>
              <w:bottom w:val="single" w:sz="8" w:space="0" w:color="auto"/>
            </w:tcBorders>
          </w:tcPr>
          <w:p w14:paraId="1F629971" w14:textId="77777777" w:rsidR="00B56BD5" w:rsidRPr="005B12D0" w:rsidRDefault="00B56BD5" w:rsidP="00515580">
            <w:pPr>
              <w:jc w:val="center"/>
              <w:rPr>
                <w:rFonts w:ascii="宋体" w:hAnsi="宋体"/>
                <w:sz w:val="24"/>
              </w:rPr>
            </w:pPr>
          </w:p>
        </w:tc>
        <w:tc>
          <w:tcPr>
            <w:tcW w:w="1659" w:type="dxa"/>
            <w:tcBorders>
              <w:top w:val="single" w:sz="8" w:space="0" w:color="auto"/>
              <w:bottom w:val="single" w:sz="8" w:space="0" w:color="auto"/>
            </w:tcBorders>
          </w:tcPr>
          <w:p w14:paraId="24A5373B" w14:textId="77777777" w:rsidR="00B56BD5" w:rsidRPr="005B12D0" w:rsidRDefault="00B56BD5" w:rsidP="00515580">
            <w:pPr>
              <w:jc w:val="center"/>
              <w:rPr>
                <w:rFonts w:ascii="宋体" w:hAnsi="宋体"/>
                <w:sz w:val="24"/>
              </w:rPr>
            </w:pPr>
            <w:r w:rsidRPr="005B12D0">
              <w:rPr>
                <w:rFonts w:ascii="宋体" w:hAnsi="宋体" w:hint="eastAsia"/>
                <w:sz w:val="24"/>
              </w:rPr>
              <w:t>图的总数</w:t>
            </w:r>
          </w:p>
        </w:tc>
        <w:tc>
          <w:tcPr>
            <w:tcW w:w="1659" w:type="dxa"/>
            <w:tcBorders>
              <w:top w:val="single" w:sz="8" w:space="0" w:color="auto"/>
              <w:bottom w:val="single" w:sz="8" w:space="0" w:color="auto"/>
            </w:tcBorders>
          </w:tcPr>
          <w:p w14:paraId="7144883B" w14:textId="77777777" w:rsidR="00B56BD5" w:rsidRPr="005B12D0" w:rsidRDefault="00B56BD5" w:rsidP="00515580">
            <w:pPr>
              <w:jc w:val="center"/>
              <w:rPr>
                <w:rFonts w:ascii="宋体" w:hAnsi="宋体"/>
                <w:sz w:val="24"/>
              </w:rPr>
            </w:pPr>
            <w:r w:rsidRPr="005B12D0">
              <w:rPr>
                <w:rFonts w:ascii="宋体" w:hAnsi="宋体" w:hint="eastAsia"/>
                <w:sz w:val="24"/>
              </w:rPr>
              <w:t>类别数目</w:t>
            </w:r>
          </w:p>
        </w:tc>
        <w:tc>
          <w:tcPr>
            <w:tcW w:w="1539" w:type="dxa"/>
            <w:tcBorders>
              <w:top w:val="single" w:sz="8" w:space="0" w:color="auto"/>
              <w:bottom w:val="single" w:sz="8" w:space="0" w:color="auto"/>
            </w:tcBorders>
          </w:tcPr>
          <w:p w14:paraId="6D2B294E" w14:textId="77777777" w:rsidR="00B56BD5" w:rsidRPr="005B12D0" w:rsidRDefault="00B56BD5" w:rsidP="00515580">
            <w:pPr>
              <w:jc w:val="center"/>
              <w:rPr>
                <w:rFonts w:ascii="宋体" w:hAnsi="宋体"/>
                <w:sz w:val="24"/>
              </w:rPr>
            </w:pPr>
            <w:r w:rsidRPr="005B12D0">
              <w:rPr>
                <w:rFonts w:ascii="宋体" w:hAnsi="宋体" w:hint="eastAsia"/>
                <w:sz w:val="24"/>
              </w:rPr>
              <w:t>节点数均值</w:t>
            </w:r>
          </w:p>
        </w:tc>
        <w:tc>
          <w:tcPr>
            <w:tcW w:w="1780" w:type="dxa"/>
            <w:tcBorders>
              <w:top w:val="single" w:sz="8" w:space="0" w:color="auto"/>
              <w:bottom w:val="single" w:sz="8" w:space="0" w:color="auto"/>
            </w:tcBorders>
          </w:tcPr>
          <w:p w14:paraId="2BDC8881" w14:textId="77777777" w:rsidR="00B56BD5" w:rsidRPr="005B12D0" w:rsidRDefault="00B56BD5" w:rsidP="00515580">
            <w:pPr>
              <w:jc w:val="center"/>
              <w:rPr>
                <w:rFonts w:ascii="宋体" w:hAnsi="宋体"/>
                <w:sz w:val="24"/>
              </w:rPr>
            </w:pPr>
            <w:r w:rsidRPr="005B12D0">
              <w:rPr>
                <w:rFonts w:ascii="宋体" w:hAnsi="宋体" w:hint="eastAsia"/>
                <w:sz w:val="24"/>
              </w:rPr>
              <w:t>边的数量均值</w:t>
            </w:r>
          </w:p>
        </w:tc>
      </w:tr>
      <w:tr w:rsidR="00B56BD5" w:rsidRPr="005B12D0" w14:paraId="4C2DF981" w14:textId="77777777" w:rsidTr="008339F1">
        <w:trPr>
          <w:jc w:val="center"/>
        </w:trPr>
        <w:tc>
          <w:tcPr>
            <w:tcW w:w="1659" w:type="dxa"/>
            <w:tcBorders>
              <w:top w:val="single" w:sz="8" w:space="0" w:color="auto"/>
            </w:tcBorders>
          </w:tcPr>
          <w:p w14:paraId="7089BF1E" w14:textId="77777777" w:rsidR="00B56BD5" w:rsidRPr="005B12D0" w:rsidRDefault="00B56BD5" w:rsidP="00515580">
            <w:pPr>
              <w:jc w:val="center"/>
              <w:rPr>
                <w:rFonts w:ascii="宋体" w:hAnsi="宋体"/>
                <w:sz w:val="24"/>
              </w:rPr>
            </w:pPr>
            <w:r w:rsidRPr="005B12D0">
              <w:rPr>
                <w:rFonts w:ascii="宋体" w:hAnsi="宋体" w:hint="eastAsia"/>
                <w:sz w:val="24"/>
              </w:rPr>
              <w:t>裁剪前</w:t>
            </w:r>
          </w:p>
        </w:tc>
        <w:tc>
          <w:tcPr>
            <w:tcW w:w="1659" w:type="dxa"/>
            <w:tcBorders>
              <w:top w:val="single" w:sz="8" w:space="0" w:color="auto"/>
            </w:tcBorders>
          </w:tcPr>
          <w:p w14:paraId="6F75DDE7" w14:textId="77777777" w:rsidR="00B56BD5" w:rsidRPr="005B12D0" w:rsidRDefault="00B56BD5" w:rsidP="00515580">
            <w:pPr>
              <w:jc w:val="center"/>
              <w:rPr>
                <w:rFonts w:ascii="宋体" w:hAnsi="宋体"/>
                <w:sz w:val="24"/>
              </w:rPr>
            </w:pPr>
            <w:r w:rsidRPr="005B12D0">
              <w:rPr>
                <w:rFonts w:ascii="宋体" w:hAnsi="宋体"/>
                <w:sz w:val="24"/>
              </w:rPr>
              <w:t>1074</w:t>
            </w:r>
          </w:p>
        </w:tc>
        <w:tc>
          <w:tcPr>
            <w:tcW w:w="1659" w:type="dxa"/>
            <w:tcBorders>
              <w:top w:val="single" w:sz="8" w:space="0" w:color="auto"/>
            </w:tcBorders>
          </w:tcPr>
          <w:p w14:paraId="17CED870" w14:textId="77777777" w:rsidR="00B56BD5" w:rsidRPr="005B12D0" w:rsidRDefault="00B56BD5" w:rsidP="00515580">
            <w:pPr>
              <w:jc w:val="center"/>
              <w:rPr>
                <w:rFonts w:ascii="宋体" w:hAnsi="宋体"/>
                <w:sz w:val="24"/>
              </w:rPr>
            </w:pPr>
            <w:r w:rsidRPr="005B12D0">
              <w:rPr>
                <w:rFonts w:ascii="宋体" w:hAnsi="宋体" w:hint="eastAsia"/>
                <w:sz w:val="24"/>
              </w:rPr>
              <w:t>2</w:t>
            </w:r>
          </w:p>
        </w:tc>
        <w:tc>
          <w:tcPr>
            <w:tcW w:w="1539" w:type="dxa"/>
            <w:tcBorders>
              <w:top w:val="single" w:sz="8" w:space="0" w:color="auto"/>
            </w:tcBorders>
          </w:tcPr>
          <w:p w14:paraId="7551FB5A" w14:textId="77777777" w:rsidR="00B56BD5" w:rsidRPr="005B12D0" w:rsidRDefault="00B56BD5" w:rsidP="00515580">
            <w:pPr>
              <w:jc w:val="center"/>
              <w:rPr>
                <w:rFonts w:ascii="宋体" w:hAnsi="宋体"/>
                <w:sz w:val="24"/>
              </w:rPr>
            </w:pPr>
            <w:r w:rsidRPr="005B12D0">
              <w:rPr>
                <w:rFonts w:ascii="宋体" w:hAnsi="宋体"/>
                <w:sz w:val="24"/>
              </w:rPr>
              <w:t>493.7</w:t>
            </w:r>
            <w:r w:rsidRPr="005B12D0">
              <w:rPr>
                <w:rFonts w:ascii="宋体" w:hAnsi="宋体" w:hint="eastAsia"/>
                <w:sz w:val="24"/>
              </w:rPr>
              <w:t>2</w:t>
            </w:r>
          </w:p>
        </w:tc>
        <w:tc>
          <w:tcPr>
            <w:tcW w:w="1780" w:type="dxa"/>
            <w:tcBorders>
              <w:top w:val="single" w:sz="8" w:space="0" w:color="auto"/>
            </w:tcBorders>
          </w:tcPr>
          <w:p w14:paraId="6524B483" w14:textId="77777777" w:rsidR="00B56BD5" w:rsidRPr="005B12D0" w:rsidRDefault="00B56BD5" w:rsidP="00515580">
            <w:pPr>
              <w:jc w:val="center"/>
              <w:rPr>
                <w:rFonts w:ascii="宋体" w:hAnsi="宋体"/>
                <w:sz w:val="24"/>
              </w:rPr>
            </w:pPr>
            <w:r w:rsidRPr="005B12D0">
              <w:rPr>
                <w:rFonts w:ascii="宋体" w:hAnsi="宋体"/>
                <w:sz w:val="24"/>
              </w:rPr>
              <w:t>4583.05</w:t>
            </w:r>
          </w:p>
        </w:tc>
      </w:tr>
      <w:tr w:rsidR="00B56BD5" w:rsidRPr="005B12D0" w14:paraId="6E354F9B" w14:textId="77777777" w:rsidTr="008339F1">
        <w:trPr>
          <w:jc w:val="center"/>
        </w:trPr>
        <w:tc>
          <w:tcPr>
            <w:tcW w:w="1659" w:type="dxa"/>
          </w:tcPr>
          <w:p w14:paraId="1AC9A3A1" w14:textId="77777777" w:rsidR="00B56BD5" w:rsidRPr="005B12D0" w:rsidRDefault="00B56BD5" w:rsidP="00515580">
            <w:pPr>
              <w:jc w:val="center"/>
              <w:rPr>
                <w:rFonts w:ascii="宋体" w:hAnsi="宋体"/>
                <w:sz w:val="24"/>
              </w:rPr>
            </w:pPr>
            <w:r w:rsidRPr="005B12D0">
              <w:rPr>
                <w:rFonts w:ascii="宋体" w:hAnsi="宋体" w:hint="eastAsia"/>
                <w:sz w:val="24"/>
              </w:rPr>
              <w:t>裁剪后</w:t>
            </w:r>
          </w:p>
        </w:tc>
        <w:tc>
          <w:tcPr>
            <w:tcW w:w="1659" w:type="dxa"/>
          </w:tcPr>
          <w:p w14:paraId="44972231" w14:textId="77777777" w:rsidR="00B56BD5" w:rsidRPr="005B12D0" w:rsidRDefault="00B56BD5" w:rsidP="00515580">
            <w:pPr>
              <w:jc w:val="center"/>
              <w:rPr>
                <w:rFonts w:ascii="宋体" w:hAnsi="宋体"/>
                <w:sz w:val="24"/>
              </w:rPr>
            </w:pPr>
            <w:r w:rsidRPr="005B12D0">
              <w:rPr>
                <w:rFonts w:ascii="宋体" w:hAnsi="宋体" w:hint="eastAsia"/>
                <w:sz w:val="24"/>
              </w:rPr>
              <w:t>850</w:t>
            </w:r>
          </w:p>
        </w:tc>
        <w:tc>
          <w:tcPr>
            <w:tcW w:w="1659" w:type="dxa"/>
          </w:tcPr>
          <w:p w14:paraId="75078F4F" w14:textId="77777777" w:rsidR="00B56BD5" w:rsidRPr="005B12D0" w:rsidRDefault="00B56BD5" w:rsidP="00515580">
            <w:pPr>
              <w:jc w:val="center"/>
              <w:rPr>
                <w:rFonts w:ascii="宋体" w:hAnsi="宋体"/>
                <w:sz w:val="24"/>
              </w:rPr>
            </w:pPr>
            <w:r w:rsidRPr="005B12D0">
              <w:rPr>
                <w:rFonts w:ascii="宋体" w:hAnsi="宋体" w:hint="eastAsia"/>
                <w:sz w:val="24"/>
              </w:rPr>
              <w:t>2</w:t>
            </w:r>
          </w:p>
        </w:tc>
        <w:tc>
          <w:tcPr>
            <w:tcW w:w="1539" w:type="dxa"/>
          </w:tcPr>
          <w:p w14:paraId="3E11BDEA" w14:textId="77777777" w:rsidR="00B56BD5" w:rsidRPr="005B12D0" w:rsidRDefault="00B56BD5" w:rsidP="00515580">
            <w:pPr>
              <w:jc w:val="center"/>
              <w:rPr>
                <w:rFonts w:ascii="宋体" w:hAnsi="宋体"/>
                <w:sz w:val="24"/>
              </w:rPr>
            </w:pPr>
            <w:r w:rsidRPr="005B12D0">
              <w:rPr>
                <w:rFonts w:ascii="宋体" w:hAnsi="宋体"/>
                <w:sz w:val="24"/>
              </w:rPr>
              <w:t>130.24</w:t>
            </w:r>
          </w:p>
        </w:tc>
        <w:tc>
          <w:tcPr>
            <w:tcW w:w="1780" w:type="dxa"/>
          </w:tcPr>
          <w:p w14:paraId="49AF895B" w14:textId="77777777" w:rsidR="00B56BD5" w:rsidRPr="005B12D0" w:rsidRDefault="00B56BD5" w:rsidP="00515580">
            <w:pPr>
              <w:jc w:val="center"/>
              <w:rPr>
                <w:rFonts w:ascii="宋体" w:hAnsi="宋体"/>
                <w:sz w:val="24"/>
              </w:rPr>
            </w:pPr>
            <w:r w:rsidRPr="005B12D0">
              <w:rPr>
                <w:rFonts w:ascii="宋体" w:hAnsi="宋体" w:hint="eastAsia"/>
                <w:sz w:val="24"/>
              </w:rPr>
              <w:t>539.32</w:t>
            </w:r>
          </w:p>
        </w:tc>
      </w:tr>
    </w:tbl>
    <w:p w14:paraId="2DCB46DF" w14:textId="337409FA" w:rsidR="0028502E" w:rsidRDefault="0028502E" w:rsidP="0028502E">
      <w:pPr>
        <w:pStyle w:val="WSL-2"/>
        <w:numPr>
          <w:ilvl w:val="0"/>
          <w:numId w:val="0"/>
        </w:numPr>
      </w:pPr>
      <w:bookmarkStart w:id="274" w:name="_Toc37081051"/>
      <w:r>
        <w:rPr>
          <w:rFonts w:hint="eastAsia"/>
        </w:rPr>
        <w:t>3.6</w:t>
      </w:r>
      <w:r>
        <w:rPr>
          <w:rFonts w:hint="eastAsia"/>
        </w:rPr>
        <w:t>本章小节</w:t>
      </w:r>
      <w:bookmarkEnd w:id="274"/>
    </w:p>
    <w:p w14:paraId="19881683" w14:textId="6843A3EF" w:rsidR="00382A58" w:rsidRDefault="0028502E" w:rsidP="00D75C6F">
      <w:pPr>
        <w:pStyle w:val="WSL-4"/>
        <w:ind w:firstLine="518"/>
      </w:pPr>
      <w:r w:rsidRPr="0012037C">
        <w:rPr>
          <w:rFonts w:hint="eastAsia"/>
        </w:rPr>
        <w:t>本章根据串行程序</w:t>
      </w:r>
      <w:r w:rsidR="00BE14EB">
        <w:rPr>
          <w:rFonts w:hint="eastAsia"/>
        </w:rPr>
        <w:t>并行性识别任务</w:t>
      </w:r>
      <w:r w:rsidRPr="0012037C">
        <w:rPr>
          <w:rFonts w:hint="eastAsia"/>
        </w:rPr>
        <w:t>的实际需要，从图的角度出发，实现了从</w:t>
      </w:r>
      <w:r w:rsidRPr="0012037C">
        <w:rPr>
          <w:rFonts w:hint="eastAsia"/>
        </w:rPr>
        <w:t>C/C++</w:t>
      </w:r>
      <w:r w:rsidRPr="0012037C">
        <w:rPr>
          <w:rFonts w:hint="eastAsia"/>
        </w:rPr>
        <w:t>串行源码自动生成</w:t>
      </w:r>
      <w:r w:rsidRPr="0012037C">
        <w:rPr>
          <w:rFonts w:hint="eastAsia"/>
        </w:rPr>
        <w:t>GFCPD</w:t>
      </w:r>
      <w:r w:rsidRPr="0012037C">
        <w:rPr>
          <w:rFonts w:hint="eastAsia"/>
        </w:rPr>
        <w:t>数据</w:t>
      </w:r>
      <w:r>
        <w:rPr>
          <w:rFonts w:hint="eastAsia"/>
        </w:rPr>
        <w:t>的方法</w:t>
      </w:r>
      <w:r w:rsidR="004614F2">
        <w:rPr>
          <w:rFonts w:hint="eastAsia"/>
        </w:rPr>
        <w:t>，并</w:t>
      </w:r>
      <w:r w:rsidR="004614F2" w:rsidRPr="00B7032F">
        <w:rPr>
          <w:rFonts w:hint="eastAsia"/>
        </w:rPr>
        <w:t>详细介绍了</w:t>
      </w:r>
      <w:r w:rsidR="004614F2">
        <w:rPr>
          <w:rFonts w:hint="eastAsia"/>
        </w:rPr>
        <w:t>数据集</w:t>
      </w:r>
      <w:r w:rsidR="004614F2">
        <w:rPr>
          <w:rFonts w:hint="eastAsia"/>
        </w:rPr>
        <w:t>G</w:t>
      </w:r>
      <w:r w:rsidR="004614F2">
        <w:t>FCPD</w:t>
      </w:r>
      <w:r w:rsidR="004614F2">
        <w:rPr>
          <w:rFonts w:hint="eastAsia"/>
        </w:rPr>
        <w:t>的构造过程。列举了其数据来源，描述了其数据处理方法、数据构造原则及相关算法流程，并</w:t>
      </w:r>
      <w:proofErr w:type="gramStart"/>
      <w:r w:rsidR="004614F2">
        <w:rPr>
          <w:rFonts w:hint="eastAsia"/>
        </w:rPr>
        <w:t>就数据</w:t>
      </w:r>
      <w:proofErr w:type="gramEnd"/>
      <w:r w:rsidR="004614F2">
        <w:rPr>
          <w:rFonts w:hint="eastAsia"/>
        </w:rPr>
        <w:t>集规模的合理性问题做了一些论证。</w:t>
      </w:r>
      <w:r w:rsidR="00382A58">
        <w:br w:type="page"/>
      </w:r>
    </w:p>
    <w:p w14:paraId="43747CE5" w14:textId="159FCB18" w:rsidR="004614F2" w:rsidRDefault="004614F2" w:rsidP="00272703">
      <w:pPr>
        <w:pStyle w:val="WSL-1"/>
      </w:pPr>
      <w:bookmarkStart w:id="275" w:name="_Toc37081052"/>
      <w:r>
        <w:lastRenderedPageBreak/>
        <w:t>第</w:t>
      </w:r>
      <w:r>
        <w:rPr>
          <w:rFonts w:hint="eastAsia"/>
        </w:rPr>
        <w:t>4</w:t>
      </w:r>
      <w:r>
        <w:t>章</w:t>
      </w:r>
      <w:r>
        <w:t xml:space="preserve"> </w:t>
      </w:r>
      <w:r>
        <w:rPr>
          <w:rFonts w:hint="eastAsia"/>
        </w:rPr>
        <w:t>基于</w:t>
      </w:r>
      <w:r>
        <w:rPr>
          <w:rFonts w:hint="eastAsia"/>
        </w:rPr>
        <w:t>DGC</w:t>
      </w:r>
      <w:r>
        <w:t>N</w:t>
      </w:r>
      <w:r>
        <w:rPr>
          <w:rFonts w:hint="eastAsia"/>
        </w:rPr>
        <w:t>N</w:t>
      </w:r>
      <w:r>
        <w:rPr>
          <w:rFonts w:hint="eastAsia"/>
        </w:rPr>
        <w:t>的可并行代码识别方法</w:t>
      </w:r>
      <w:bookmarkEnd w:id="275"/>
    </w:p>
    <w:p w14:paraId="66E82C3D" w14:textId="5462D5B1" w:rsidR="004614F2" w:rsidRPr="0025217F" w:rsidRDefault="004614F2" w:rsidP="00951C3C">
      <w:pPr>
        <w:pStyle w:val="WSL-4"/>
        <w:ind w:firstLine="518"/>
      </w:pPr>
      <w:r>
        <w:rPr>
          <w:rFonts w:hint="eastAsia"/>
        </w:rPr>
        <w:t>由</w:t>
      </w:r>
      <w:r>
        <w:rPr>
          <w:rFonts w:hint="eastAsia"/>
        </w:rPr>
        <w:t>1.2</w:t>
      </w:r>
      <w:r>
        <w:rPr>
          <w:rFonts w:hint="eastAsia"/>
        </w:rPr>
        <w:t>节可知，在程序的并行性分析问题上，出现过使用传统的机器学习方法（如支持向量机、决策树等）进行串行程序可并行性识别的相关研究，这为使用深度学习方法实现这一目的提供了可行性参考。虽然目前还并未出现将深度学习方法应用于串行程序可并行性识别的研究成果，但代码的语义表示、不同算法的代码分类、代码缺陷检测等问题的深度学习解决方案为此提供了理论与方法的支持。综上所述，使用深度学习的方法进行串行程序可并行性识别具备着良好的可行性。本章以自动识别串行程序中可以并行的代码片段为研究目的，提出了一种基于深度图卷积神经网络</w:t>
      </w:r>
      <w:r>
        <w:rPr>
          <w:rFonts w:hint="eastAsia"/>
        </w:rPr>
        <w:t>(D</w:t>
      </w:r>
      <w:r>
        <w:t>GC</w:t>
      </w:r>
      <w:r>
        <w:rPr>
          <w:rFonts w:hint="eastAsia"/>
        </w:rPr>
        <w:t>N</w:t>
      </w:r>
      <w:r>
        <w:t>N)</w:t>
      </w:r>
      <w:r>
        <w:rPr>
          <w:rFonts w:hint="eastAsia"/>
        </w:rPr>
        <w:t>架构的识别方法，首次将深度学习方法应用于此类研究。接下来的几个小节将从数据预处理、模型</w:t>
      </w:r>
      <w:ins w:id="276" w:author="User" w:date="2020-04-13T14:31:00Z">
        <w:r w:rsidR="00E90294">
          <w:rPr>
            <w:rFonts w:hint="eastAsia"/>
          </w:rPr>
          <w:t>建立</w:t>
        </w:r>
      </w:ins>
      <w:del w:id="277" w:author="User" w:date="2020-04-13T14:31:00Z">
        <w:r w:rsidDel="00E90294">
          <w:rPr>
            <w:rFonts w:hint="eastAsia"/>
          </w:rPr>
          <w:delText>改进</w:delText>
        </w:r>
      </w:del>
      <w:r>
        <w:rPr>
          <w:rFonts w:hint="eastAsia"/>
        </w:rPr>
        <w:t>、实验结果</w:t>
      </w:r>
      <w:ins w:id="278" w:author="User" w:date="2020-04-13T14:31:00Z">
        <w:r w:rsidR="00E90294">
          <w:rPr>
            <w:rFonts w:hint="eastAsia"/>
          </w:rPr>
          <w:t>与分析等</w:t>
        </w:r>
      </w:ins>
      <w:r>
        <w:rPr>
          <w:rFonts w:hint="eastAsia"/>
        </w:rPr>
        <w:t>三个方面对该方法进行详细介绍。</w:t>
      </w:r>
    </w:p>
    <w:p w14:paraId="73F61233" w14:textId="6F021849" w:rsidR="004614F2" w:rsidRDefault="004614F2" w:rsidP="00272703">
      <w:pPr>
        <w:pStyle w:val="WSL-2"/>
        <w:numPr>
          <w:ilvl w:val="0"/>
          <w:numId w:val="0"/>
        </w:numPr>
      </w:pPr>
      <w:bookmarkStart w:id="279" w:name="_Toc37081053"/>
      <w:r>
        <w:rPr>
          <w:rFonts w:hint="eastAsia"/>
        </w:rPr>
        <w:t>4</w:t>
      </w:r>
      <w:r w:rsidRPr="0025217F">
        <w:rPr>
          <w:rFonts w:hint="eastAsia"/>
        </w:rPr>
        <w:t>.1</w:t>
      </w:r>
      <w:r w:rsidRPr="0025217F">
        <w:rPr>
          <w:rFonts w:hint="eastAsia"/>
        </w:rPr>
        <w:t>数据预处理</w:t>
      </w:r>
      <w:bookmarkEnd w:id="279"/>
    </w:p>
    <w:p w14:paraId="422519E6" w14:textId="45DE0A09" w:rsidR="004614F2" w:rsidRDefault="004614F2" w:rsidP="00951C3C">
      <w:pPr>
        <w:pStyle w:val="WSL-4"/>
        <w:ind w:firstLine="518"/>
      </w:pPr>
      <w:r>
        <w:rPr>
          <w:rFonts w:hint="eastAsia"/>
        </w:rPr>
        <w:t>在第</w:t>
      </w:r>
      <w:r>
        <w:rPr>
          <w:rFonts w:hint="eastAsia"/>
        </w:rPr>
        <w:t>3</w:t>
      </w:r>
      <w:r>
        <w:rPr>
          <w:rFonts w:hint="eastAsia"/>
        </w:rPr>
        <w:t>章中，</w:t>
      </w:r>
      <w:r w:rsidRPr="00E87AE4">
        <w:rPr>
          <w:rFonts w:hint="eastAsia"/>
        </w:rPr>
        <w:t>考虑到数据集的通用性，为了</w:t>
      </w:r>
      <w:r>
        <w:rPr>
          <w:rFonts w:hint="eastAsia"/>
        </w:rPr>
        <w:t>使更多的研究可以直接使用</w:t>
      </w:r>
      <w:r>
        <w:rPr>
          <w:rFonts w:hint="eastAsia"/>
        </w:rPr>
        <w:t>GFCPD</w:t>
      </w:r>
      <w:r>
        <w:rPr>
          <w:rFonts w:hint="eastAsia"/>
        </w:rPr>
        <w:t>数据集，在其构造过程中并未对其做任何专适用于本研究的预处理工作。因此，为了更好地进行接下来的研究，需要结合本文所使用的深度图卷积神经网络模型</w:t>
      </w:r>
      <w:r>
        <w:rPr>
          <w:rFonts w:hint="eastAsia"/>
        </w:rPr>
        <w:t>DGCNN</w:t>
      </w:r>
      <w:r>
        <w:rPr>
          <w:rFonts w:hint="eastAsia"/>
        </w:rPr>
        <w:t>对实验数据进行进一步的预处理操作。在此之前，首先对</w:t>
      </w:r>
      <w:r>
        <w:rPr>
          <w:rFonts w:hint="eastAsia"/>
        </w:rPr>
        <w:t>DGCNN</w:t>
      </w:r>
      <w:r>
        <w:rPr>
          <w:rFonts w:hint="eastAsia"/>
        </w:rPr>
        <w:t>的输入数据格式进行如图</w:t>
      </w:r>
      <w:r>
        <w:rPr>
          <w:rFonts w:hint="eastAsia"/>
        </w:rPr>
        <w:t>4.1</w:t>
      </w:r>
      <w:r>
        <w:rPr>
          <w:rFonts w:hint="eastAsia"/>
        </w:rPr>
        <w:t>所示说明。对于每一个输入数据对象，</w:t>
      </w:r>
      <w:r>
        <w:rPr>
          <w:rFonts w:hint="eastAsia"/>
        </w:rPr>
        <w:t>graph</w:t>
      </w:r>
      <w:r>
        <w:rPr>
          <w:rFonts w:hint="eastAsia"/>
        </w:rPr>
        <w:t>为一个</w:t>
      </w:r>
      <w:proofErr w:type="gramStart"/>
      <w:r>
        <w:rPr>
          <w:rFonts w:hint="eastAsia"/>
        </w:rPr>
        <w:t>图结构</w:t>
      </w:r>
      <w:proofErr w:type="gramEnd"/>
      <w:r>
        <w:rPr>
          <w:rFonts w:hint="eastAsia"/>
        </w:rPr>
        <w:t>的数据对象，包含了节点和</w:t>
      </w:r>
      <w:proofErr w:type="gramStart"/>
      <w:r>
        <w:rPr>
          <w:rFonts w:hint="eastAsia"/>
        </w:rPr>
        <w:t>边</w:t>
      </w:r>
      <w:proofErr w:type="gramEnd"/>
      <w:r>
        <w:rPr>
          <w:rFonts w:hint="eastAsia"/>
        </w:rPr>
        <w:t>的集合，其中节点使用其编号表示，边使用节点编号的有序对表示；</w:t>
      </w:r>
      <w:proofErr w:type="spellStart"/>
      <w:r>
        <w:rPr>
          <w:rFonts w:hint="eastAsia"/>
        </w:rPr>
        <w:t>lable</w:t>
      </w:r>
      <w:proofErr w:type="spellEnd"/>
      <w:r>
        <w:rPr>
          <w:rFonts w:hint="eastAsia"/>
        </w:rPr>
        <w:t>是图</w:t>
      </w:r>
      <w:r>
        <w:rPr>
          <w:rFonts w:hint="eastAsia"/>
        </w:rPr>
        <w:t>graph</w:t>
      </w:r>
      <w:r>
        <w:rPr>
          <w:rFonts w:hint="eastAsia"/>
        </w:rPr>
        <w:t>所对应的分类标签；</w:t>
      </w:r>
      <w:proofErr w:type="spellStart"/>
      <w:r>
        <w:rPr>
          <w:rFonts w:hint="eastAsia"/>
        </w:rPr>
        <w:t>node</w:t>
      </w:r>
      <w:r>
        <w:t>_tags</w:t>
      </w:r>
      <w:proofErr w:type="spellEnd"/>
      <w:r>
        <w:rPr>
          <w:rFonts w:hint="eastAsia"/>
        </w:rPr>
        <w:t>是一个列表对象，包含了图</w:t>
      </w:r>
      <w:r>
        <w:rPr>
          <w:rFonts w:hint="eastAsia"/>
        </w:rPr>
        <w:t>graph</w:t>
      </w:r>
      <w:r>
        <w:rPr>
          <w:rFonts w:hint="eastAsia"/>
        </w:rPr>
        <w:t>所有节点对应的节点类型标签；</w:t>
      </w:r>
      <w:proofErr w:type="spellStart"/>
      <w:r>
        <w:rPr>
          <w:rFonts w:hint="eastAsia"/>
        </w:rPr>
        <w:t>node</w:t>
      </w:r>
      <w:r>
        <w:t>_features</w:t>
      </w:r>
      <w:proofErr w:type="spellEnd"/>
      <w:r>
        <w:rPr>
          <w:rFonts w:hint="eastAsia"/>
        </w:rPr>
        <w:t>是一个列表对象，包含了图</w:t>
      </w:r>
      <w:r>
        <w:rPr>
          <w:rFonts w:hint="eastAsia"/>
        </w:rPr>
        <w:t>graph</w:t>
      </w:r>
      <w:r>
        <w:rPr>
          <w:rFonts w:hint="eastAsia"/>
        </w:rPr>
        <w:t>所有节点的特征向量。对比图</w:t>
      </w:r>
      <w:r>
        <w:rPr>
          <w:rFonts w:hint="eastAsia"/>
        </w:rPr>
        <w:t>3.17</w:t>
      </w:r>
      <w:r>
        <w:rPr>
          <w:rFonts w:hint="eastAsia"/>
        </w:rPr>
        <w:t>不难发现对于</w:t>
      </w:r>
      <w:r>
        <w:rPr>
          <w:rFonts w:hint="eastAsia"/>
        </w:rPr>
        <w:t>GFCPD</w:t>
      </w:r>
      <w:r>
        <w:rPr>
          <w:rFonts w:hint="eastAsia"/>
        </w:rPr>
        <w:t>而言，节点的类型标签和节点的特征向量是两个新的属性。显然，接下来的数据预处理工作就是为</w:t>
      </w:r>
      <w:r>
        <w:rPr>
          <w:rFonts w:hint="eastAsia"/>
        </w:rPr>
        <w:t>GFCPD</w:t>
      </w:r>
      <w:r>
        <w:rPr>
          <w:rFonts w:hint="eastAsia"/>
        </w:rPr>
        <w:t>数据集中的数据，确定并添加上述两个属性，用于</w:t>
      </w:r>
      <w:proofErr w:type="gramStart"/>
      <w:r>
        <w:rPr>
          <w:rFonts w:hint="eastAsia"/>
        </w:rPr>
        <w:t>做为</w:t>
      </w:r>
      <w:proofErr w:type="gramEnd"/>
      <w:r>
        <w:rPr>
          <w:rFonts w:hint="eastAsia"/>
        </w:rPr>
        <w:t>DGCNN</w:t>
      </w:r>
      <w:r>
        <w:rPr>
          <w:rFonts w:hint="eastAsia"/>
        </w:rPr>
        <w:t>模型的训练数据。</w:t>
      </w:r>
    </w:p>
    <w:p w14:paraId="4AA2D7E9" w14:textId="77777777" w:rsidR="006746C9" w:rsidRDefault="006746C9" w:rsidP="006746C9">
      <w:pPr>
        <w:pStyle w:val="WSL-4"/>
        <w:ind w:firstLineChars="0" w:firstLine="0"/>
        <w:jc w:val="center"/>
      </w:pPr>
      <w:r>
        <w:rPr>
          <w:noProof/>
        </w:rPr>
        <w:drawing>
          <wp:inline distT="0" distB="0" distL="0" distR="0" wp14:anchorId="4F97592A" wp14:editId="7DC0A607">
            <wp:extent cx="4442460" cy="1796560"/>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输入数据格式.PNG"/>
                    <pic:cNvPicPr/>
                  </pic:nvPicPr>
                  <pic:blipFill>
                    <a:blip r:embed="rId55">
                      <a:extLst>
                        <a:ext uri="{28A0092B-C50C-407E-A947-70E740481C1C}">
                          <a14:useLocalDpi xmlns:a14="http://schemas.microsoft.com/office/drawing/2010/main" val="0"/>
                        </a:ext>
                      </a:extLst>
                    </a:blip>
                    <a:stretch>
                      <a:fillRect/>
                    </a:stretch>
                  </pic:blipFill>
                  <pic:spPr>
                    <a:xfrm>
                      <a:off x="0" y="0"/>
                      <a:ext cx="4532881" cy="1833127"/>
                    </a:xfrm>
                    <a:prstGeom prst="rect">
                      <a:avLst/>
                    </a:prstGeom>
                  </pic:spPr>
                </pic:pic>
              </a:graphicData>
            </a:graphic>
          </wp:inline>
        </w:drawing>
      </w:r>
    </w:p>
    <w:p w14:paraId="6441E913" w14:textId="77777777" w:rsidR="006746C9" w:rsidRDefault="006746C9" w:rsidP="006746C9">
      <w:pPr>
        <w:pStyle w:val="WSL-6"/>
      </w:pPr>
      <w:bookmarkStart w:id="280" w:name="_Toc36925577"/>
      <w:bookmarkStart w:id="281" w:name="_Toc37080995"/>
      <w:r>
        <w:rPr>
          <w:rFonts w:hint="eastAsia"/>
        </w:rPr>
        <w:t>图</w:t>
      </w:r>
      <w:r>
        <w:rPr>
          <w:rFonts w:hint="eastAsia"/>
        </w:rPr>
        <w:t>4.1DGCNN</w:t>
      </w:r>
      <w:r>
        <w:rPr>
          <w:rFonts w:hint="eastAsia"/>
        </w:rPr>
        <w:t>输入数据格式</w:t>
      </w:r>
      <w:bookmarkEnd w:id="280"/>
      <w:bookmarkEnd w:id="281"/>
    </w:p>
    <w:p w14:paraId="7233DC99" w14:textId="77777777" w:rsidR="006746C9" w:rsidRPr="006746C9" w:rsidRDefault="006746C9" w:rsidP="00951C3C">
      <w:pPr>
        <w:pStyle w:val="WSL-4"/>
        <w:ind w:firstLine="518"/>
      </w:pPr>
    </w:p>
    <w:p w14:paraId="38D768FF" w14:textId="77777777" w:rsidR="004A0E2A" w:rsidRDefault="004A0E2A" w:rsidP="004A0E2A">
      <w:pPr>
        <w:pStyle w:val="WSL-4"/>
        <w:ind w:firstLineChars="0" w:firstLine="0"/>
      </w:pPr>
      <w:r>
        <w:rPr>
          <w:rFonts w:hint="eastAsia"/>
        </w:rPr>
        <w:t>(1</w:t>
      </w:r>
      <w:r>
        <w:t>)</w:t>
      </w:r>
      <w:r>
        <w:rPr>
          <w:rFonts w:hint="eastAsia"/>
        </w:rPr>
        <w:t>节点的类型标签</w:t>
      </w:r>
    </w:p>
    <w:p w14:paraId="3AE3CC7D" w14:textId="77777777" w:rsidR="004A0E2A" w:rsidRDefault="004A0E2A" w:rsidP="004A0E2A">
      <w:pPr>
        <w:pStyle w:val="WSL-4"/>
        <w:ind w:firstLine="518"/>
      </w:pPr>
      <w:r>
        <w:rPr>
          <w:rFonts w:hint="eastAsia"/>
        </w:rPr>
        <w:t>如</w:t>
      </w:r>
      <w:r>
        <w:rPr>
          <w:rFonts w:hint="eastAsia"/>
        </w:rPr>
        <w:t>3.4</w:t>
      </w:r>
      <w:r>
        <w:rPr>
          <w:rFonts w:hint="eastAsia"/>
        </w:rPr>
        <w:t>节所述，</w:t>
      </w:r>
      <w:r>
        <w:rPr>
          <w:rFonts w:hint="eastAsia"/>
        </w:rPr>
        <w:t>G</w:t>
      </w:r>
      <w:r>
        <w:t>FCPD</w:t>
      </w:r>
      <w:r>
        <w:rPr>
          <w:rFonts w:hint="eastAsia"/>
        </w:rPr>
        <w:t>数据集中，</w:t>
      </w:r>
      <w:r>
        <w:rPr>
          <w:rFonts w:hint="eastAsia"/>
        </w:rPr>
        <w:t>XFG</w:t>
      </w:r>
      <w:r>
        <w:rPr>
          <w:rFonts w:hint="eastAsia"/>
        </w:rPr>
        <w:t>中的节点是一条</w:t>
      </w:r>
      <w:r>
        <w:rPr>
          <w:rFonts w:hint="eastAsia"/>
        </w:rPr>
        <w:t>LLVM</w:t>
      </w:r>
      <w:r>
        <w:t xml:space="preserve"> </w:t>
      </w:r>
      <w:r>
        <w:rPr>
          <w:rFonts w:hint="eastAsia"/>
        </w:rPr>
        <w:t>IR</w:t>
      </w:r>
      <w:r>
        <w:rPr>
          <w:rFonts w:hint="eastAsia"/>
        </w:rPr>
        <w:t>语句，且在其构造过程中对</w:t>
      </w:r>
      <w:r>
        <w:rPr>
          <w:rFonts w:hint="eastAsia"/>
        </w:rPr>
        <w:t>IR</w:t>
      </w:r>
      <w:r>
        <w:rPr>
          <w:rFonts w:hint="eastAsia"/>
        </w:rPr>
        <w:t>语句进行了处理，使其仅保留了指令内容与操作逻辑。这决定了在本步骤中节点的类型标签只可以根据其指令内容或操作逻辑进行确定。</w:t>
      </w:r>
    </w:p>
    <w:p w14:paraId="293D89AD" w14:textId="7AA7AA7E" w:rsidR="004A0E2A" w:rsidRPr="004A0E2A" w:rsidRDefault="004A0E2A" w:rsidP="004A0E2A">
      <w:pPr>
        <w:pStyle w:val="WSL-4"/>
        <w:ind w:firstLine="518"/>
      </w:pPr>
      <w:r w:rsidRPr="004A0E2A">
        <w:rPr>
          <w:rFonts w:hint="eastAsia"/>
        </w:rPr>
        <w:t>考虑到仅通过人工总结并不一定能够完全覆盖所有的数据操作逻辑，同时为了限制标签数量，本文对</w:t>
      </w:r>
      <w:r w:rsidRPr="004A0E2A">
        <w:rPr>
          <w:rFonts w:hint="eastAsia"/>
        </w:rPr>
        <w:t>LLVM</w:t>
      </w:r>
      <w:r w:rsidRPr="004A0E2A">
        <w:t xml:space="preserve"> </w:t>
      </w:r>
      <w:r w:rsidRPr="004A0E2A">
        <w:rPr>
          <w:rFonts w:hint="eastAsia"/>
        </w:rPr>
        <w:t>IR</w:t>
      </w:r>
      <w:r w:rsidRPr="004A0E2A">
        <w:rPr>
          <w:rFonts w:hint="eastAsia"/>
        </w:rPr>
        <w:t>的指令类型（如加、减、逻辑与、逻辑或等）进行了如表</w:t>
      </w:r>
      <w:r w:rsidRPr="004A0E2A">
        <w:rPr>
          <w:rFonts w:hint="eastAsia"/>
        </w:rPr>
        <w:t>4.1</w:t>
      </w:r>
      <w:r w:rsidRPr="004A0E2A">
        <w:rPr>
          <w:rFonts w:hint="eastAsia"/>
        </w:rPr>
        <w:t>所示总结，并以此作为</w:t>
      </w:r>
      <w:r w:rsidRPr="004A0E2A">
        <w:rPr>
          <w:rFonts w:hint="eastAsia"/>
        </w:rPr>
        <w:t>XFG</w:t>
      </w:r>
      <w:r w:rsidRPr="004A0E2A">
        <w:rPr>
          <w:rFonts w:hint="eastAsia"/>
        </w:rPr>
        <w:t>中节点的类型标签。其中</w:t>
      </w:r>
      <w:r w:rsidRPr="004A0E2A">
        <w:rPr>
          <w:rFonts w:hint="eastAsia"/>
        </w:rPr>
        <w:t>0</w:t>
      </w:r>
      <w:r w:rsidRPr="004A0E2A">
        <w:rPr>
          <w:rFonts w:hint="eastAsia"/>
        </w:rPr>
        <w:t>号标签表</w:t>
      </w:r>
      <w:r>
        <w:rPr>
          <w:rFonts w:hint="eastAsia"/>
        </w:rPr>
        <w:t>示未知指令，用于兼容特殊情况。对于</w:t>
      </w:r>
      <w:r>
        <w:rPr>
          <w:rFonts w:hint="eastAsia"/>
        </w:rPr>
        <w:t>0</w:t>
      </w:r>
      <w:r>
        <w:rPr>
          <w:rFonts w:hint="eastAsia"/>
        </w:rPr>
        <w:t>号标签以前外的其他标签，均设计了一</w:t>
      </w:r>
    </w:p>
    <w:p w14:paraId="0DCA9B61" w14:textId="0D448FD3" w:rsidR="004614F2" w:rsidRDefault="004A0E2A" w:rsidP="004A0E2A">
      <w:pPr>
        <w:pStyle w:val="WSL-4"/>
        <w:ind w:firstLineChars="0" w:firstLine="0"/>
      </w:pPr>
      <w:proofErr w:type="gramStart"/>
      <w:r>
        <w:rPr>
          <w:rFonts w:hint="eastAsia"/>
        </w:rPr>
        <w:t>个</w:t>
      </w:r>
      <w:proofErr w:type="gramEnd"/>
      <w:r w:rsidR="004614F2">
        <w:rPr>
          <w:rFonts w:hint="eastAsia"/>
        </w:rPr>
        <w:t>或多个正则匹配规则（一个指令类型可能对应多个指令，因此需要设计多个正则匹配规则，以列表的形式保存），可以通过遍历</w:t>
      </w:r>
      <w:r w:rsidR="004614F2">
        <w:rPr>
          <w:rFonts w:hint="eastAsia"/>
        </w:rPr>
        <w:t>XFG</w:t>
      </w:r>
      <w:r w:rsidR="004614F2">
        <w:rPr>
          <w:rFonts w:hint="eastAsia"/>
        </w:rPr>
        <w:t>的每一个节点，使用正则表达式为其匹配正确的类型标签。</w:t>
      </w:r>
    </w:p>
    <w:p w14:paraId="30B78A5E" w14:textId="77777777" w:rsidR="004614F2" w:rsidRDefault="004614F2" w:rsidP="003733DC">
      <w:pPr>
        <w:pStyle w:val="WSl-8"/>
      </w:pPr>
      <w:bookmarkStart w:id="282" w:name="_Toc37080854"/>
      <w:r>
        <w:rPr>
          <w:rFonts w:hint="eastAsia"/>
        </w:rPr>
        <w:t>表</w:t>
      </w:r>
      <w:r>
        <w:rPr>
          <w:rFonts w:hint="eastAsia"/>
        </w:rPr>
        <w:t>4.1</w:t>
      </w:r>
      <w:r>
        <w:rPr>
          <w:rFonts w:hint="eastAsia"/>
        </w:rPr>
        <w:t>节点类型标签信息表</w:t>
      </w:r>
      <w:bookmarkEnd w:id="282"/>
    </w:p>
    <w:tbl>
      <w:tblPr>
        <w:tblStyle w:val="aa"/>
        <w:tblW w:w="907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3118"/>
        <w:gridCol w:w="4394"/>
      </w:tblGrid>
      <w:tr w:rsidR="004614F2" w:rsidRPr="003733DC" w14:paraId="4274DB75" w14:textId="77777777" w:rsidTr="008339F1">
        <w:trPr>
          <w:jc w:val="center"/>
        </w:trPr>
        <w:tc>
          <w:tcPr>
            <w:tcW w:w="1560" w:type="dxa"/>
            <w:tcBorders>
              <w:top w:val="single" w:sz="8" w:space="0" w:color="auto"/>
              <w:bottom w:val="single" w:sz="8" w:space="0" w:color="auto"/>
            </w:tcBorders>
          </w:tcPr>
          <w:p w14:paraId="0C43FF7C" w14:textId="77777777" w:rsidR="004614F2" w:rsidRPr="003733DC" w:rsidRDefault="004614F2" w:rsidP="003733DC">
            <w:pPr>
              <w:jc w:val="center"/>
              <w:rPr>
                <w:rFonts w:ascii="宋体" w:hAnsi="宋体"/>
                <w:sz w:val="24"/>
              </w:rPr>
            </w:pPr>
            <w:r w:rsidRPr="003733DC">
              <w:rPr>
                <w:rFonts w:ascii="宋体" w:hAnsi="宋体" w:hint="eastAsia"/>
                <w:sz w:val="24"/>
              </w:rPr>
              <w:t>类型编号</w:t>
            </w:r>
          </w:p>
        </w:tc>
        <w:tc>
          <w:tcPr>
            <w:tcW w:w="3118" w:type="dxa"/>
            <w:tcBorders>
              <w:top w:val="single" w:sz="8" w:space="0" w:color="auto"/>
              <w:bottom w:val="single" w:sz="8" w:space="0" w:color="auto"/>
            </w:tcBorders>
          </w:tcPr>
          <w:p w14:paraId="27ACE887" w14:textId="77777777" w:rsidR="004614F2" w:rsidRPr="003733DC" w:rsidRDefault="004614F2" w:rsidP="003733DC">
            <w:pPr>
              <w:jc w:val="center"/>
              <w:rPr>
                <w:rFonts w:ascii="宋体" w:hAnsi="宋体"/>
                <w:sz w:val="24"/>
              </w:rPr>
            </w:pPr>
            <w:r w:rsidRPr="003733DC">
              <w:rPr>
                <w:rFonts w:ascii="宋体" w:hAnsi="宋体" w:hint="eastAsia"/>
                <w:sz w:val="24"/>
              </w:rPr>
              <w:t>节点类型</w:t>
            </w:r>
          </w:p>
        </w:tc>
        <w:tc>
          <w:tcPr>
            <w:tcW w:w="4394" w:type="dxa"/>
            <w:tcBorders>
              <w:top w:val="single" w:sz="8" w:space="0" w:color="auto"/>
              <w:bottom w:val="single" w:sz="8" w:space="0" w:color="auto"/>
            </w:tcBorders>
          </w:tcPr>
          <w:p w14:paraId="2F614A87" w14:textId="77777777" w:rsidR="004614F2" w:rsidRPr="003733DC" w:rsidRDefault="004614F2" w:rsidP="003733DC">
            <w:pPr>
              <w:jc w:val="center"/>
              <w:rPr>
                <w:rFonts w:ascii="宋体" w:hAnsi="宋体"/>
                <w:sz w:val="24"/>
              </w:rPr>
            </w:pPr>
            <w:r w:rsidRPr="003733DC">
              <w:rPr>
                <w:rFonts w:ascii="宋体" w:hAnsi="宋体" w:hint="eastAsia"/>
                <w:sz w:val="24"/>
              </w:rPr>
              <w:t>正则表达式</w:t>
            </w:r>
          </w:p>
        </w:tc>
      </w:tr>
      <w:tr w:rsidR="004614F2" w:rsidRPr="003733DC" w14:paraId="7472E226" w14:textId="77777777" w:rsidTr="008339F1">
        <w:trPr>
          <w:trHeight w:val="352"/>
          <w:jc w:val="center"/>
        </w:trPr>
        <w:tc>
          <w:tcPr>
            <w:tcW w:w="1560" w:type="dxa"/>
            <w:tcBorders>
              <w:top w:val="single" w:sz="8" w:space="0" w:color="auto"/>
            </w:tcBorders>
            <w:vAlign w:val="center"/>
          </w:tcPr>
          <w:p w14:paraId="1813FD1C" w14:textId="77777777" w:rsidR="004614F2" w:rsidRPr="003733DC" w:rsidRDefault="004614F2" w:rsidP="003733DC">
            <w:pPr>
              <w:jc w:val="center"/>
              <w:rPr>
                <w:rFonts w:ascii="宋体" w:hAnsi="宋体"/>
                <w:sz w:val="24"/>
              </w:rPr>
            </w:pPr>
            <w:r w:rsidRPr="003733DC">
              <w:rPr>
                <w:rFonts w:ascii="宋体" w:hAnsi="宋体" w:hint="eastAsia"/>
                <w:sz w:val="24"/>
              </w:rPr>
              <w:t>0</w:t>
            </w:r>
          </w:p>
        </w:tc>
        <w:tc>
          <w:tcPr>
            <w:tcW w:w="3118" w:type="dxa"/>
            <w:tcBorders>
              <w:top w:val="single" w:sz="8" w:space="0" w:color="auto"/>
            </w:tcBorders>
          </w:tcPr>
          <w:p w14:paraId="51E1DA56" w14:textId="77777777" w:rsidR="004614F2" w:rsidRPr="00BA4633" w:rsidRDefault="004614F2" w:rsidP="00BA4633">
            <w:pPr>
              <w:jc w:val="center"/>
              <w:rPr>
                <w:sz w:val="24"/>
              </w:rPr>
            </w:pPr>
            <w:r w:rsidRPr="00BA4633">
              <w:rPr>
                <w:sz w:val="24"/>
              </w:rPr>
              <w:t>!UNK</w:t>
            </w:r>
          </w:p>
        </w:tc>
        <w:tc>
          <w:tcPr>
            <w:tcW w:w="4394" w:type="dxa"/>
            <w:tcBorders>
              <w:top w:val="single" w:sz="8" w:space="0" w:color="auto"/>
            </w:tcBorders>
          </w:tcPr>
          <w:p w14:paraId="6081F3CD" w14:textId="6CB62F08" w:rsidR="004614F2" w:rsidRPr="00BA4633" w:rsidRDefault="008339F1" w:rsidP="00BA4633">
            <w:pPr>
              <w:jc w:val="center"/>
              <w:rPr>
                <w:sz w:val="24"/>
              </w:rPr>
            </w:pPr>
            <w:r>
              <w:rPr>
                <w:rFonts w:hint="eastAsia"/>
                <w:sz w:val="24"/>
              </w:rPr>
              <w:t>--</w:t>
            </w:r>
          </w:p>
        </w:tc>
      </w:tr>
      <w:tr w:rsidR="004614F2" w:rsidRPr="003733DC" w14:paraId="47AD0E6C" w14:textId="77777777" w:rsidTr="008339F1">
        <w:trPr>
          <w:jc w:val="center"/>
        </w:trPr>
        <w:tc>
          <w:tcPr>
            <w:tcW w:w="1560" w:type="dxa"/>
            <w:vAlign w:val="center"/>
          </w:tcPr>
          <w:p w14:paraId="765AD479" w14:textId="77777777" w:rsidR="004614F2" w:rsidRPr="003733DC" w:rsidRDefault="004614F2" w:rsidP="003733DC">
            <w:pPr>
              <w:jc w:val="center"/>
              <w:rPr>
                <w:rFonts w:ascii="宋体" w:hAnsi="宋体"/>
                <w:sz w:val="24"/>
              </w:rPr>
            </w:pPr>
            <w:r w:rsidRPr="003733DC">
              <w:rPr>
                <w:rFonts w:ascii="宋体" w:hAnsi="宋体" w:hint="eastAsia"/>
                <w:sz w:val="24"/>
              </w:rPr>
              <w:t>1</w:t>
            </w:r>
          </w:p>
        </w:tc>
        <w:tc>
          <w:tcPr>
            <w:tcW w:w="3118" w:type="dxa"/>
          </w:tcPr>
          <w:p w14:paraId="15960BCA" w14:textId="77777777" w:rsidR="004614F2" w:rsidRPr="00BA4633" w:rsidRDefault="004614F2" w:rsidP="00BA4633">
            <w:pPr>
              <w:jc w:val="center"/>
              <w:rPr>
                <w:sz w:val="24"/>
              </w:rPr>
            </w:pPr>
            <w:r w:rsidRPr="00BA4633">
              <w:rPr>
                <w:sz w:val="24"/>
              </w:rPr>
              <w:t>GEP</w:t>
            </w:r>
          </w:p>
        </w:tc>
        <w:tc>
          <w:tcPr>
            <w:tcW w:w="4394" w:type="dxa"/>
          </w:tcPr>
          <w:p w14:paraId="384EF22A" w14:textId="77777777" w:rsidR="004614F2" w:rsidRPr="00BA4633" w:rsidRDefault="004614F2" w:rsidP="003733DC">
            <w:pPr>
              <w:rPr>
                <w:sz w:val="24"/>
              </w:rPr>
            </w:pPr>
            <w:r w:rsidRPr="00BA4633">
              <w:rPr>
                <w:sz w:val="24"/>
              </w:rPr>
              <w:t xml:space="preserve">&lt;%ID&gt; = </w:t>
            </w:r>
            <w:proofErr w:type="spellStart"/>
            <w:proofErr w:type="gramStart"/>
            <w:r w:rsidRPr="00BA4633">
              <w:rPr>
                <w:sz w:val="24"/>
              </w:rPr>
              <w:t>getelementptr</w:t>
            </w:r>
            <w:proofErr w:type="spellEnd"/>
            <w:r w:rsidRPr="00BA4633">
              <w:rPr>
                <w:sz w:val="24"/>
              </w:rPr>
              <w:t xml:space="preserve"> .</w:t>
            </w:r>
            <w:proofErr w:type="gramEnd"/>
            <w:r w:rsidRPr="00BA4633">
              <w:rPr>
                <w:sz w:val="24"/>
              </w:rPr>
              <w:t>*</w:t>
            </w:r>
          </w:p>
        </w:tc>
      </w:tr>
      <w:tr w:rsidR="004614F2" w:rsidRPr="003733DC" w14:paraId="600EF124" w14:textId="77777777" w:rsidTr="008339F1">
        <w:trPr>
          <w:jc w:val="center"/>
        </w:trPr>
        <w:tc>
          <w:tcPr>
            <w:tcW w:w="1560" w:type="dxa"/>
            <w:vAlign w:val="center"/>
          </w:tcPr>
          <w:p w14:paraId="550F24EB" w14:textId="77777777" w:rsidR="004614F2" w:rsidRPr="003733DC" w:rsidRDefault="004614F2" w:rsidP="003733DC">
            <w:pPr>
              <w:jc w:val="center"/>
              <w:rPr>
                <w:rFonts w:ascii="宋体" w:hAnsi="宋体"/>
                <w:sz w:val="24"/>
              </w:rPr>
            </w:pPr>
            <w:r w:rsidRPr="003733DC">
              <w:rPr>
                <w:rFonts w:ascii="宋体" w:hAnsi="宋体" w:hint="eastAsia"/>
                <w:sz w:val="24"/>
              </w:rPr>
              <w:t>2</w:t>
            </w:r>
          </w:p>
        </w:tc>
        <w:tc>
          <w:tcPr>
            <w:tcW w:w="3118" w:type="dxa"/>
            <w:vAlign w:val="center"/>
          </w:tcPr>
          <w:p w14:paraId="4108237D" w14:textId="77777777" w:rsidR="004614F2" w:rsidRPr="00BA4633" w:rsidRDefault="004614F2" w:rsidP="00BA4633">
            <w:pPr>
              <w:jc w:val="center"/>
              <w:rPr>
                <w:sz w:val="24"/>
              </w:rPr>
            </w:pPr>
            <w:r w:rsidRPr="00BA4633">
              <w:rPr>
                <w:sz w:val="24"/>
              </w:rPr>
              <w:t>addition</w:t>
            </w:r>
          </w:p>
        </w:tc>
        <w:tc>
          <w:tcPr>
            <w:tcW w:w="4394" w:type="dxa"/>
          </w:tcPr>
          <w:p w14:paraId="70463D43" w14:textId="77777777" w:rsidR="004614F2" w:rsidRPr="00BA4633" w:rsidRDefault="004614F2" w:rsidP="003733DC">
            <w:pPr>
              <w:rPr>
                <w:sz w:val="24"/>
              </w:rPr>
            </w:pPr>
            <w:r w:rsidRPr="00BA4633">
              <w:rPr>
                <w:sz w:val="24"/>
              </w:rPr>
              <w:t xml:space="preserve">&lt;%ID&gt; = </w:t>
            </w:r>
            <w:proofErr w:type="gramStart"/>
            <w:r w:rsidRPr="00BA4633">
              <w:rPr>
                <w:sz w:val="24"/>
              </w:rPr>
              <w:t>add .</w:t>
            </w:r>
            <w:proofErr w:type="gramEnd"/>
            <w:r w:rsidRPr="00BA4633">
              <w:rPr>
                <w:sz w:val="24"/>
              </w:rPr>
              <w:t>*</w:t>
            </w:r>
          </w:p>
          <w:p w14:paraId="51A91EC9" w14:textId="77777777" w:rsidR="004614F2" w:rsidRPr="00BA4633" w:rsidRDefault="004614F2" w:rsidP="003733DC">
            <w:pPr>
              <w:rPr>
                <w:sz w:val="24"/>
              </w:rPr>
            </w:pPr>
            <w:r w:rsidRPr="00BA4633">
              <w:rPr>
                <w:sz w:val="24"/>
              </w:rPr>
              <w:t xml:space="preserve">&lt;%ID&gt; = </w:t>
            </w:r>
            <w:proofErr w:type="spellStart"/>
            <w:proofErr w:type="gramStart"/>
            <w:r w:rsidRPr="00BA4633">
              <w:rPr>
                <w:sz w:val="24"/>
              </w:rPr>
              <w:t>fadd</w:t>
            </w:r>
            <w:proofErr w:type="spellEnd"/>
            <w:r w:rsidRPr="00BA4633">
              <w:rPr>
                <w:sz w:val="24"/>
              </w:rPr>
              <w:t xml:space="preserve"> .</w:t>
            </w:r>
            <w:proofErr w:type="gramEnd"/>
            <w:r w:rsidRPr="00BA4633">
              <w:rPr>
                <w:sz w:val="24"/>
              </w:rPr>
              <w:t>*</w:t>
            </w:r>
          </w:p>
        </w:tc>
      </w:tr>
      <w:tr w:rsidR="004614F2" w:rsidRPr="003733DC" w14:paraId="42F00A58" w14:textId="77777777" w:rsidTr="008339F1">
        <w:trPr>
          <w:jc w:val="center"/>
        </w:trPr>
        <w:tc>
          <w:tcPr>
            <w:tcW w:w="1560" w:type="dxa"/>
            <w:vAlign w:val="center"/>
          </w:tcPr>
          <w:p w14:paraId="3845D00A" w14:textId="77777777" w:rsidR="004614F2" w:rsidRPr="003733DC" w:rsidRDefault="004614F2" w:rsidP="003733DC">
            <w:pPr>
              <w:jc w:val="center"/>
              <w:rPr>
                <w:rFonts w:ascii="宋体" w:hAnsi="宋体"/>
                <w:sz w:val="24"/>
              </w:rPr>
            </w:pPr>
            <w:r w:rsidRPr="003733DC">
              <w:rPr>
                <w:rFonts w:ascii="宋体" w:hAnsi="宋体" w:hint="eastAsia"/>
                <w:sz w:val="24"/>
              </w:rPr>
              <w:t>3</w:t>
            </w:r>
          </w:p>
        </w:tc>
        <w:tc>
          <w:tcPr>
            <w:tcW w:w="3118" w:type="dxa"/>
          </w:tcPr>
          <w:p w14:paraId="694AE0EE" w14:textId="77777777" w:rsidR="004614F2" w:rsidRPr="00BA4633" w:rsidRDefault="004614F2" w:rsidP="00BA4633">
            <w:pPr>
              <w:jc w:val="center"/>
              <w:rPr>
                <w:sz w:val="24"/>
              </w:rPr>
            </w:pPr>
            <w:r w:rsidRPr="00BA4633">
              <w:rPr>
                <w:sz w:val="24"/>
              </w:rPr>
              <w:t>allocate on stack</w:t>
            </w:r>
          </w:p>
        </w:tc>
        <w:tc>
          <w:tcPr>
            <w:tcW w:w="4394" w:type="dxa"/>
          </w:tcPr>
          <w:p w14:paraId="78A3E75E" w14:textId="77777777" w:rsidR="004614F2" w:rsidRPr="00BA4633" w:rsidRDefault="004614F2" w:rsidP="003733DC">
            <w:pPr>
              <w:rPr>
                <w:sz w:val="24"/>
              </w:rPr>
            </w:pPr>
            <w:r w:rsidRPr="00BA4633">
              <w:rPr>
                <w:sz w:val="24"/>
              </w:rPr>
              <w:t xml:space="preserve">&lt;%ID&gt; = </w:t>
            </w:r>
            <w:proofErr w:type="spellStart"/>
            <w:proofErr w:type="gramStart"/>
            <w:r w:rsidRPr="00BA4633">
              <w:rPr>
                <w:sz w:val="24"/>
              </w:rPr>
              <w:t>alloca</w:t>
            </w:r>
            <w:proofErr w:type="spellEnd"/>
            <w:r w:rsidRPr="00BA4633">
              <w:rPr>
                <w:sz w:val="24"/>
              </w:rPr>
              <w:t xml:space="preserve"> .</w:t>
            </w:r>
            <w:proofErr w:type="gramEnd"/>
            <w:r w:rsidRPr="00BA4633">
              <w:rPr>
                <w:sz w:val="24"/>
              </w:rPr>
              <w:t>*</w:t>
            </w:r>
          </w:p>
        </w:tc>
      </w:tr>
      <w:tr w:rsidR="004614F2" w:rsidRPr="003733DC" w14:paraId="3DC1E3A8" w14:textId="77777777" w:rsidTr="008339F1">
        <w:trPr>
          <w:jc w:val="center"/>
        </w:trPr>
        <w:tc>
          <w:tcPr>
            <w:tcW w:w="1560" w:type="dxa"/>
            <w:vAlign w:val="center"/>
          </w:tcPr>
          <w:p w14:paraId="0DC99BED" w14:textId="77777777" w:rsidR="004614F2" w:rsidRPr="003733DC" w:rsidRDefault="004614F2" w:rsidP="003733DC">
            <w:pPr>
              <w:jc w:val="center"/>
              <w:rPr>
                <w:rFonts w:ascii="宋体" w:hAnsi="宋体"/>
                <w:sz w:val="24"/>
              </w:rPr>
            </w:pPr>
            <w:r w:rsidRPr="003733DC">
              <w:rPr>
                <w:rFonts w:ascii="宋体" w:hAnsi="宋体"/>
                <w:sz w:val="24"/>
              </w:rPr>
              <w:t>…</w:t>
            </w:r>
          </w:p>
        </w:tc>
        <w:tc>
          <w:tcPr>
            <w:tcW w:w="3118" w:type="dxa"/>
          </w:tcPr>
          <w:p w14:paraId="0A6F914B" w14:textId="77777777" w:rsidR="004614F2" w:rsidRPr="00BA4633" w:rsidRDefault="004614F2" w:rsidP="00BA4633">
            <w:pPr>
              <w:jc w:val="center"/>
              <w:rPr>
                <w:sz w:val="24"/>
              </w:rPr>
            </w:pPr>
            <w:r w:rsidRPr="00BA4633">
              <w:rPr>
                <w:sz w:val="24"/>
              </w:rPr>
              <w:t>…</w:t>
            </w:r>
          </w:p>
        </w:tc>
        <w:tc>
          <w:tcPr>
            <w:tcW w:w="4394" w:type="dxa"/>
          </w:tcPr>
          <w:p w14:paraId="75259494" w14:textId="77777777" w:rsidR="004614F2" w:rsidRPr="00BA4633" w:rsidRDefault="004614F2" w:rsidP="003733DC">
            <w:pPr>
              <w:rPr>
                <w:sz w:val="24"/>
              </w:rPr>
            </w:pPr>
            <w:r w:rsidRPr="00BA4633">
              <w:rPr>
                <w:sz w:val="24"/>
              </w:rPr>
              <w:t>…</w:t>
            </w:r>
          </w:p>
        </w:tc>
      </w:tr>
      <w:tr w:rsidR="004614F2" w:rsidRPr="003733DC" w14:paraId="1D04F2B1" w14:textId="77777777" w:rsidTr="008339F1">
        <w:trPr>
          <w:jc w:val="center"/>
        </w:trPr>
        <w:tc>
          <w:tcPr>
            <w:tcW w:w="1560" w:type="dxa"/>
            <w:vAlign w:val="center"/>
          </w:tcPr>
          <w:p w14:paraId="52478177" w14:textId="77777777" w:rsidR="004614F2" w:rsidRPr="003733DC" w:rsidRDefault="004614F2" w:rsidP="003733DC">
            <w:pPr>
              <w:jc w:val="center"/>
              <w:rPr>
                <w:rFonts w:ascii="宋体" w:hAnsi="宋体"/>
                <w:sz w:val="24"/>
              </w:rPr>
            </w:pPr>
            <w:r w:rsidRPr="003733DC">
              <w:rPr>
                <w:rFonts w:ascii="宋体" w:hAnsi="宋体" w:hint="eastAsia"/>
                <w:sz w:val="24"/>
              </w:rPr>
              <w:t>4</w:t>
            </w:r>
            <w:r w:rsidRPr="003733DC">
              <w:rPr>
                <w:rFonts w:ascii="宋体" w:hAnsi="宋体"/>
                <w:sz w:val="24"/>
              </w:rPr>
              <w:t>5</w:t>
            </w:r>
          </w:p>
        </w:tc>
        <w:tc>
          <w:tcPr>
            <w:tcW w:w="3118" w:type="dxa"/>
          </w:tcPr>
          <w:p w14:paraId="1C3E9F7A" w14:textId="77777777" w:rsidR="004614F2" w:rsidRPr="00BA4633" w:rsidRDefault="004614F2" w:rsidP="00BA4633">
            <w:pPr>
              <w:jc w:val="center"/>
              <w:rPr>
                <w:sz w:val="24"/>
              </w:rPr>
            </w:pPr>
            <w:proofErr w:type="spellStart"/>
            <w:r w:rsidRPr="00BA4633">
              <w:rPr>
                <w:sz w:val="24"/>
              </w:rPr>
              <w:t>xor</w:t>
            </w:r>
            <w:proofErr w:type="spellEnd"/>
          </w:p>
        </w:tc>
        <w:tc>
          <w:tcPr>
            <w:tcW w:w="4394" w:type="dxa"/>
          </w:tcPr>
          <w:p w14:paraId="2978DEB8" w14:textId="77777777" w:rsidR="004614F2" w:rsidRPr="00BA4633" w:rsidRDefault="004614F2" w:rsidP="003733DC">
            <w:pPr>
              <w:rPr>
                <w:sz w:val="24"/>
              </w:rPr>
            </w:pPr>
            <w:r w:rsidRPr="00BA4633">
              <w:rPr>
                <w:sz w:val="24"/>
              </w:rPr>
              <w:t xml:space="preserve">&lt;%ID&gt; = </w:t>
            </w:r>
            <w:proofErr w:type="spellStart"/>
            <w:proofErr w:type="gramStart"/>
            <w:r w:rsidRPr="00BA4633">
              <w:rPr>
                <w:sz w:val="24"/>
              </w:rPr>
              <w:t>xor</w:t>
            </w:r>
            <w:proofErr w:type="spellEnd"/>
            <w:r w:rsidRPr="00BA4633">
              <w:rPr>
                <w:sz w:val="24"/>
              </w:rPr>
              <w:t xml:space="preserve"> .</w:t>
            </w:r>
            <w:proofErr w:type="gramEnd"/>
            <w:r w:rsidRPr="00BA4633">
              <w:rPr>
                <w:sz w:val="24"/>
              </w:rPr>
              <w:t>*</w:t>
            </w:r>
          </w:p>
        </w:tc>
      </w:tr>
    </w:tbl>
    <w:p w14:paraId="61DF2C77" w14:textId="77777777" w:rsidR="004614F2" w:rsidRPr="006D7B2A" w:rsidRDefault="004614F2" w:rsidP="00951C3C">
      <w:pPr>
        <w:pStyle w:val="WSL-4"/>
        <w:ind w:firstLine="518"/>
      </w:pPr>
    </w:p>
    <w:p w14:paraId="49B9CBF6" w14:textId="69070238" w:rsidR="004614F2" w:rsidRDefault="00600FAB" w:rsidP="00951C3C">
      <w:pPr>
        <w:pStyle w:val="WSL-4"/>
        <w:ind w:firstLineChars="0" w:firstLine="0"/>
      </w:pPr>
      <w:r>
        <w:rPr>
          <w:rFonts w:hint="eastAsia"/>
        </w:rPr>
        <w:t>(</w:t>
      </w:r>
      <w:r>
        <w:t>2)</w:t>
      </w:r>
      <w:r w:rsidR="004614F2">
        <w:rPr>
          <w:rFonts w:hint="eastAsia"/>
        </w:rPr>
        <w:t>节点的特征向量</w:t>
      </w:r>
    </w:p>
    <w:p w14:paraId="77D28A6F" w14:textId="33E261F6" w:rsidR="004614F2" w:rsidRDefault="004614F2" w:rsidP="00951C3C">
      <w:pPr>
        <w:pStyle w:val="WSL-4"/>
        <w:ind w:firstLine="518"/>
      </w:pPr>
      <w:r>
        <w:rPr>
          <w:rFonts w:hint="eastAsia"/>
        </w:rPr>
        <w:t>文献</w:t>
      </w:r>
      <w:r>
        <w:rPr>
          <w:rFonts w:hint="eastAsia"/>
        </w:rPr>
        <w:t>[</w:t>
      </w:r>
      <w:r>
        <w:t>40]</w:t>
      </w:r>
      <w:r>
        <w:rPr>
          <w:rFonts w:hint="eastAsia"/>
        </w:rPr>
        <w:t>中将</w:t>
      </w:r>
      <w:r>
        <w:rPr>
          <w:rFonts w:hint="eastAsia"/>
        </w:rPr>
        <w:t>XFG</w:t>
      </w:r>
      <w:r>
        <w:rPr>
          <w:rFonts w:hint="eastAsia"/>
        </w:rPr>
        <w:t>定义为基于</w:t>
      </w:r>
      <w:r>
        <w:rPr>
          <w:rFonts w:hint="eastAsia"/>
        </w:rPr>
        <w:t>LLVM</w:t>
      </w:r>
      <w:r>
        <w:t xml:space="preserve"> </w:t>
      </w:r>
      <w:r>
        <w:rPr>
          <w:rFonts w:hint="eastAsia"/>
        </w:rPr>
        <w:t>IR</w:t>
      </w:r>
      <w:r>
        <w:rPr>
          <w:rFonts w:hint="eastAsia"/>
        </w:rPr>
        <w:t>的可学习的代码语义表示方法，并通过</w:t>
      </w:r>
      <w:proofErr w:type="spellStart"/>
      <w:r>
        <w:rPr>
          <w:rFonts w:hint="eastAsia"/>
        </w:rPr>
        <w:t>Dee</w:t>
      </w:r>
      <w:r>
        <w:t>pWalk</w:t>
      </w:r>
      <w:proofErr w:type="spellEnd"/>
      <w:r>
        <w:rPr>
          <w:rFonts w:hint="eastAsia"/>
        </w:rPr>
        <w:t>的方法对其数据集（如表</w:t>
      </w:r>
      <w:r>
        <w:rPr>
          <w:rFonts w:hint="eastAsia"/>
        </w:rPr>
        <w:t>4.2</w:t>
      </w:r>
      <w:r>
        <w:rPr>
          <w:rFonts w:hint="eastAsia"/>
        </w:rPr>
        <w:t>所示）所生成的</w:t>
      </w:r>
      <w:r>
        <w:rPr>
          <w:rFonts w:hint="eastAsia"/>
        </w:rPr>
        <w:t>XFG</w:t>
      </w:r>
      <w:r>
        <w:rPr>
          <w:rFonts w:hint="eastAsia"/>
        </w:rPr>
        <w:t>进行图嵌入训练，为</w:t>
      </w:r>
      <w:r>
        <w:rPr>
          <w:rFonts w:hint="eastAsia"/>
        </w:rPr>
        <w:t>XFG</w:t>
      </w:r>
      <w:r>
        <w:rPr>
          <w:rFonts w:hint="eastAsia"/>
        </w:rPr>
        <w:t>中的每一个节点所代表的</w:t>
      </w:r>
      <w:r>
        <w:rPr>
          <w:rFonts w:hint="eastAsia"/>
        </w:rPr>
        <w:t>LLVM</w:t>
      </w:r>
      <w:r>
        <w:t xml:space="preserve"> </w:t>
      </w:r>
      <w:r>
        <w:rPr>
          <w:rFonts w:hint="eastAsia"/>
        </w:rPr>
        <w:t>IR</w:t>
      </w:r>
      <w:r>
        <w:rPr>
          <w:rFonts w:hint="eastAsia"/>
        </w:rPr>
        <w:t>语句生成了向量表示。该文通过</w:t>
      </w:r>
      <w:r w:rsidRPr="00A26610">
        <w:rPr>
          <w:rFonts w:hint="eastAsia"/>
        </w:rPr>
        <w:t>聚类，类比，语义测试</w:t>
      </w:r>
      <w:r>
        <w:rPr>
          <w:rFonts w:hint="eastAsia"/>
        </w:rPr>
        <w:t>等方法验证了上述向量能够较好地表示代码语义，同时通过算法分类、异构计算平台预测等实验证明了上述向量的可学习性。</w:t>
      </w:r>
    </w:p>
    <w:p w14:paraId="63AA481E" w14:textId="77777777" w:rsidR="003E2698" w:rsidRPr="00686B7C" w:rsidRDefault="003733DC" w:rsidP="00686B7C">
      <w:pPr>
        <w:pStyle w:val="WSL-4"/>
        <w:ind w:firstLine="518"/>
      </w:pPr>
      <w:r w:rsidRPr="00686B7C">
        <w:rPr>
          <w:rFonts w:hint="eastAsia"/>
        </w:rPr>
        <w:t>由于</w:t>
      </w:r>
      <w:r w:rsidRPr="00686B7C">
        <w:rPr>
          <w:rFonts w:hint="eastAsia"/>
        </w:rPr>
        <w:t>GFCPD</w:t>
      </w:r>
      <w:r w:rsidRPr="00686B7C">
        <w:rPr>
          <w:rFonts w:hint="eastAsia"/>
        </w:rPr>
        <w:t>是一个基于</w:t>
      </w:r>
      <w:r w:rsidRPr="00686B7C">
        <w:rPr>
          <w:rFonts w:hint="eastAsia"/>
        </w:rPr>
        <w:t>XFG</w:t>
      </w:r>
      <w:r w:rsidRPr="00686B7C">
        <w:rPr>
          <w:rFonts w:hint="eastAsia"/>
        </w:rPr>
        <w:t>的</w:t>
      </w:r>
      <w:proofErr w:type="gramStart"/>
      <w:r w:rsidRPr="00686B7C">
        <w:rPr>
          <w:rFonts w:hint="eastAsia"/>
        </w:rPr>
        <w:t>图数据</w:t>
      </w:r>
      <w:proofErr w:type="gramEnd"/>
      <w:r w:rsidRPr="00686B7C">
        <w:rPr>
          <w:rFonts w:hint="eastAsia"/>
        </w:rPr>
        <w:t>集，本文所使用的节点特征向量同样需要对</w:t>
      </w:r>
      <w:r w:rsidRPr="00686B7C">
        <w:rPr>
          <w:rFonts w:hint="eastAsia"/>
        </w:rPr>
        <w:t>XFG</w:t>
      </w:r>
      <w:r w:rsidRPr="00686B7C">
        <w:rPr>
          <w:rFonts w:hint="eastAsia"/>
        </w:rPr>
        <w:t>进行图嵌入训练。考虑到文献</w:t>
      </w:r>
      <w:r w:rsidRPr="00686B7C">
        <w:rPr>
          <w:rFonts w:hint="eastAsia"/>
        </w:rPr>
        <w:t>[</w:t>
      </w:r>
      <w:r w:rsidRPr="00686B7C">
        <w:t>40]</w:t>
      </w:r>
      <w:r w:rsidRPr="00686B7C">
        <w:rPr>
          <w:rFonts w:hint="eastAsia"/>
        </w:rPr>
        <w:t>的图嵌入过程所使用的数据集进行了较为全面地学科覆盖，基本包含了</w:t>
      </w:r>
      <w:r w:rsidRPr="00686B7C">
        <w:rPr>
          <w:rFonts w:hint="eastAsia"/>
        </w:rPr>
        <w:t>GFCPD</w:t>
      </w:r>
      <w:r w:rsidRPr="00686B7C">
        <w:rPr>
          <w:rFonts w:hint="eastAsia"/>
        </w:rPr>
        <w:t>原始数据中的所有程序或其类似算法，因此使用该嵌入结果作为</w:t>
      </w:r>
      <w:r w:rsidRPr="00686B7C">
        <w:rPr>
          <w:rFonts w:hint="eastAsia"/>
        </w:rPr>
        <w:t>GCFCPD</w:t>
      </w:r>
      <w:r w:rsidRPr="00686B7C">
        <w:rPr>
          <w:rFonts w:hint="eastAsia"/>
        </w:rPr>
        <w:t>数据集的节点特征向量是一个合理且不错的选择。该嵌入结果的相关信息如表</w:t>
      </w:r>
      <w:r w:rsidRPr="00686B7C">
        <w:rPr>
          <w:rFonts w:hint="eastAsia"/>
        </w:rPr>
        <w:t>4.3</w:t>
      </w:r>
      <w:r w:rsidRPr="00686B7C">
        <w:rPr>
          <w:rFonts w:hint="eastAsia"/>
        </w:rPr>
        <w:t>所示，其中共包含两个文件，一个存储</w:t>
      </w:r>
      <w:r w:rsidR="003E2698" w:rsidRPr="00686B7C">
        <w:rPr>
          <w:rFonts w:hint="eastAsia"/>
        </w:rPr>
        <w:t>的是</w:t>
      </w:r>
      <w:r w:rsidR="003E2698" w:rsidRPr="00686B7C">
        <w:rPr>
          <w:rFonts w:hint="eastAsia"/>
        </w:rPr>
        <w:t>LLVM</w:t>
      </w:r>
      <w:r w:rsidR="003E2698" w:rsidRPr="00686B7C">
        <w:t xml:space="preserve"> </w:t>
      </w:r>
      <w:r w:rsidR="003E2698" w:rsidRPr="00686B7C">
        <w:rPr>
          <w:rFonts w:hint="eastAsia"/>
        </w:rPr>
        <w:t>IR</w:t>
      </w:r>
      <w:r w:rsidR="003E2698" w:rsidRPr="00686B7C">
        <w:rPr>
          <w:rFonts w:hint="eastAsia"/>
        </w:rPr>
        <w:t>语句及其编号，另一个存储的是语句编号及其对应的嵌入向量。可以通过字符串完全匹配的方法确定</w:t>
      </w:r>
      <w:r w:rsidR="003E2698" w:rsidRPr="00686B7C">
        <w:rPr>
          <w:rFonts w:hint="eastAsia"/>
        </w:rPr>
        <w:t>XFG</w:t>
      </w:r>
      <w:r w:rsidR="003E2698" w:rsidRPr="00686B7C">
        <w:rPr>
          <w:rFonts w:hint="eastAsia"/>
        </w:rPr>
        <w:t>中节点所对应的编号，从而确定其节点</w:t>
      </w:r>
      <w:r w:rsidR="003E2698" w:rsidRPr="00686B7C">
        <w:rPr>
          <w:rFonts w:hint="eastAsia"/>
        </w:rPr>
        <w:lastRenderedPageBreak/>
        <w:t>的特征向量。</w:t>
      </w:r>
    </w:p>
    <w:p w14:paraId="6315BE02" w14:textId="77777777" w:rsidR="004614F2" w:rsidRDefault="004614F2" w:rsidP="003733DC">
      <w:pPr>
        <w:pStyle w:val="WSl-8"/>
      </w:pPr>
      <w:bookmarkStart w:id="283" w:name="_Toc37080855"/>
      <w:r>
        <w:rPr>
          <w:rFonts w:hint="eastAsia"/>
        </w:rPr>
        <w:t>表</w:t>
      </w:r>
      <w:r>
        <w:rPr>
          <w:rFonts w:hint="eastAsia"/>
        </w:rPr>
        <w:t>4.2</w:t>
      </w:r>
      <w:r>
        <w:t xml:space="preserve"> </w:t>
      </w:r>
      <w:r>
        <w:rPr>
          <w:rFonts w:hint="eastAsia"/>
        </w:rPr>
        <w:t>图嵌入训练所使用的数据集</w:t>
      </w:r>
      <w:bookmarkEnd w:id="283"/>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4536"/>
      </w:tblGrid>
      <w:tr w:rsidR="004614F2" w:rsidRPr="003733DC" w14:paraId="77794898" w14:textId="77777777" w:rsidTr="00423C14">
        <w:trPr>
          <w:jc w:val="center"/>
        </w:trPr>
        <w:tc>
          <w:tcPr>
            <w:tcW w:w="2263" w:type="dxa"/>
            <w:tcBorders>
              <w:top w:val="single" w:sz="8" w:space="0" w:color="auto"/>
              <w:bottom w:val="single" w:sz="8" w:space="0" w:color="auto"/>
            </w:tcBorders>
            <w:vAlign w:val="center"/>
          </w:tcPr>
          <w:p w14:paraId="54272BF7" w14:textId="77777777" w:rsidR="004614F2" w:rsidRPr="003733DC" w:rsidRDefault="004614F2" w:rsidP="003733DC">
            <w:pPr>
              <w:rPr>
                <w:rFonts w:ascii="宋体" w:hAnsi="宋体"/>
                <w:sz w:val="24"/>
              </w:rPr>
            </w:pPr>
            <w:r w:rsidRPr="003733DC">
              <w:rPr>
                <w:rFonts w:ascii="宋体" w:hAnsi="宋体" w:hint="eastAsia"/>
                <w:sz w:val="24"/>
              </w:rPr>
              <w:t>涉及学科</w:t>
            </w:r>
          </w:p>
        </w:tc>
        <w:tc>
          <w:tcPr>
            <w:tcW w:w="4536" w:type="dxa"/>
            <w:tcBorders>
              <w:top w:val="single" w:sz="8" w:space="0" w:color="auto"/>
              <w:bottom w:val="single" w:sz="8" w:space="0" w:color="auto"/>
            </w:tcBorders>
          </w:tcPr>
          <w:p w14:paraId="7DCE8961" w14:textId="77777777" w:rsidR="004614F2" w:rsidRPr="003733DC" w:rsidRDefault="004614F2" w:rsidP="003733DC">
            <w:pPr>
              <w:rPr>
                <w:rFonts w:ascii="宋体" w:hAnsi="宋体"/>
                <w:sz w:val="24"/>
              </w:rPr>
            </w:pPr>
            <w:r w:rsidRPr="003733DC">
              <w:rPr>
                <w:rFonts w:ascii="宋体" w:hAnsi="宋体" w:hint="eastAsia"/>
                <w:sz w:val="24"/>
              </w:rPr>
              <w:t>源码程序</w:t>
            </w:r>
          </w:p>
        </w:tc>
      </w:tr>
      <w:tr w:rsidR="004614F2" w:rsidRPr="003733DC" w14:paraId="50FFE5C1" w14:textId="77777777" w:rsidTr="00423C14">
        <w:trPr>
          <w:jc w:val="center"/>
        </w:trPr>
        <w:tc>
          <w:tcPr>
            <w:tcW w:w="2263" w:type="dxa"/>
            <w:tcBorders>
              <w:top w:val="single" w:sz="8" w:space="0" w:color="auto"/>
              <w:bottom w:val="single" w:sz="8" w:space="0" w:color="auto"/>
            </w:tcBorders>
            <w:vAlign w:val="center"/>
          </w:tcPr>
          <w:p w14:paraId="02E2E0E4" w14:textId="77777777" w:rsidR="004614F2" w:rsidRPr="003733DC" w:rsidRDefault="004614F2" w:rsidP="00600FAB">
            <w:pPr>
              <w:jc w:val="center"/>
              <w:rPr>
                <w:rFonts w:ascii="宋体" w:hAnsi="宋体"/>
                <w:sz w:val="24"/>
              </w:rPr>
            </w:pPr>
            <w:r w:rsidRPr="003733DC">
              <w:rPr>
                <w:rFonts w:ascii="宋体" w:hAnsi="宋体" w:hint="eastAsia"/>
                <w:sz w:val="24"/>
              </w:rPr>
              <w:t>机器学习</w:t>
            </w:r>
          </w:p>
        </w:tc>
        <w:tc>
          <w:tcPr>
            <w:tcW w:w="4536" w:type="dxa"/>
            <w:tcBorders>
              <w:top w:val="single" w:sz="8" w:space="0" w:color="auto"/>
              <w:bottom w:val="single" w:sz="8" w:space="0" w:color="auto"/>
            </w:tcBorders>
          </w:tcPr>
          <w:p w14:paraId="54DA2D12" w14:textId="77777777" w:rsidR="004614F2" w:rsidRPr="00600FAB" w:rsidRDefault="004614F2" w:rsidP="003733DC">
            <w:pPr>
              <w:rPr>
                <w:sz w:val="24"/>
              </w:rPr>
            </w:pPr>
            <w:proofErr w:type="spellStart"/>
            <w:r w:rsidRPr="00600FAB">
              <w:rPr>
                <w:sz w:val="24"/>
              </w:rPr>
              <w:t>Tensorflow</w:t>
            </w:r>
            <w:proofErr w:type="spellEnd"/>
          </w:p>
        </w:tc>
      </w:tr>
      <w:tr w:rsidR="004614F2" w:rsidRPr="003733DC" w14:paraId="40420BF1" w14:textId="77777777" w:rsidTr="00423C14">
        <w:trPr>
          <w:jc w:val="center"/>
        </w:trPr>
        <w:tc>
          <w:tcPr>
            <w:tcW w:w="2263" w:type="dxa"/>
            <w:vMerge w:val="restart"/>
            <w:tcBorders>
              <w:top w:val="single" w:sz="8" w:space="0" w:color="auto"/>
              <w:bottom w:val="single" w:sz="8" w:space="0" w:color="auto"/>
            </w:tcBorders>
            <w:vAlign w:val="center"/>
          </w:tcPr>
          <w:p w14:paraId="041E0245" w14:textId="77777777" w:rsidR="004614F2" w:rsidRPr="003733DC" w:rsidRDefault="004614F2" w:rsidP="00600FAB">
            <w:pPr>
              <w:jc w:val="center"/>
              <w:rPr>
                <w:rFonts w:ascii="宋体" w:hAnsi="宋体"/>
                <w:sz w:val="24"/>
              </w:rPr>
            </w:pPr>
            <w:r w:rsidRPr="003733DC">
              <w:rPr>
                <w:rFonts w:ascii="宋体" w:hAnsi="宋体" w:hint="eastAsia"/>
                <w:sz w:val="24"/>
              </w:rPr>
              <w:t>高性能计算</w:t>
            </w:r>
          </w:p>
        </w:tc>
        <w:tc>
          <w:tcPr>
            <w:tcW w:w="4536" w:type="dxa"/>
            <w:tcBorders>
              <w:top w:val="single" w:sz="8" w:space="0" w:color="auto"/>
              <w:bottom w:val="nil"/>
            </w:tcBorders>
          </w:tcPr>
          <w:p w14:paraId="0E49CCCA" w14:textId="77777777" w:rsidR="004614F2" w:rsidRPr="00600FAB" w:rsidRDefault="004614F2" w:rsidP="003733DC">
            <w:pPr>
              <w:rPr>
                <w:sz w:val="24"/>
              </w:rPr>
            </w:pPr>
            <w:r w:rsidRPr="00600FAB">
              <w:rPr>
                <w:sz w:val="24"/>
              </w:rPr>
              <w:t>AMD APP SDK</w:t>
            </w:r>
          </w:p>
        </w:tc>
      </w:tr>
      <w:tr w:rsidR="004614F2" w:rsidRPr="003733DC" w14:paraId="309E3BC5" w14:textId="77777777" w:rsidTr="00423C14">
        <w:trPr>
          <w:jc w:val="center"/>
        </w:trPr>
        <w:tc>
          <w:tcPr>
            <w:tcW w:w="2263" w:type="dxa"/>
            <w:vMerge/>
            <w:tcBorders>
              <w:top w:val="nil"/>
              <w:bottom w:val="single" w:sz="8" w:space="0" w:color="auto"/>
            </w:tcBorders>
            <w:vAlign w:val="center"/>
          </w:tcPr>
          <w:p w14:paraId="40D0FCFC" w14:textId="77777777" w:rsidR="004614F2" w:rsidRPr="003733DC" w:rsidRDefault="004614F2" w:rsidP="00600FAB">
            <w:pPr>
              <w:jc w:val="center"/>
              <w:rPr>
                <w:rFonts w:ascii="宋体" w:hAnsi="宋体"/>
                <w:sz w:val="24"/>
              </w:rPr>
            </w:pPr>
          </w:p>
        </w:tc>
        <w:tc>
          <w:tcPr>
            <w:tcW w:w="4536" w:type="dxa"/>
            <w:tcBorders>
              <w:top w:val="nil"/>
              <w:bottom w:val="single" w:sz="8" w:space="0" w:color="auto"/>
            </w:tcBorders>
          </w:tcPr>
          <w:p w14:paraId="2C86209F" w14:textId="77777777" w:rsidR="004614F2" w:rsidRPr="00600FAB" w:rsidRDefault="004614F2" w:rsidP="003733DC">
            <w:pPr>
              <w:rPr>
                <w:sz w:val="24"/>
              </w:rPr>
            </w:pPr>
            <w:r w:rsidRPr="00600FAB">
              <w:rPr>
                <w:sz w:val="24"/>
              </w:rPr>
              <w:t>BLAS</w:t>
            </w:r>
          </w:p>
        </w:tc>
      </w:tr>
      <w:tr w:rsidR="004614F2" w:rsidRPr="003733DC" w14:paraId="12E07F5A" w14:textId="77777777" w:rsidTr="00423C14">
        <w:trPr>
          <w:jc w:val="center"/>
        </w:trPr>
        <w:tc>
          <w:tcPr>
            <w:tcW w:w="2263" w:type="dxa"/>
            <w:vMerge w:val="restart"/>
            <w:tcBorders>
              <w:top w:val="single" w:sz="8" w:space="0" w:color="auto"/>
              <w:bottom w:val="single" w:sz="8" w:space="0" w:color="auto"/>
            </w:tcBorders>
            <w:vAlign w:val="center"/>
          </w:tcPr>
          <w:p w14:paraId="4167BD66" w14:textId="77777777" w:rsidR="004614F2" w:rsidRPr="003733DC" w:rsidRDefault="004614F2" w:rsidP="00600FAB">
            <w:pPr>
              <w:jc w:val="center"/>
              <w:rPr>
                <w:rFonts w:ascii="宋体" w:hAnsi="宋体"/>
                <w:sz w:val="24"/>
              </w:rPr>
            </w:pPr>
            <w:r w:rsidRPr="003733DC">
              <w:rPr>
                <w:rFonts w:ascii="宋体" w:hAnsi="宋体" w:hint="eastAsia"/>
                <w:sz w:val="24"/>
              </w:rPr>
              <w:t>基准测试</w:t>
            </w:r>
          </w:p>
        </w:tc>
        <w:tc>
          <w:tcPr>
            <w:tcW w:w="4536" w:type="dxa"/>
            <w:tcBorders>
              <w:top w:val="single" w:sz="8" w:space="0" w:color="auto"/>
            </w:tcBorders>
          </w:tcPr>
          <w:p w14:paraId="43D9BACF" w14:textId="77777777" w:rsidR="004614F2" w:rsidRPr="00600FAB" w:rsidRDefault="004614F2" w:rsidP="003733DC">
            <w:pPr>
              <w:rPr>
                <w:sz w:val="24"/>
              </w:rPr>
            </w:pPr>
            <w:r w:rsidRPr="00600FAB">
              <w:rPr>
                <w:sz w:val="24"/>
              </w:rPr>
              <w:t>NAS(NPB)</w:t>
            </w:r>
          </w:p>
        </w:tc>
      </w:tr>
      <w:tr w:rsidR="004614F2" w:rsidRPr="003733DC" w14:paraId="260D1787" w14:textId="77777777" w:rsidTr="00423C14">
        <w:trPr>
          <w:jc w:val="center"/>
        </w:trPr>
        <w:tc>
          <w:tcPr>
            <w:tcW w:w="2263" w:type="dxa"/>
            <w:vMerge/>
            <w:tcBorders>
              <w:top w:val="nil"/>
              <w:bottom w:val="single" w:sz="8" w:space="0" w:color="auto"/>
            </w:tcBorders>
            <w:vAlign w:val="center"/>
          </w:tcPr>
          <w:p w14:paraId="4982659A" w14:textId="77777777" w:rsidR="004614F2" w:rsidRPr="003733DC" w:rsidRDefault="004614F2" w:rsidP="00600FAB">
            <w:pPr>
              <w:jc w:val="center"/>
              <w:rPr>
                <w:rFonts w:ascii="宋体" w:hAnsi="宋体"/>
                <w:sz w:val="24"/>
              </w:rPr>
            </w:pPr>
          </w:p>
        </w:tc>
        <w:tc>
          <w:tcPr>
            <w:tcW w:w="4536" w:type="dxa"/>
          </w:tcPr>
          <w:p w14:paraId="2A80B0D8" w14:textId="77777777" w:rsidR="004614F2" w:rsidRPr="00600FAB" w:rsidRDefault="004614F2" w:rsidP="003733DC">
            <w:pPr>
              <w:rPr>
                <w:sz w:val="24"/>
              </w:rPr>
            </w:pPr>
            <w:r w:rsidRPr="00600FAB">
              <w:rPr>
                <w:sz w:val="24"/>
              </w:rPr>
              <w:t>Parboil</w:t>
            </w:r>
          </w:p>
        </w:tc>
      </w:tr>
      <w:tr w:rsidR="004614F2" w:rsidRPr="003733DC" w14:paraId="66438FB9" w14:textId="77777777" w:rsidTr="00423C14">
        <w:trPr>
          <w:jc w:val="center"/>
        </w:trPr>
        <w:tc>
          <w:tcPr>
            <w:tcW w:w="2263" w:type="dxa"/>
            <w:vMerge/>
            <w:tcBorders>
              <w:top w:val="nil"/>
              <w:bottom w:val="single" w:sz="8" w:space="0" w:color="auto"/>
            </w:tcBorders>
            <w:vAlign w:val="center"/>
          </w:tcPr>
          <w:p w14:paraId="5F4C4D57" w14:textId="77777777" w:rsidR="004614F2" w:rsidRPr="003733DC" w:rsidRDefault="004614F2" w:rsidP="00600FAB">
            <w:pPr>
              <w:jc w:val="center"/>
              <w:rPr>
                <w:rFonts w:ascii="宋体" w:hAnsi="宋体"/>
                <w:sz w:val="24"/>
              </w:rPr>
            </w:pPr>
          </w:p>
        </w:tc>
        <w:tc>
          <w:tcPr>
            <w:tcW w:w="4536" w:type="dxa"/>
          </w:tcPr>
          <w:p w14:paraId="0D3FDE65" w14:textId="77777777" w:rsidR="004614F2" w:rsidRPr="00600FAB" w:rsidRDefault="004614F2" w:rsidP="003733DC">
            <w:pPr>
              <w:rPr>
                <w:sz w:val="24"/>
              </w:rPr>
            </w:pPr>
            <w:proofErr w:type="spellStart"/>
            <w:r w:rsidRPr="00600FAB">
              <w:rPr>
                <w:sz w:val="24"/>
              </w:rPr>
              <w:t>PolybenchGPU</w:t>
            </w:r>
            <w:proofErr w:type="spellEnd"/>
          </w:p>
        </w:tc>
      </w:tr>
      <w:tr w:rsidR="004614F2" w:rsidRPr="003733DC" w14:paraId="46BF055D" w14:textId="77777777" w:rsidTr="00423C14">
        <w:trPr>
          <w:jc w:val="center"/>
        </w:trPr>
        <w:tc>
          <w:tcPr>
            <w:tcW w:w="2263" w:type="dxa"/>
            <w:vMerge/>
            <w:tcBorders>
              <w:top w:val="nil"/>
              <w:bottom w:val="single" w:sz="8" w:space="0" w:color="auto"/>
            </w:tcBorders>
            <w:vAlign w:val="center"/>
          </w:tcPr>
          <w:p w14:paraId="48ED8D8A" w14:textId="77777777" w:rsidR="004614F2" w:rsidRPr="003733DC" w:rsidRDefault="004614F2" w:rsidP="00600FAB">
            <w:pPr>
              <w:jc w:val="center"/>
              <w:rPr>
                <w:rFonts w:ascii="宋体" w:hAnsi="宋体"/>
                <w:sz w:val="24"/>
              </w:rPr>
            </w:pPr>
          </w:p>
        </w:tc>
        <w:tc>
          <w:tcPr>
            <w:tcW w:w="4536" w:type="dxa"/>
            <w:tcBorders>
              <w:bottom w:val="nil"/>
            </w:tcBorders>
          </w:tcPr>
          <w:p w14:paraId="5C5BBF19" w14:textId="77777777" w:rsidR="004614F2" w:rsidRPr="00600FAB" w:rsidRDefault="004614F2" w:rsidP="003733DC">
            <w:pPr>
              <w:rPr>
                <w:sz w:val="24"/>
              </w:rPr>
            </w:pPr>
            <w:proofErr w:type="spellStart"/>
            <w:r w:rsidRPr="00600FAB">
              <w:rPr>
                <w:sz w:val="24"/>
              </w:rPr>
              <w:t>Rodinia</w:t>
            </w:r>
            <w:proofErr w:type="spellEnd"/>
          </w:p>
        </w:tc>
      </w:tr>
      <w:tr w:rsidR="004614F2" w:rsidRPr="003733DC" w14:paraId="3FCC00C2" w14:textId="77777777" w:rsidTr="00423C14">
        <w:trPr>
          <w:jc w:val="center"/>
        </w:trPr>
        <w:tc>
          <w:tcPr>
            <w:tcW w:w="2263" w:type="dxa"/>
            <w:vMerge/>
            <w:tcBorders>
              <w:top w:val="nil"/>
              <w:bottom w:val="single" w:sz="8" w:space="0" w:color="auto"/>
            </w:tcBorders>
            <w:vAlign w:val="center"/>
          </w:tcPr>
          <w:p w14:paraId="293D8E1D" w14:textId="77777777" w:rsidR="004614F2" w:rsidRPr="003733DC" w:rsidRDefault="004614F2" w:rsidP="00600FAB">
            <w:pPr>
              <w:jc w:val="center"/>
              <w:rPr>
                <w:rFonts w:ascii="宋体" w:hAnsi="宋体"/>
                <w:sz w:val="24"/>
              </w:rPr>
            </w:pPr>
          </w:p>
        </w:tc>
        <w:tc>
          <w:tcPr>
            <w:tcW w:w="4536" w:type="dxa"/>
            <w:tcBorders>
              <w:top w:val="nil"/>
              <w:bottom w:val="single" w:sz="8" w:space="0" w:color="auto"/>
            </w:tcBorders>
          </w:tcPr>
          <w:p w14:paraId="3981B365" w14:textId="77777777" w:rsidR="004614F2" w:rsidRPr="00600FAB" w:rsidRDefault="004614F2" w:rsidP="003733DC">
            <w:pPr>
              <w:rPr>
                <w:sz w:val="24"/>
              </w:rPr>
            </w:pPr>
            <w:r w:rsidRPr="00600FAB">
              <w:rPr>
                <w:sz w:val="24"/>
              </w:rPr>
              <w:t>SHOC</w:t>
            </w:r>
          </w:p>
        </w:tc>
      </w:tr>
      <w:tr w:rsidR="004614F2" w:rsidRPr="003733DC" w14:paraId="46FBF5C1" w14:textId="77777777" w:rsidTr="00423C14">
        <w:trPr>
          <w:jc w:val="center"/>
        </w:trPr>
        <w:tc>
          <w:tcPr>
            <w:tcW w:w="2263" w:type="dxa"/>
            <w:tcBorders>
              <w:top w:val="single" w:sz="8" w:space="0" w:color="auto"/>
              <w:bottom w:val="single" w:sz="8" w:space="0" w:color="auto"/>
            </w:tcBorders>
            <w:vAlign w:val="center"/>
          </w:tcPr>
          <w:p w14:paraId="1045EEDE" w14:textId="77777777" w:rsidR="004614F2" w:rsidRPr="003733DC" w:rsidRDefault="004614F2" w:rsidP="00600FAB">
            <w:pPr>
              <w:jc w:val="center"/>
              <w:rPr>
                <w:rFonts w:ascii="宋体" w:hAnsi="宋体"/>
                <w:sz w:val="24"/>
              </w:rPr>
            </w:pPr>
            <w:r w:rsidRPr="003733DC">
              <w:rPr>
                <w:rFonts w:ascii="宋体" w:hAnsi="宋体" w:hint="eastAsia"/>
                <w:sz w:val="24"/>
              </w:rPr>
              <w:t>科学计算</w:t>
            </w:r>
          </w:p>
        </w:tc>
        <w:tc>
          <w:tcPr>
            <w:tcW w:w="4536" w:type="dxa"/>
            <w:tcBorders>
              <w:top w:val="single" w:sz="8" w:space="0" w:color="auto"/>
              <w:bottom w:val="single" w:sz="8" w:space="0" w:color="auto"/>
            </w:tcBorders>
          </w:tcPr>
          <w:p w14:paraId="65E96CB3" w14:textId="77777777" w:rsidR="004614F2" w:rsidRPr="00600FAB" w:rsidRDefault="004614F2" w:rsidP="003733DC">
            <w:pPr>
              <w:rPr>
                <w:sz w:val="24"/>
              </w:rPr>
            </w:pPr>
            <w:r w:rsidRPr="00600FAB">
              <w:rPr>
                <w:sz w:val="24"/>
              </w:rPr>
              <w:t>COSMO</w:t>
            </w:r>
          </w:p>
        </w:tc>
      </w:tr>
      <w:tr w:rsidR="004614F2" w:rsidRPr="003733DC" w14:paraId="15461AD1" w14:textId="77777777" w:rsidTr="00423C14">
        <w:trPr>
          <w:jc w:val="center"/>
        </w:trPr>
        <w:tc>
          <w:tcPr>
            <w:tcW w:w="2263" w:type="dxa"/>
            <w:tcBorders>
              <w:top w:val="single" w:sz="8" w:space="0" w:color="auto"/>
              <w:bottom w:val="single" w:sz="8" w:space="0" w:color="auto"/>
            </w:tcBorders>
            <w:vAlign w:val="center"/>
          </w:tcPr>
          <w:p w14:paraId="4B0FC813" w14:textId="77777777" w:rsidR="004614F2" w:rsidRPr="003733DC" w:rsidRDefault="004614F2" w:rsidP="00600FAB">
            <w:pPr>
              <w:jc w:val="center"/>
              <w:rPr>
                <w:rFonts w:ascii="宋体" w:hAnsi="宋体"/>
                <w:sz w:val="24"/>
              </w:rPr>
            </w:pPr>
            <w:r w:rsidRPr="003733DC">
              <w:rPr>
                <w:rFonts w:ascii="宋体" w:hAnsi="宋体" w:hint="eastAsia"/>
                <w:sz w:val="24"/>
              </w:rPr>
              <w:t>操作系统</w:t>
            </w:r>
          </w:p>
        </w:tc>
        <w:tc>
          <w:tcPr>
            <w:tcW w:w="4536" w:type="dxa"/>
            <w:tcBorders>
              <w:top w:val="single" w:sz="8" w:space="0" w:color="auto"/>
              <w:bottom w:val="single" w:sz="8" w:space="0" w:color="auto"/>
            </w:tcBorders>
          </w:tcPr>
          <w:p w14:paraId="377B6E60" w14:textId="77777777" w:rsidR="004614F2" w:rsidRPr="00600FAB" w:rsidRDefault="004614F2" w:rsidP="003733DC">
            <w:pPr>
              <w:rPr>
                <w:sz w:val="24"/>
              </w:rPr>
            </w:pPr>
            <w:r w:rsidRPr="00600FAB">
              <w:rPr>
                <w:sz w:val="24"/>
              </w:rPr>
              <w:t>Linux kernel</w:t>
            </w:r>
          </w:p>
        </w:tc>
      </w:tr>
      <w:tr w:rsidR="004614F2" w:rsidRPr="003733DC" w14:paraId="5CE8407E" w14:textId="77777777" w:rsidTr="00423C14">
        <w:trPr>
          <w:jc w:val="center"/>
        </w:trPr>
        <w:tc>
          <w:tcPr>
            <w:tcW w:w="2263" w:type="dxa"/>
            <w:vMerge w:val="restart"/>
            <w:tcBorders>
              <w:top w:val="single" w:sz="8" w:space="0" w:color="auto"/>
            </w:tcBorders>
            <w:vAlign w:val="center"/>
          </w:tcPr>
          <w:p w14:paraId="3D7F7168" w14:textId="77777777" w:rsidR="004614F2" w:rsidRPr="003733DC" w:rsidRDefault="004614F2" w:rsidP="00600FAB">
            <w:pPr>
              <w:jc w:val="center"/>
              <w:rPr>
                <w:rFonts w:ascii="宋体" w:hAnsi="宋体"/>
                <w:sz w:val="24"/>
              </w:rPr>
            </w:pPr>
            <w:r w:rsidRPr="003733DC">
              <w:rPr>
                <w:rFonts w:ascii="宋体" w:hAnsi="宋体" w:hint="eastAsia"/>
                <w:sz w:val="24"/>
              </w:rPr>
              <w:t>计算机视觉</w:t>
            </w:r>
          </w:p>
        </w:tc>
        <w:tc>
          <w:tcPr>
            <w:tcW w:w="4536" w:type="dxa"/>
            <w:tcBorders>
              <w:top w:val="single" w:sz="8" w:space="0" w:color="auto"/>
            </w:tcBorders>
          </w:tcPr>
          <w:p w14:paraId="5D2E866F" w14:textId="77777777" w:rsidR="004614F2" w:rsidRPr="00600FAB" w:rsidRDefault="004614F2" w:rsidP="003733DC">
            <w:pPr>
              <w:rPr>
                <w:sz w:val="24"/>
              </w:rPr>
            </w:pPr>
            <w:r w:rsidRPr="00600FAB">
              <w:rPr>
                <w:sz w:val="24"/>
              </w:rPr>
              <w:t>OpenCV</w:t>
            </w:r>
          </w:p>
        </w:tc>
      </w:tr>
      <w:tr w:rsidR="004614F2" w:rsidRPr="003733DC" w14:paraId="171A3AD9" w14:textId="77777777" w:rsidTr="00C23DA9">
        <w:trPr>
          <w:jc w:val="center"/>
        </w:trPr>
        <w:tc>
          <w:tcPr>
            <w:tcW w:w="2263" w:type="dxa"/>
            <w:vMerge/>
          </w:tcPr>
          <w:p w14:paraId="54FEF864" w14:textId="77777777" w:rsidR="004614F2" w:rsidRPr="003733DC" w:rsidRDefault="004614F2" w:rsidP="003733DC">
            <w:pPr>
              <w:rPr>
                <w:rFonts w:ascii="宋体" w:hAnsi="宋体"/>
                <w:sz w:val="24"/>
              </w:rPr>
            </w:pPr>
          </w:p>
        </w:tc>
        <w:tc>
          <w:tcPr>
            <w:tcW w:w="4536" w:type="dxa"/>
          </w:tcPr>
          <w:p w14:paraId="548BED44" w14:textId="77777777" w:rsidR="004614F2" w:rsidRPr="00600FAB" w:rsidRDefault="004614F2" w:rsidP="003733DC">
            <w:pPr>
              <w:rPr>
                <w:sz w:val="24"/>
              </w:rPr>
            </w:pPr>
            <w:r w:rsidRPr="00600FAB">
              <w:rPr>
                <w:sz w:val="24"/>
              </w:rPr>
              <w:t>NVIDIA samples</w:t>
            </w:r>
          </w:p>
        </w:tc>
      </w:tr>
    </w:tbl>
    <w:p w14:paraId="06BAF461" w14:textId="77777777" w:rsidR="004614F2" w:rsidRDefault="004614F2" w:rsidP="003733DC">
      <w:pPr>
        <w:pStyle w:val="WSl-8"/>
      </w:pPr>
      <w:bookmarkStart w:id="284" w:name="_Toc37080856"/>
      <w:r>
        <w:rPr>
          <w:rFonts w:hint="eastAsia"/>
        </w:rPr>
        <w:t>表</w:t>
      </w:r>
      <w:r>
        <w:rPr>
          <w:rFonts w:hint="eastAsia"/>
        </w:rPr>
        <w:t>4.3</w:t>
      </w:r>
      <w:r>
        <w:t xml:space="preserve"> </w:t>
      </w:r>
      <w:r>
        <w:rPr>
          <w:rFonts w:hint="eastAsia"/>
        </w:rPr>
        <w:t>图嵌入结果详细信息</w:t>
      </w:r>
      <w:bookmarkEnd w:id="284"/>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552"/>
        <w:gridCol w:w="2410"/>
      </w:tblGrid>
      <w:tr w:rsidR="004614F2" w:rsidRPr="003733DC" w14:paraId="59F44ABF" w14:textId="77777777" w:rsidTr="00423C14">
        <w:trPr>
          <w:jc w:val="center"/>
        </w:trPr>
        <w:tc>
          <w:tcPr>
            <w:tcW w:w="2552" w:type="dxa"/>
            <w:tcBorders>
              <w:top w:val="single" w:sz="8" w:space="0" w:color="auto"/>
              <w:bottom w:val="single" w:sz="8" w:space="0" w:color="auto"/>
            </w:tcBorders>
          </w:tcPr>
          <w:p w14:paraId="4D3DE403" w14:textId="77777777" w:rsidR="004614F2" w:rsidRPr="003733DC" w:rsidRDefault="004614F2" w:rsidP="003733DC">
            <w:pPr>
              <w:jc w:val="center"/>
              <w:rPr>
                <w:rFonts w:ascii="宋体" w:hAnsi="宋体"/>
                <w:sz w:val="24"/>
              </w:rPr>
            </w:pPr>
            <w:r w:rsidRPr="003733DC">
              <w:rPr>
                <w:rFonts w:ascii="宋体" w:hAnsi="宋体" w:hint="eastAsia"/>
                <w:sz w:val="24"/>
              </w:rPr>
              <w:t>词典大小(</w:t>
            </w:r>
            <w:r w:rsidRPr="003733DC">
              <w:rPr>
                <w:rFonts w:ascii="宋体" w:hAnsi="宋体"/>
                <w:sz w:val="24"/>
              </w:rPr>
              <w:t>IR</w:t>
            </w:r>
            <w:r w:rsidRPr="003733DC">
              <w:rPr>
                <w:rFonts w:ascii="宋体" w:hAnsi="宋体" w:hint="eastAsia"/>
                <w:sz w:val="24"/>
              </w:rPr>
              <w:t>数量</w:t>
            </w:r>
            <w:r w:rsidRPr="003733DC">
              <w:rPr>
                <w:rFonts w:ascii="宋体" w:hAnsi="宋体"/>
                <w:sz w:val="24"/>
              </w:rPr>
              <w:t>)</w:t>
            </w:r>
          </w:p>
        </w:tc>
        <w:tc>
          <w:tcPr>
            <w:tcW w:w="2410" w:type="dxa"/>
            <w:tcBorders>
              <w:top w:val="single" w:sz="8" w:space="0" w:color="auto"/>
              <w:bottom w:val="single" w:sz="8" w:space="0" w:color="auto"/>
            </w:tcBorders>
          </w:tcPr>
          <w:p w14:paraId="5A611876" w14:textId="77777777" w:rsidR="004614F2" w:rsidRPr="003733DC" w:rsidRDefault="004614F2" w:rsidP="003733DC">
            <w:pPr>
              <w:jc w:val="center"/>
              <w:rPr>
                <w:rFonts w:ascii="宋体" w:hAnsi="宋体"/>
                <w:sz w:val="24"/>
              </w:rPr>
            </w:pPr>
            <w:r w:rsidRPr="003733DC">
              <w:rPr>
                <w:rFonts w:ascii="宋体" w:hAnsi="宋体" w:hint="eastAsia"/>
                <w:sz w:val="24"/>
              </w:rPr>
              <w:t>向量维度</w:t>
            </w:r>
          </w:p>
        </w:tc>
      </w:tr>
      <w:tr w:rsidR="004614F2" w:rsidRPr="003733DC" w14:paraId="75A0E24E" w14:textId="77777777" w:rsidTr="00423C14">
        <w:trPr>
          <w:jc w:val="center"/>
        </w:trPr>
        <w:tc>
          <w:tcPr>
            <w:tcW w:w="2552" w:type="dxa"/>
            <w:tcBorders>
              <w:top w:val="single" w:sz="8" w:space="0" w:color="auto"/>
            </w:tcBorders>
          </w:tcPr>
          <w:p w14:paraId="0BE46019" w14:textId="77777777" w:rsidR="004614F2" w:rsidRPr="003733DC" w:rsidRDefault="004614F2" w:rsidP="003733DC">
            <w:pPr>
              <w:jc w:val="center"/>
              <w:rPr>
                <w:rFonts w:ascii="宋体" w:hAnsi="宋体"/>
                <w:sz w:val="24"/>
              </w:rPr>
            </w:pPr>
            <w:r w:rsidRPr="003733DC">
              <w:rPr>
                <w:rFonts w:ascii="宋体" w:hAnsi="宋体" w:hint="eastAsia"/>
                <w:sz w:val="24"/>
              </w:rPr>
              <w:t>8565</w:t>
            </w:r>
          </w:p>
        </w:tc>
        <w:tc>
          <w:tcPr>
            <w:tcW w:w="2410" w:type="dxa"/>
            <w:tcBorders>
              <w:top w:val="single" w:sz="8" w:space="0" w:color="auto"/>
            </w:tcBorders>
          </w:tcPr>
          <w:p w14:paraId="53476956" w14:textId="77777777" w:rsidR="004614F2" w:rsidRPr="003733DC" w:rsidRDefault="004614F2" w:rsidP="003733DC">
            <w:pPr>
              <w:jc w:val="center"/>
              <w:rPr>
                <w:rFonts w:ascii="宋体" w:hAnsi="宋体"/>
                <w:sz w:val="24"/>
              </w:rPr>
            </w:pPr>
            <w:r w:rsidRPr="003733DC">
              <w:rPr>
                <w:rFonts w:ascii="宋体" w:hAnsi="宋体"/>
                <w:sz w:val="24"/>
              </w:rPr>
              <w:t>(1,200)</w:t>
            </w:r>
          </w:p>
        </w:tc>
      </w:tr>
    </w:tbl>
    <w:p w14:paraId="3816B0EA" w14:textId="75D7E4BD" w:rsidR="004614F2" w:rsidRDefault="00600FAB" w:rsidP="00951C3C">
      <w:pPr>
        <w:pStyle w:val="WSL-4"/>
        <w:ind w:firstLineChars="0" w:firstLine="0"/>
      </w:pPr>
      <w:r>
        <w:rPr>
          <w:rFonts w:hint="eastAsia"/>
        </w:rPr>
        <w:t>(</w:t>
      </w:r>
      <w:r>
        <w:t>3)</w:t>
      </w:r>
      <w:r w:rsidR="004614F2">
        <w:rPr>
          <w:rFonts w:hint="eastAsia"/>
        </w:rPr>
        <w:t>总体流程</w:t>
      </w:r>
    </w:p>
    <w:p w14:paraId="598DCE1C" w14:textId="40F90EDF" w:rsidR="004614F2" w:rsidRDefault="004614F2" w:rsidP="00951C3C">
      <w:pPr>
        <w:pStyle w:val="WSL-4"/>
        <w:ind w:firstLine="518"/>
      </w:pPr>
      <w:r>
        <w:rPr>
          <w:rFonts w:hint="eastAsia"/>
        </w:rPr>
        <w:t>确定了节点的类型标签及其特征向量的表示方法后，就可以开始对</w:t>
      </w:r>
      <w:r>
        <w:rPr>
          <w:rFonts w:hint="eastAsia"/>
        </w:rPr>
        <w:t>GFCPD</w:t>
      </w:r>
      <w:r>
        <w:rPr>
          <w:rFonts w:hint="eastAsia"/>
        </w:rPr>
        <w:t>数据集中的数据进行进一步的改造，以适配</w:t>
      </w:r>
      <w:r>
        <w:rPr>
          <w:rFonts w:hint="eastAsia"/>
        </w:rPr>
        <w:t>DGCNN</w:t>
      </w:r>
      <w:r>
        <w:rPr>
          <w:rFonts w:hint="eastAsia"/>
        </w:rPr>
        <w:t>模型。总体流程如图</w:t>
      </w:r>
      <w:r>
        <w:rPr>
          <w:rFonts w:hint="eastAsia"/>
        </w:rPr>
        <w:t>4.2</w:t>
      </w:r>
      <w:r>
        <w:rPr>
          <w:rFonts w:hint="eastAsia"/>
        </w:rPr>
        <w:t>所示，对于每一个</w:t>
      </w:r>
      <w:r>
        <w:rPr>
          <w:rFonts w:hint="eastAsia"/>
        </w:rPr>
        <w:t>GFCPD</w:t>
      </w:r>
      <w:r>
        <w:rPr>
          <w:rFonts w:hint="eastAsia"/>
        </w:rPr>
        <w:t>数据做如下操作：首先从</w:t>
      </w:r>
      <w:r>
        <w:rPr>
          <w:rFonts w:hint="eastAsia"/>
        </w:rPr>
        <w:t>GFCPD</w:t>
      </w:r>
      <w:r>
        <w:rPr>
          <w:rFonts w:hint="eastAsia"/>
        </w:rPr>
        <w:t>数据集中读取一个</w:t>
      </w:r>
      <w:r>
        <w:rPr>
          <w:rFonts w:hint="eastAsia"/>
        </w:rPr>
        <w:t>Dual-XFG</w:t>
      </w:r>
      <w:r>
        <w:rPr>
          <w:rFonts w:hint="eastAsia"/>
        </w:rPr>
        <w:t>，获得其节点列表，即</w:t>
      </w:r>
      <w:r>
        <w:rPr>
          <w:rFonts w:hint="eastAsia"/>
        </w:rPr>
        <w:t>LLVM</w:t>
      </w:r>
      <w:r>
        <w:t xml:space="preserve"> </w:t>
      </w:r>
      <w:r>
        <w:rPr>
          <w:rFonts w:hint="eastAsia"/>
        </w:rPr>
        <w:t>IR</w:t>
      </w:r>
      <w:r>
        <w:rPr>
          <w:rFonts w:hint="eastAsia"/>
        </w:rPr>
        <w:t>语句的列表；然后遍历该列表，对于每一个</w:t>
      </w:r>
      <w:r>
        <w:rPr>
          <w:rFonts w:hint="eastAsia"/>
        </w:rPr>
        <w:t>IR</w:t>
      </w:r>
      <w:r>
        <w:rPr>
          <w:rFonts w:hint="eastAsia"/>
        </w:rPr>
        <w:t>语句，通过正则匹配确定其类型标签，并将其标签所对应的编号存储在</w:t>
      </w:r>
      <w:proofErr w:type="spellStart"/>
      <w:r>
        <w:rPr>
          <w:rFonts w:hint="eastAsia"/>
        </w:rPr>
        <w:t>node_</w:t>
      </w:r>
      <w:r>
        <w:t>tag</w:t>
      </w:r>
      <w:proofErr w:type="spellEnd"/>
      <w:r>
        <w:rPr>
          <w:rFonts w:hint="eastAsia"/>
        </w:rPr>
        <w:t>列表中，通过字符串完全匹配的方法从嵌入结果中查找</w:t>
      </w:r>
      <w:r>
        <w:rPr>
          <w:rFonts w:hint="eastAsia"/>
        </w:rPr>
        <w:t>IR</w:t>
      </w:r>
      <w:r>
        <w:rPr>
          <w:rFonts w:hint="eastAsia"/>
        </w:rPr>
        <w:t>语句对应的特征向量，存储在</w:t>
      </w:r>
      <w:proofErr w:type="spellStart"/>
      <w:r>
        <w:rPr>
          <w:rFonts w:hint="eastAsia"/>
        </w:rPr>
        <w:t>node</w:t>
      </w:r>
      <w:r>
        <w:t>_feature</w:t>
      </w:r>
      <w:proofErr w:type="spellEnd"/>
      <w:r>
        <w:rPr>
          <w:rFonts w:hint="eastAsia"/>
        </w:rPr>
        <w:t>中；接下来对</w:t>
      </w:r>
      <w:r>
        <w:rPr>
          <w:rFonts w:hint="eastAsia"/>
        </w:rPr>
        <w:t>XFG</w:t>
      </w:r>
      <w:r>
        <w:rPr>
          <w:rFonts w:hint="eastAsia"/>
        </w:rPr>
        <w:t>中的节点编号，将节点内容使用其编号表示，将边使用节点编号的有序对表示，生成新的图</w:t>
      </w:r>
      <w:r>
        <w:rPr>
          <w:rFonts w:hint="eastAsia"/>
        </w:rPr>
        <w:t>g</w:t>
      </w:r>
      <w:r>
        <w:t>raph</w:t>
      </w:r>
      <w:r>
        <w:rPr>
          <w:rFonts w:hint="eastAsia"/>
        </w:rPr>
        <w:t>；最后将原数据</w:t>
      </w:r>
      <w:proofErr w:type="spellStart"/>
      <w:r>
        <w:rPr>
          <w:rFonts w:hint="eastAsia"/>
        </w:rPr>
        <w:t>lable</w:t>
      </w:r>
      <w:proofErr w:type="spellEnd"/>
      <w:r>
        <w:rPr>
          <w:rFonts w:hint="eastAsia"/>
        </w:rPr>
        <w:t>、</w:t>
      </w:r>
      <w:r>
        <w:rPr>
          <w:rFonts w:hint="eastAsia"/>
        </w:rPr>
        <w:t>graph</w:t>
      </w:r>
      <w:r>
        <w:rPr>
          <w:rFonts w:hint="eastAsia"/>
        </w:rPr>
        <w:t>、</w:t>
      </w:r>
      <w:proofErr w:type="spellStart"/>
      <w:r>
        <w:rPr>
          <w:rFonts w:hint="eastAsia"/>
        </w:rPr>
        <w:t>node</w:t>
      </w:r>
      <w:r>
        <w:t>_tag</w:t>
      </w:r>
      <w:proofErr w:type="spellEnd"/>
      <w:r>
        <w:rPr>
          <w:rFonts w:hint="eastAsia"/>
        </w:rPr>
        <w:t>、</w:t>
      </w:r>
      <w:proofErr w:type="spellStart"/>
      <w:r>
        <w:rPr>
          <w:rFonts w:hint="eastAsia"/>
        </w:rPr>
        <w:t>node</w:t>
      </w:r>
      <w:r>
        <w:t>_features</w:t>
      </w:r>
      <w:proofErr w:type="spellEnd"/>
      <w:r>
        <w:rPr>
          <w:rFonts w:hint="eastAsia"/>
        </w:rPr>
        <w:t>按照图</w:t>
      </w:r>
      <w:r>
        <w:rPr>
          <w:rFonts w:hint="eastAsia"/>
        </w:rPr>
        <w:t>4.1</w:t>
      </w:r>
      <w:r>
        <w:rPr>
          <w:rFonts w:hint="eastAsia"/>
        </w:rPr>
        <w:t>所示格式存储。</w:t>
      </w:r>
    </w:p>
    <w:p w14:paraId="2EF0439E" w14:textId="50774528" w:rsidR="00344C83" w:rsidRDefault="00344C83" w:rsidP="00344C83">
      <w:pPr>
        <w:pStyle w:val="WSL-2"/>
        <w:numPr>
          <w:ilvl w:val="0"/>
          <w:numId w:val="0"/>
        </w:numPr>
      </w:pPr>
      <w:bookmarkStart w:id="285" w:name="_Toc37081054"/>
      <w:r>
        <w:rPr>
          <w:rFonts w:hint="eastAsia"/>
        </w:rPr>
        <w:t>4.2</w:t>
      </w:r>
      <w:r>
        <w:t xml:space="preserve"> </w:t>
      </w:r>
      <w:ins w:id="286" w:author="User" w:date="2020-04-13T14:26:00Z">
        <w:r w:rsidR="00E90294">
          <w:rPr>
            <w:rFonts w:hint="eastAsia"/>
          </w:rPr>
          <w:t>基于</w:t>
        </w:r>
      </w:ins>
      <w:r>
        <w:rPr>
          <w:rFonts w:hint="eastAsia"/>
        </w:rPr>
        <w:t>DGCNN</w:t>
      </w:r>
      <w:del w:id="287" w:author="User" w:date="2020-04-13T14:26:00Z">
        <w:r w:rsidDel="00E90294">
          <w:rPr>
            <w:rFonts w:hint="eastAsia"/>
          </w:rPr>
          <w:delText>简介及其改进</w:delText>
        </w:r>
      </w:del>
      <w:bookmarkEnd w:id="285"/>
      <w:ins w:id="288" w:author="User" w:date="2020-04-13T14:26:00Z">
        <w:r w:rsidR="00E90294">
          <w:rPr>
            <w:rFonts w:hint="eastAsia"/>
          </w:rPr>
          <w:t>的识别模型</w:t>
        </w:r>
      </w:ins>
    </w:p>
    <w:p w14:paraId="525ED086" w14:textId="77777777" w:rsidR="00344C83" w:rsidRPr="00D43419" w:rsidRDefault="00344C83" w:rsidP="00344C83">
      <w:pPr>
        <w:pStyle w:val="WSL-3"/>
      </w:pPr>
      <w:bookmarkStart w:id="289" w:name="_Toc37081055"/>
      <w:r>
        <w:rPr>
          <w:rFonts w:hint="eastAsia"/>
        </w:rPr>
        <w:t>4.2.1</w:t>
      </w:r>
      <w:r>
        <w:t xml:space="preserve"> </w:t>
      </w:r>
      <w:r w:rsidRPr="00D43419">
        <w:rPr>
          <w:rFonts w:hint="eastAsia"/>
        </w:rPr>
        <w:t>DGCNN</w:t>
      </w:r>
      <w:r w:rsidRPr="00D43419">
        <w:rPr>
          <w:rFonts w:hint="eastAsia"/>
        </w:rPr>
        <w:t>简介</w:t>
      </w:r>
      <w:bookmarkEnd w:id="289"/>
    </w:p>
    <w:p w14:paraId="2DBC615F" w14:textId="6C5854F8" w:rsidR="00344C83" w:rsidRDefault="00344C83" w:rsidP="00344C83">
      <w:pPr>
        <w:pStyle w:val="WSL-4"/>
        <w:ind w:firstLine="518"/>
      </w:pPr>
      <w:r w:rsidRPr="00836600">
        <w:rPr>
          <w:rFonts w:hint="eastAsia"/>
        </w:rPr>
        <w:t>DGCNN</w:t>
      </w:r>
      <w:r w:rsidRPr="00836600">
        <w:rPr>
          <w:rFonts w:hint="eastAsia"/>
        </w:rPr>
        <w:t>是在文献</w:t>
      </w:r>
      <w:r w:rsidRPr="00836600">
        <w:rPr>
          <w:rFonts w:hint="eastAsia"/>
        </w:rPr>
        <w:t>[</w:t>
      </w:r>
      <w:r w:rsidRPr="00836600">
        <w:t>64]</w:t>
      </w:r>
      <w:r w:rsidRPr="00836600">
        <w:rPr>
          <w:rFonts w:hint="eastAsia"/>
        </w:rPr>
        <w:t>中提出的一种</w:t>
      </w:r>
      <w:r>
        <w:rPr>
          <w:rFonts w:hint="eastAsia"/>
        </w:rPr>
        <w:t>端到端的用于图分类的深度学习架构。</w:t>
      </w:r>
      <w:r w:rsidRPr="00D86661">
        <w:rPr>
          <w:rFonts w:hint="eastAsia"/>
        </w:rPr>
        <w:t>与</w:t>
      </w:r>
    </w:p>
    <w:p w14:paraId="3028DE7E" w14:textId="77777777" w:rsidR="004614F2" w:rsidRDefault="004614F2" w:rsidP="004614F2">
      <w:r>
        <w:rPr>
          <w:rFonts w:hint="eastAsia"/>
          <w:noProof/>
        </w:rPr>
        <w:lastRenderedPageBreak/>
        <w:drawing>
          <wp:inline distT="0" distB="0" distL="0" distR="0" wp14:anchorId="7DBAD800" wp14:editId="03FD7CDA">
            <wp:extent cx="5274310" cy="4095750"/>
            <wp:effectExtent l="0" t="0" r="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数据预处理.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274310" cy="4095750"/>
                    </a:xfrm>
                    <a:prstGeom prst="rect">
                      <a:avLst/>
                    </a:prstGeom>
                  </pic:spPr>
                </pic:pic>
              </a:graphicData>
            </a:graphic>
          </wp:inline>
        </w:drawing>
      </w:r>
    </w:p>
    <w:p w14:paraId="2AEC44D7" w14:textId="77777777" w:rsidR="004614F2" w:rsidRPr="0048400A" w:rsidRDefault="004614F2" w:rsidP="004614F2">
      <w:pPr>
        <w:jc w:val="center"/>
      </w:pPr>
      <w:r>
        <w:rPr>
          <w:rFonts w:hint="eastAsia"/>
        </w:rPr>
        <w:t>图</w:t>
      </w:r>
      <w:r>
        <w:rPr>
          <w:rFonts w:hint="eastAsia"/>
        </w:rPr>
        <w:t>4.2</w:t>
      </w:r>
      <w:r>
        <w:rPr>
          <w:rFonts w:hint="eastAsia"/>
        </w:rPr>
        <w:t>数据预处理总体流程</w:t>
      </w:r>
    </w:p>
    <w:p w14:paraId="36FC7DCE" w14:textId="13C0AB9A" w:rsidR="004614F2" w:rsidRDefault="00344C83" w:rsidP="00344C83">
      <w:pPr>
        <w:pStyle w:val="WSL-4"/>
        <w:ind w:firstLineChars="0" w:firstLine="0"/>
      </w:pPr>
      <w:r w:rsidRPr="00D86661">
        <w:rPr>
          <w:rFonts w:hint="eastAsia"/>
        </w:rPr>
        <w:t>现有的图神经网络相比，它主要具有如下优势：首先它直接接受</w:t>
      </w:r>
      <w:proofErr w:type="gramStart"/>
      <w:r w:rsidRPr="00D86661">
        <w:rPr>
          <w:rFonts w:hint="eastAsia"/>
        </w:rPr>
        <w:t>图结构</w:t>
      </w:r>
      <w:proofErr w:type="gramEnd"/>
      <w:r w:rsidRPr="00D86661">
        <w:rPr>
          <w:rFonts w:hint="eastAsia"/>
        </w:rPr>
        <w:t>的数据作</w:t>
      </w:r>
      <w:r w:rsidR="004614F2" w:rsidRPr="00D86661">
        <w:rPr>
          <w:rFonts w:hint="eastAsia"/>
        </w:rPr>
        <w:t>为输入，而无需</w:t>
      </w:r>
      <w:r w:rsidR="004614F2">
        <w:rPr>
          <w:rFonts w:hint="eastAsia"/>
        </w:rPr>
        <w:t>将</w:t>
      </w:r>
      <w:proofErr w:type="gramStart"/>
      <w:r w:rsidR="004614F2" w:rsidRPr="00D86661">
        <w:rPr>
          <w:rFonts w:hint="eastAsia"/>
        </w:rPr>
        <w:t>图数据</w:t>
      </w:r>
      <w:r w:rsidR="004614F2">
        <w:rPr>
          <w:rFonts w:hint="eastAsia"/>
        </w:rPr>
        <w:t>先</w:t>
      </w:r>
      <w:proofErr w:type="gramEnd"/>
      <w:r w:rsidR="004614F2" w:rsidRPr="00D86661">
        <w:rPr>
          <w:rFonts w:hint="eastAsia"/>
        </w:rPr>
        <w:t>转换为张量；其次，它可以通过对顶点</w:t>
      </w:r>
      <w:r w:rsidR="004614F2">
        <w:rPr>
          <w:rFonts w:hint="eastAsia"/>
        </w:rPr>
        <w:t>的</w:t>
      </w:r>
      <w:r w:rsidR="004614F2" w:rsidRPr="00D86661">
        <w:rPr>
          <w:rFonts w:hint="eastAsia"/>
        </w:rPr>
        <w:t>特征进行排序来更好的学习</w:t>
      </w:r>
      <w:r w:rsidR="004614F2">
        <w:rPr>
          <w:rFonts w:hint="eastAsia"/>
        </w:rPr>
        <w:t>图的</w:t>
      </w:r>
      <w:r w:rsidR="004614F2" w:rsidRPr="00D86661">
        <w:rPr>
          <w:rFonts w:hint="eastAsia"/>
        </w:rPr>
        <w:t>拓扑特征</w:t>
      </w:r>
      <w:r w:rsidR="004614F2">
        <w:rPr>
          <w:rFonts w:hint="eastAsia"/>
        </w:rPr>
        <w:t>，</w:t>
      </w:r>
      <w:r w:rsidR="004614F2" w:rsidRPr="00D86661">
        <w:rPr>
          <w:rFonts w:hint="eastAsia"/>
        </w:rPr>
        <w:t>而</w:t>
      </w:r>
      <w:r w:rsidR="004614F2">
        <w:rPr>
          <w:rFonts w:hint="eastAsia"/>
        </w:rPr>
        <w:t>并非</w:t>
      </w:r>
      <w:r w:rsidR="004614F2" w:rsidRPr="00D86661">
        <w:rPr>
          <w:rFonts w:hint="eastAsia"/>
        </w:rPr>
        <w:t>对顶点特征进行汇总；</w:t>
      </w:r>
      <w:r w:rsidR="004614F2">
        <w:rPr>
          <w:rFonts w:hint="eastAsia"/>
        </w:rPr>
        <w:t>最后，实验证明</w:t>
      </w:r>
      <w:r w:rsidR="004614F2" w:rsidRPr="00D86661">
        <w:rPr>
          <w:rFonts w:hint="eastAsia"/>
        </w:rPr>
        <w:t>它在</w:t>
      </w:r>
      <w:proofErr w:type="gramStart"/>
      <w:r w:rsidR="004614F2" w:rsidRPr="00D86661">
        <w:rPr>
          <w:rFonts w:hint="eastAsia"/>
        </w:rPr>
        <w:t>许多图类型</w:t>
      </w:r>
      <w:proofErr w:type="gramEnd"/>
      <w:r w:rsidR="004614F2" w:rsidRPr="00D86661">
        <w:rPr>
          <w:rFonts w:hint="eastAsia"/>
        </w:rPr>
        <w:t>的基准数据集上相较于现有的图神经网络具有更好的性能。</w:t>
      </w:r>
    </w:p>
    <w:p w14:paraId="0F731D2F" w14:textId="4CED6BE9" w:rsidR="004614F2" w:rsidRPr="00D75C6F" w:rsidRDefault="004614F2" w:rsidP="00951C3C">
      <w:pPr>
        <w:pStyle w:val="WSL-4"/>
        <w:ind w:firstLine="518"/>
      </w:pPr>
      <w:r>
        <w:rPr>
          <w:rFonts w:hint="eastAsia"/>
        </w:rPr>
        <w:t>DGCNN</w:t>
      </w:r>
      <w:r>
        <w:rPr>
          <w:rFonts w:hint="eastAsia"/>
        </w:rPr>
        <w:t>的总体架构如图</w:t>
      </w:r>
      <w:r>
        <w:rPr>
          <w:rFonts w:hint="eastAsia"/>
        </w:rPr>
        <w:t>4.3</w:t>
      </w:r>
      <w:r>
        <w:rPr>
          <w:rFonts w:hint="eastAsia"/>
        </w:rPr>
        <w:t>所示，其主要由三个部分组成：（</w:t>
      </w:r>
      <w:r>
        <w:rPr>
          <w:rFonts w:hint="eastAsia"/>
        </w:rPr>
        <w:t>a</w:t>
      </w:r>
      <w:r>
        <w:rPr>
          <w:rFonts w:hint="eastAsia"/>
        </w:rPr>
        <w:t>）图卷积层，输入的</w:t>
      </w:r>
      <w:proofErr w:type="gramStart"/>
      <w:r>
        <w:rPr>
          <w:rFonts w:hint="eastAsia"/>
        </w:rPr>
        <w:t>图数据</w:t>
      </w:r>
      <w:proofErr w:type="gramEnd"/>
      <w:r>
        <w:rPr>
          <w:rFonts w:hint="eastAsia"/>
        </w:rPr>
        <w:t>首先通过多个图卷积层，其中每个节点的特征在其邻节点之间传播，以此来提取图中节点的局部结构特征；（</w:t>
      </w:r>
      <w:r>
        <w:rPr>
          <w:rFonts w:hint="eastAsia"/>
        </w:rPr>
        <w:t>b</w:t>
      </w:r>
      <w:r>
        <w:rPr>
          <w:rFonts w:hint="eastAsia"/>
        </w:rPr>
        <w:t>）</w:t>
      </w:r>
      <w:proofErr w:type="spellStart"/>
      <w:r>
        <w:rPr>
          <w:rFonts w:hint="eastAsia"/>
        </w:rPr>
        <w:t>SortPooling</w:t>
      </w:r>
      <w:proofErr w:type="spellEnd"/>
      <w:r>
        <w:rPr>
          <w:rFonts w:hint="eastAsia"/>
        </w:rPr>
        <w:t>层，根据图卷积层的输出，按照每个节点在</w:t>
      </w:r>
      <w:proofErr w:type="gramStart"/>
      <w:r>
        <w:rPr>
          <w:rFonts w:hint="eastAsia"/>
        </w:rPr>
        <w:t>图结构</w:t>
      </w:r>
      <w:proofErr w:type="gramEnd"/>
      <w:r>
        <w:rPr>
          <w:rFonts w:hint="eastAsia"/>
        </w:rPr>
        <w:t>中的不同角色及其重要程度进行排序，并统一输出为</w:t>
      </w:r>
      <w:r>
        <w:rPr>
          <w:rFonts w:hint="eastAsia"/>
        </w:rPr>
        <w:t>k*n</w:t>
      </w:r>
      <w:r>
        <w:rPr>
          <w:rFonts w:hint="eastAsia"/>
        </w:rPr>
        <w:t>的矩阵，其中</w:t>
      </w:r>
      <w:r>
        <w:rPr>
          <w:rFonts w:hint="eastAsia"/>
        </w:rPr>
        <w:t>k</w:t>
      </w:r>
      <w:r>
        <w:rPr>
          <w:rFonts w:hint="eastAsia"/>
        </w:rPr>
        <w:t>表示将使用排序后前</w:t>
      </w:r>
      <w:r>
        <w:rPr>
          <w:rFonts w:hint="eastAsia"/>
        </w:rPr>
        <w:t>k</w:t>
      </w:r>
      <w:proofErr w:type="gramStart"/>
      <w:r>
        <w:rPr>
          <w:rFonts w:hint="eastAsia"/>
        </w:rPr>
        <w:t>个</w:t>
      </w:r>
      <w:proofErr w:type="gramEnd"/>
      <w:r>
        <w:rPr>
          <w:rFonts w:hint="eastAsia"/>
        </w:rPr>
        <w:t>节点的特征作为图的表示，</w:t>
      </w:r>
      <w:r>
        <w:rPr>
          <w:rFonts w:hint="eastAsia"/>
        </w:rPr>
        <w:t>n</w:t>
      </w:r>
      <w:r>
        <w:rPr>
          <w:rFonts w:hint="eastAsia"/>
        </w:rPr>
        <w:t>表示卷积后节点特征向量的维度；（</w:t>
      </w:r>
      <w:r>
        <w:rPr>
          <w:rFonts w:hint="eastAsia"/>
        </w:rPr>
        <w:t>c</w:t>
      </w:r>
      <w:r>
        <w:rPr>
          <w:rFonts w:hint="eastAsia"/>
        </w:rPr>
        <w:t>）传统的卷积层和全连接层，读取图的表示并进行类别预测。为了更好地理解，接下来将以本文所使用的数据为例，对其中的一些细节做出说明。</w:t>
      </w:r>
    </w:p>
    <w:p w14:paraId="4E334347" w14:textId="3C67C7CE" w:rsidR="004614F2" w:rsidRDefault="004614F2" w:rsidP="00951C3C">
      <w:pPr>
        <w:pStyle w:val="WSL-4"/>
        <w:ind w:firstLine="518"/>
      </w:pPr>
      <w:r>
        <w:rPr>
          <w:rFonts w:hint="eastAsia"/>
        </w:rPr>
        <w:t>如</w:t>
      </w:r>
      <w:r>
        <w:rPr>
          <w:rFonts w:hint="eastAsia"/>
        </w:rPr>
        <w:t>4.1</w:t>
      </w:r>
      <w:r>
        <w:rPr>
          <w:rFonts w:hint="eastAsia"/>
        </w:rPr>
        <w:t>所述，本文所使用的</w:t>
      </w:r>
      <w:proofErr w:type="gramStart"/>
      <w:r>
        <w:rPr>
          <w:rFonts w:hint="eastAsia"/>
        </w:rPr>
        <w:t>图数据</w:t>
      </w:r>
      <w:proofErr w:type="gramEnd"/>
      <w:r>
        <w:rPr>
          <w:rFonts w:hint="eastAsia"/>
        </w:rPr>
        <w:t>中，节点嵌入向量的维度为</w:t>
      </w:r>
      <w:r>
        <w:rPr>
          <w:rFonts w:hint="eastAsia"/>
        </w:rPr>
        <w:t>1*200</w:t>
      </w:r>
      <w:r>
        <w:rPr>
          <w:rFonts w:hint="eastAsia"/>
        </w:rPr>
        <w:t>，节点的类型标签为</w:t>
      </w:r>
      <w:r>
        <w:rPr>
          <w:rFonts w:hint="eastAsia"/>
        </w:rPr>
        <w:t>46</w:t>
      </w:r>
      <w:r>
        <w:rPr>
          <w:rFonts w:hint="eastAsia"/>
        </w:rPr>
        <w:t>个，我们对节点的类型标签进行如图</w:t>
      </w:r>
      <w:r>
        <w:rPr>
          <w:rFonts w:hint="eastAsia"/>
        </w:rPr>
        <w:t>4.4</w:t>
      </w:r>
      <w:r>
        <w:rPr>
          <w:rFonts w:hint="eastAsia"/>
        </w:rPr>
        <w:t>所</w:t>
      </w:r>
      <w:proofErr w:type="gramStart"/>
      <w:r>
        <w:rPr>
          <w:rFonts w:hint="eastAsia"/>
        </w:rPr>
        <w:t>示过程</w:t>
      </w:r>
      <w:proofErr w:type="gramEnd"/>
      <w:r>
        <w:rPr>
          <w:rFonts w:hint="eastAsia"/>
        </w:rPr>
        <w:t>的</w:t>
      </w:r>
      <w:r>
        <w:rPr>
          <w:rFonts w:hint="eastAsia"/>
        </w:rPr>
        <w:t>One-hot</w:t>
      </w:r>
      <w:r>
        <w:rPr>
          <w:rFonts w:hint="eastAsia"/>
        </w:rPr>
        <w:t>编码，并将其连接在节点的嵌入向量后，将新生成的维度为</w:t>
      </w:r>
      <w:r>
        <w:rPr>
          <w:rFonts w:hint="eastAsia"/>
        </w:rPr>
        <w:t>1*246</w:t>
      </w:r>
      <w:r>
        <w:rPr>
          <w:rFonts w:hint="eastAsia"/>
        </w:rPr>
        <w:t>的向量作为节点的特征向量进行输入。实验中共使用了四层图卷积对每一个图节点进行卷积操作，将每次卷积的结果连接起来作为其卷积后的节点特征向量，其中图卷积层的输出维度分别为</w:t>
      </w:r>
      <w:r>
        <w:rPr>
          <w:rFonts w:hint="eastAsia"/>
        </w:rPr>
        <w:t>32</w:t>
      </w:r>
      <w:r>
        <w:rPr>
          <w:rFonts w:hint="eastAsia"/>
        </w:rPr>
        <w:t>、</w:t>
      </w:r>
      <w:r>
        <w:rPr>
          <w:rFonts w:hint="eastAsia"/>
        </w:rPr>
        <w:t>32</w:t>
      </w:r>
      <w:r>
        <w:rPr>
          <w:rFonts w:hint="eastAsia"/>
        </w:rPr>
        <w:t>、</w:t>
      </w:r>
      <w:r>
        <w:rPr>
          <w:rFonts w:hint="eastAsia"/>
        </w:rPr>
        <w:t>32</w:t>
      </w:r>
      <w:r>
        <w:rPr>
          <w:rFonts w:hint="eastAsia"/>
        </w:rPr>
        <w:t>、</w:t>
      </w:r>
      <w:r>
        <w:rPr>
          <w:rFonts w:hint="eastAsia"/>
        </w:rPr>
        <w:t>1</w:t>
      </w:r>
      <w:r>
        <w:rPr>
          <w:rFonts w:hint="eastAsia"/>
        </w:rPr>
        <w:t>，那么经过卷积后每个节点的特征向量的维度均为</w:t>
      </w:r>
      <w:r>
        <w:rPr>
          <w:rFonts w:hint="eastAsia"/>
        </w:rPr>
        <w:t>1*97</w:t>
      </w:r>
      <w:r>
        <w:rPr>
          <w:rFonts w:hint="eastAsia"/>
        </w:rPr>
        <w:t>。</w:t>
      </w:r>
      <w:r>
        <w:rPr>
          <w:rFonts w:hint="eastAsia"/>
        </w:rPr>
        <w:lastRenderedPageBreak/>
        <w:t>假设一张</w:t>
      </w:r>
      <w:proofErr w:type="gramStart"/>
      <w:r>
        <w:rPr>
          <w:rFonts w:hint="eastAsia"/>
        </w:rPr>
        <w:t>图具有</w:t>
      </w:r>
      <w:proofErr w:type="gramEnd"/>
      <w:r>
        <w:rPr>
          <w:rFonts w:hint="eastAsia"/>
        </w:rPr>
        <w:t>m</w:t>
      </w:r>
      <w:proofErr w:type="gramStart"/>
      <w:r>
        <w:rPr>
          <w:rFonts w:hint="eastAsia"/>
        </w:rPr>
        <w:t>个</w:t>
      </w:r>
      <w:proofErr w:type="gramEnd"/>
      <w:r>
        <w:rPr>
          <w:rFonts w:hint="eastAsia"/>
        </w:rPr>
        <w:t>节点，那么经过卷积后该图的表示为一个</w:t>
      </w:r>
      <w:r>
        <w:rPr>
          <w:rFonts w:hint="eastAsia"/>
        </w:rPr>
        <w:t>m*97</w:t>
      </w:r>
      <w:r>
        <w:rPr>
          <w:rFonts w:hint="eastAsia"/>
        </w:rPr>
        <w:t>的特征矩阵，每一行代表一个节点的特征向量。</w:t>
      </w:r>
    </w:p>
    <w:p w14:paraId="560084B7" w14:textId="77777777" w:rsidR="00A81788" w:rsidRDefault="00A81788" w:rsidP="00A81788">
      <w:pPr>
        <w:pStyle w:val="WSL-4"/>
        <w:ind w:firstLineChars="0" w:firstLine="0"/>
        <w:jc w:val="center"/>
      </w:pPr>
      <w:r>
        <w:rPr>
          <w:noProof/>
        </w:rPr>
        <w:drawing>
          <wp:inline distT="0" distB="0" distL="0" distR="0" wp14:anchorId="5B1EDDBD" wp14:editId="4A2D82FC">
            <wp:extent cx="5274310" cy="1501140"/>
            <wp:effectExtent l="0" t="0" r="2540" b="381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274310" cy="1501140"/>
                    </a:xfrm>
                    <a:prstGeom prst="rect">
                      <a:avLst/>
                    </a:prstGeom>
                    <a:noFill/>
                    <a:ln>
                      <a:noFill/>
                    </a:ln>
                  </pic:spPr>
                </pic:pic>
              </a:graphicData>
            </a:graphic>
          </wp:inline>
        </w:drawing>
      </w:r>
    </w:p>
    <w:p w14:paraId="6CF055F7" w14:textId="77777777" w:rsidR="00A81788" w:rsidRDefault="00A81788" w:rsidP="00A81788">
      <w:pPr>
        <w:pStyle w:val="WSL-6"/>
      </w:pPr>
      <w:bookmarkStart w:id="290" w:name="_Toc36925578"/>
      <w:bookmarkStart w:id="291" w:name="_Toc37080996"/>
      <w:r>
        <w:rPr>
          <w:rFonts w:hint="eastAsia"/>
        </w:rPr>
        <w:t>图</w:t>
      </w:r>
      <w:r>
        <w:rPr>
          <w:rFonts w:hint="eastAsia"/>
        </w:rPr>
        <w:t>4.3DGCNN</w:t>
      </w:r>
      <w:r>
        <w:rPr>
          <w:rFonts w:hint="eastAsia"/>
        </w:rPr>
        <w:t>的总体结构</w:t>
      </w:r>
      <w:bookmarkEnd w:id="290"/>
      <w:bookmarkEnd w:id="291"/>
    </w:p>
    <w:p w14:paraId="1FA8E545" w14:textId="77777777" w:rsidR="004614F2" w:rsidRDefault="004614F2" w:rsidP="00951C3C">
      <w:pPr>
        <w:pStyle w:val="WSL-4"/>
        <w:ind w:firstLine="518"/>
      </w:pPr>
      <w:proofErr w:type="spellStart"/>
      <w:r>
        <w:rPr>
          <w:rFonts w:hint="eastAsia"/>
        </w:rPr>
        <w:t>SortPooling</w:t>
      </w:r>
      <w:proofErr w:type="spellEnd"/>
      <w:r>
        <w:rPr>
          <w:rFonts w:hint="eastAsia"/>
        </w:rPr>
        <w:t>层读入上述维度为</w:t>
      </w:r>
      <w:r>
        <w:rPr>
          <w:rFonts w:hint="eastAsia"/>
        </w:rPr>
        <w:t>m*97</w:t>
      </w:r>
      <w:r>
        <w:rPr>
          <w:rFonts w:hint="eastAsia"/>
        </w:rPr>
        <w:t>的图特征矩阵，由于该矩阵每一行的最后一列是最后一层图卷积的输出，可以被认为是融合了某一个节点本身特征和类型标签的最佳表示，因此我们使用每一行的最后一列作为标准，对该矩阵的所有行进行重新排列，以此来表示图中的节点在</w:t>
      </w:r>
      <w:proofErr w:type="gramStart"/>
      <w:r>
        <w:rPr>
          <w:rFonts w:hint="eastAsia"/>
        </w:rPr>
        <w:t>图结构</w:t>
      </w:r>
      <w:proofErr w:type="gramEnd"/>
      <w:r>
        <w:rPr>
          <w:rFonts w:hint="eastAsia"/>
        </w:rPr>
        <w:t>中的不同角色以及其功能。如此可以推出，如果不同图中的两个节点具备相似的角色和功能，那么在两张图的特征矩阵中，它们的相对位置相同。因此，可以认为上述排序结果决定了每个节点及其特征在图分类中的重要程度。</w:t>
      </w:r>
    </w:p>
    <w:p w14:paraId="2D703FD1" w14:textId="77777777" w:rsidR="004614F2" w:rsidRDefault="004614F2" w:rsidP="00951C3C">
      <w:pPr>
        <w:pStyle w:val="WSL-4"/>
        <w:ind w:firstLine="518"/>
      </w:pPr>
      <w:r>
        <w:rPr>
          <w:rFonts w:hint="eastAsia"/>
        </w:rPr>
        <w:t>在训练过程中，可以设定一个</w:t>
      </w:r>
      <w:r>
        <w:rPr>
          <w:rFonts w:hint="eastAsia"/>
        </w:rPr>
        <w:t>k</w:t>
      </w:r>
      <w:r>
        <w:rPr>
          <w:rFonts w:hint="eastAsia"/>
        </w:rPr>
        <w:t>值，表示使用每张图排序后的前</w:t>
      </w:r>
      <w:r>
        <w:rPr>
          <w:rFonts w:hint="eastAsia"/>
        </w:rPr>
        <w:t>k</w:t>
      </w:r>
      <w:proofErr w:type="gramStart"/>
      <w:r>
        <w:rPr>
          <w:rFonts w:hint="eastAsia"/>
        </w:rPr>
        <w:t>个</w:t>
      </w:r>
      <w:proofErr w:type="gramEnd"/>
      <w:r>
        <w:rPr>
          <w:rFonts w:hint="eastAsia"/>
        </w:rPr>
        <w:t>节点，即特征矩阵的前</w:t>
      </w:r>
      <w:r>
        <w:rPr>
          <w:rFonts w:hint="eastAsia"/>
        </w:rPr>
        <w:t>k</w:t>
      </w:r>
      <w:r>
        <w:rPr>
          <w:rFonts w:hint="eastAsia"/>
        </w:rPr>
        <w:t>行作为图的整体表示（对于节点不足</w:t>
      </w:r>
      <w:r>
        <w:rPr>
          <w:rFonts w:hint="eastAsia"/>
        </w:rPr>
        <w:t>k</w:t>
      </w:r>
      <w:proofErr w:type="gramStart"/>
      <w:r>
        <w:rPr>
          <w:rFonts w:hint="eastAsia"/>
        </w:rPr>
        <w:t>个</w:t>
      </w:r>
      <w:proofErr w:type="gramEnd"/>
      <w:r>
        <w:rPr>
          <w:rFonts w:hint="eastAsia"/>
        </w:rPr>
        <w:t>的图数据，将在其特征矩阵后使用</w:t>
      </w:r>
      <w:r>
        <w:rPr>
          <w:rFonts w:hint="eastAsia"/>
        </w:rPr>
        <w:t>0</w:t>
      </w:r>
      <w:r>
        <w:rPr>
          <w:rFonts w:hint="eastAsia"/>
        </w:rPr>
        <w:t>进行补齐），以进一步提取更重要的特征进行下一步的分类。</w:t>
      </w:r>
    </w:p>
    <w:p w14:paraId="3B71D8E0" w14:textId="61A57A68" w:rsidR="004614F2" w:rsidRDefault="00463D0D" w:rsidP="003733DC">
      <w:pPr>
        <w:pStyle w:val="WSL-4"/>
        <w:ind w:firstLineChars="0" w:firstLine="0"/>
        <w:jc w:val="center"/>
      </w:pPr>
      <w:r>
        <w:rPr>
          <w:noProof/>
        </w:rPr>
        <w:drawing>
          <wp:inline distT="0" distB="0" distL="0" distR="0" wp14:anchorId="2455CD63" wp14:editId="5EEBE68C">
            <wp:extent cx="4884843" cy="265199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one-hot.PNG"/>
                    <pic:cNvPicPr/>
                  </pic:nvPicPr>
                  <pic:blipFill>
                    <a:blip r:embed="rId58">
                      <a:extLst>
                        <a:ext uri="{28A0092B-C50C-407E-A947-70E740481C1C}">
                          <a14:useLocalDpi xmlns:a14="http://schemas.microsoft.com/office/drawing/2010/main" val="0"/>
                        </a:ext>
                      </a:extLst>
                    </a:blip>
                    <a:stretch>
                      <a:fillRect/>
                    </a:stretch>
                  </pic:blipFill>
                  <pic:spPr>
                    <a:xfrm>
                      <a:off x="0" y="0"/>
                      <a:ext cx="4884843" cy="2651990"/>
                    </a:xfrm>
                    <a:prstGeom prst="rect">
                      <a:avLst/>
                    </a:prstGeom>
                  </pic:spPr>
                </pic:pic>
              </a:graphicData>
            </a:graphic>
          </wp:inline>
        </w:drawing>
      </w:r>
    </w:p>
    <w:p w14:paraId="1999CC37" w14:textId="77777777" w:rsidR="004614F2" w:rsidRDefault="004614F2" w:rsidP="003733DC">
      <w:pPr>
        <w:pStyle w:val="WSL-6"/>
      </w:pPr>
      <w:bookmarkStart w:id="292" w:name="_Toc36925579"/>
      <w:bookmarkStart w:id="293" w:name="_Toc37080997"/>
      <w:r>
        <w:rPr>
          <w:rFonts w:hint="eastAsia"/>
        </w:rPr>
        <w:t>图</w:t>
      </w:r>
      <w:r>
        <w:rPr>
          <w:rFonts w:hint="eastAsia"/>
        </w:rPr>
        <w:t>4.4One-</w:t>
      </w:r>
      <w:r>
        <w:t>hot</w:t>
      </w:r>
      <w:r>
        <w:rPr>
          <w:rFonts w:hint="eastAsia"/>
        </w:rPr>
        <w:t>编码示例</w:t>
      </w:r>
      <w:bookmarkEnd w:id="292"/>
      <w:bookmarkEnd w:id="293"/>
    </w:p>
    <w:p w14:paraId="3C3C0E5B" w14:textId="1DA6B063" w:rsidR="004614F2" w:rsidRDefault="00162050" w:rsidP="00162050">
      <w:pPr>
        <w:pStyle w:val="WSL-3"/>
      </w:pPr>
      <w:bookmarkStart w:id="294" w:name="_Toc37081056"/>
      <w:r>
        <w:rPr>
          <w:rFonts w:hint="eastAsia"/>
        </w:rPr>
        <w:t>4.2.2</w:t>
      </w:r>
      <w:r w:rsidR="004614F2">
        <w:rPr>
          <w:rFonts w:hint="eastAsia"/>
        </w:rPr>
        <w:t>损失函数的</w:t>
      </w:r>
      <w:ins w:id="295" w:author="User" w:date="2020-04-13T14:32:00Z">
        <w:r w:rsidR="00E90294">
          <w:rPr>
            <w:rFonts w:hint="eastAsia"/>
          </w:rPr>
          <w:t>确定（？）</w:t>
        </w:r>
      </w:ins>
      <w:del w:id="296" w:author="User" w:date="2020-04-13T14:32:00Z">
        <w:r w:rsidR="004614F2" w:rsidDel="00E90294">
          <w:rPr>
            <w:rFonts w:hint="eastAsia"/>
          </w:rPr>
          <w:delText>改进</w:delText>
        </w:r>
      </w:del>
      <w:bookmarkEnd w:id="294"/>
    </w:p>
    <w:p w14:paraId="66FF919F" w14:textId="77C742D0" w:rsidR="004614F2" w:rsidRDefault="004614F2" w:rsidP="004B02AE">
      <w:pPr>
        <w:pStyle w:val="WSL-4"/>
        <w:ind w:firstLine="518"/>
      </w:pPr>
      <w:r>
        <w:rPr>
          <w:rFonts w:hint="eastAsia"/>
        </w:rPr>
        <w:t>上述</w:t>
      </w:r>
      <w:r>
        <w:rPr>
          <w:rFonts w:hint="eastAsia"/>
        </w:rPr>
        <w:t>DGCNN</w:t>
      </w:r>
      <w:r>
        <w:rPr>
          <w:rFonts w:hint="eastAsia"/>
        </w:rPr>
        <w:t>架构中，在最后阶段进行图的分类预测时采用的是</w:t>
      </w:r>
      <w:proofErr w:type="spellStart"/>
      <w:r>
        <w:rPr>
          <w:rFonts w:hint="eastAsia"/>
        </w:rPr>
        <w:t>softmax</w:t>
      </w:r>
      <w:proofErr w:type="spellEnd"/>
      <w:r>
        <w:rPr>
          <w:rFonts w:hint="eastAsia"/>
        </w:rPr>
        <w:t>交叉</w:t>
      </w:r>
      <w:proofErr w:type="gramStart"/>
      <w:r>
        <w:rPr>
          <w:rFonts w:hint="eastAsia"/>
        </w:rPr>
        <w:t>熵</w:t>
      </w:r>
      <w:proofErr w:type="gramEnd"/>
      <w:r>
        <w:rPr>
          <w:rFonts w:hint="eastAsia"/>
        </w:rPr>
        <w:t>损失函数（在</w:t>
      </w:r>
      <w:proofErr w:type="spellStart"/>
      <w:r>
        <w:rPr>
          <w:rFonts w:hint="eastAsia"/>
        </w:rPr>
        <w:t>Tensorflow</w:t>
      </w:r>
      <w:proofErr w:type="spellEnd"/>
      <w:r>
        <w:rPr>
          <w:rFonts w:hint="eastAsia"/>
        </w:rPr>
        <w:t>中对应为</w:t>
      </w:r>
      <w:r>
        <w:rPr>
          <w:rFonts w:hint="eastAsia"/>
        </w:rPr>
        <w:t>softmax</w:t>
      </w:r>
      <w:r>
        <w:t>_cross_entropy_with_logits_v2</w:t>
      </w:r>
      <w:r>
        <w:rPr>
          <w:rFonts w:hint="eastAsia"/>
        </w:rPr>
        <w:t>函</w:t>
      </w:r>
      <w:r>
        <w:rPr>
          <w:rFonts w:hint="eastAsia"/>
        </w:rPr>
        <w:lastRenderedPageBreak/>
        <w:t>数），是在分类问题中较为常用的</w:t>
      </w:r>
      <w:proofErr w:type="gramStart"/>
      <w:r>
        <w:rPr>
          <w:rFonts w:hint="eastAsia"/>
        </w:rPr>
        <w:t>的</w:t>
      </w:r>
      <w:proofErr w:type="gramEnd"/>
      <w:r>
        <w:rPr>
          <w:rFonts w:hint="eastAsia"/>
        </w:rPr>
        <w:t>逻辑损失函数。然而该函数在处理噪声数据时（即数据标签存在错误的情况），往往会暴露出以下两大缺陷：</w:t>
      </w:r>
      <w:r w:rsidR="00310007">
        <w:rPr>
          <w:rFonts w:hint="eastAsia"/>
        </w:rPr>
        <w:t>(</w:t>
      </w:r>
      <w:r>
        <w:rPr>
          <w:rFonts w:hint="eastAsia"/>
        </w:rPr>
        <w:t>a</w:t>
      </w:r>
      <w:r w:rsidR="00310007">
        <w:rPr>
          <w:rFonts w:hint="eastAsia"/>
        </w:rPr>
        <w:t>)</w:t>
      </w:r>
      <w:r>
        <w:rPr>
          <w:rFonts w:hint="eastAsia"/>
        </w:rPr>
        <w:t>由于逻辑损失函数没有上界，错误的数据标签在损失值计算过程中导致出现了较大的异常值，对总体损失值起到了决定性作用，可能会牺牲部分正确样本，对训练结果产生不良影响；</w:t>
      </w:r>
      <w:r w:rsidR="00310007">
        <w:rPr>
          <w:rFonts w:hint="eastAsia"/>
        </w:rPr>
        <w:t>(</w:t>
      </w:r>
      <w:r>
        <w:rPr>
          <w:rFonts w:hint="eastAsia"/>
        </w:rPr>
        <w:t>b</w:t>
      </w:r>
      <w:r w:rsidR="00310007">
        <w:rPr>
          <w:rFonts w:hint="eastAsia"/>
        </w:rPr>
        <w:t>)</w:t>
      </w:r>
      <w:r>
        <w:rPr>
          <w:rFonts w:hint="eastAsia"/>
        </w:rPr>
        <w:t>由于逻辑损失函数在传递过程尾部以指数方式快速衰减，因此为了使错误标签的函数值更加接近于</w:t>
      </w:r>
      <w:r>
        <w:rPr>
          <w:rFonts w:hint="eastAsia"/>
        </w:rPr>
        <w:t>0</w:t>
      </w:r>
      <w:r>
        <w:rPr>
          <w:rFonts w:hint="eastAsia"/>
        </w:rPr>
        <w:t>，会将决策边界更接近于错误的数据标签，降低训练的准确率。针对上述两个问题，</w:t>
      </w:r>
      <w:r w:rsidRPr="003B7C00">
        <w:t>Ehsan Amid</w:t>
      </w:r>
      <w:r w:rsidRPr="003B7C00">
        <w:rPr>
          <w:rFonts w:hint="eastAsia"/>
        </w:rPr>
        <w:t>等人于</w:t>
      </w:r>
      <w:r w:rsidRPr="003B7C00">
        <w:rPr>
          <w:rFonts w:hint="eastAsia"/>
        </w:rPr>
        <w:t>2019</w:t>
      </w:r>
      <w:r w:rsidRPr="003B7C00">
        <w:rPr>
          <w:rFonts w:hint="eastAsia"/>
        </w:rPr>
        <w:t>年提出了一种双参数可调的双稳态逻辑损失函数</w:t>
      </w:r>
      <w:r w:rsidR="00310007">
        <w:rPr>
          <w:rFonts w:hint="eastAsia"/>
        </w:rPr>
        <w:t>(</w:t>
      </w:r>
      <w:r>
        <w:rPr>
          <w:rFonts w:hint="eastAsia"/>
        </w:rPr>
        <w:t>Bi-Tempered</w:t>
      </w:r>
      <w:r>
        <w:t xml:space="preserve"> Logistic Loss</w:t>
      </w:r>
      <w:r w:rsidR="00310007">
        <w:rPr>
          <w:rFonts w:hint="eastAsia"/>
        </w:rPr>
        <w:t>)</w:t>
      </w:r>
      <w:r w:rsidRPr="0073780A">
        <w:rPr>
          <w:rFonts w:hint="eastAsia"/>
          <w:vertAlign w:val="superscript"/>
        </w:rPr>
        <w:t>[</w:t>
      </w:r>
      <w:r w:rsidRPr="0073780A">
        <w:rPr>
          <w:vertAlign w:val="superscript"/>
        </w:rPr>
        <w:t>6</w:t>
      </w:r>
      <w:r w:rsidR="002A3BDC" w:rsidRPr="0073780A">
        <w:rPr>
          <w:vertAlign w:val="superscript"/>
        </w:rPr>
        <w:t>4</w:t>
      </w:r>
      <w:r w:rsidRPr="0073780A">
        <w:rPr>
          <w:vertAlign w:val="superscript"/>
        </w:rPr>
        <w:t>]</w:t>
      </w:r>
      <w:r>
        <w:rPr>
          <w:rFonts w:hint="eastAsia"/>
        </w:rPr>
        <w:t>，通过引入两个参数</w:t>
      </w:r>
      <w:r>
        <w:rPr>
          <w:rFonts w:hint="eastAsia"/>
        </w:rPr>
        <w:t>t1</w:t>
      </w:r>
      <w:r>
        <w:rPr>
          <w:rFonts w:hint="eastAsia"/>
        </w:rPr>
        <w:t>，</w:t>
      </w:r>
      <w:r>
        <w:rPr>
          <w:rFonts w:hint="eastAsia"/>
        </w:rPr>
        <w:t>t2</w:t>
      </w:r>
      <w:r>
        <w:rPr>
          <w:rFonts w:hint="eastAsia"/>
        </w:rPr>
        <w:t>分别限制损失函数的上界和其在传递过程尾部的衰减速度，将噪声数据对分类问题训练结果的影响降到了最低。其中，</w:t>
      </w:r>
      <w:r>
        <w:rPr>
          <w:rFonts w:hint="eastAsia"/>
        </w:rPr>
        <w:t>0</w:t>
      </w:r>
      <w:r w:rsidR="004B02AE">
        <w:t>&lt;</w:t>
      </w:r>
      <w:r>
        <w:rPr>
          <w:rFonts w:hint="eastAsia"/>
        </w:rPr>
        <w:t>t1</w:t>
      </w:r>
      <w:r w:rsidR="004B02AE">
        <w:rPr>
          <w:rFonts w:ascii="宋体" w:hAnsi="宋体" w:hint="eastAsia"/>
        </w:rPr>
        <w:t>≦</w:t>
      </w:r>
      <w:r>
        <w:t>1</w:t>
      </w:r>
      <w:r>
        <w:rPr>
          <w:rFonts w:ascii="宋体" w:hAnsi="宋体" w:hint="eastAsia"/>
        </w:rPr>
        <w:t>限制了损失函数的上界，t1越小，它对损失函数上界的限制就越强；</w:t>
      </w:r>
      <w:r>
        <w:rPr>
          <w:rFonts w:hint="eastAsia"/>
        </w:rPr>
        <w:t>t2</w:t>
      </w:r>
      <w:r w:rsidR="004B02AE">
        <w:rPr>
          <w:rFonts w:ascii="宋体" w:hAnsi="宋体" w:hint="eastAsia"/>
        </w:rPr>
        <w:t>≧</w:t>
      </w:r>
      <w:r w:rsidRPr="004B02AE">
        <w:rPr>
          <w:rFonts w:hint="eastAsia"/>
        </w:rPr>
        <w:t>1</w:t>
      </w:r>
      <w:r>
        <w:rPr>
          <w:rFonts w:ascii="宋体" w:hAnsi="宋体" w:hint="eastAsia"/>
        </w:rPr>
        <w:t>限制了损失函数在传递过程尾部的衰减速度，t2越大，其衰减速度也就越小。</w:t>
      </w:r>
    </w:p>
    <w:p w14:paraId="7582756C" w14:textId="77777777" w:rsidR="004614F2" w:rsidRDefault="004614F2" w:rsidP="00951C3C">
      <w:pPr>
        <w:pStyle w:val="WSL-4"/>
        <w:ind w:firstLine="518"/>
      </w:pPr>
      <w:r>
        <w:rPr>
          <w:rFonts w:hint="eastAsia"/>
        </w:rPr>
        <w:t>考虑到串行程序中的循环片段能否并行，并没有定性的指标进行区分，虽然本文在</w:t>
      </w:r>
      <w:r>
        <w:rPr>
          <w:rFonts w:hint="eastAsia"/>
        </w:rPr>
        <w:t>3.3</w:t>
      </w:r>
      <w:r>
        <w:rPr>
          <w:rFonts w:hint="eastAsia"/>
        </w:rPr>
        <w:t>节中采用</w:t>
      </w:r>
      <w:r>
        <w:rPr>
          <w:rFonts w:hint="eastAsia"/>
        </w:rPr>
        <w:t>Pluto</w:t>
      </w:r>
      <w:r>
        <w:rPr>
          <w:rFonts w:hint="eastAsia"/>
        </w:rPr>
        <w:t>编译器对数据的分类标签进行了标准上的统一，但对于不能被</w:t>
      </w:r>
      <w:r>
        <w:rPr>
          <w:rFonts w:hint="eastAsia"/>
        </w:rPr>
        <w:t>Pluto</w:t>
      </w:r>
      <w:r>
        <w:rPr>
          <w:rFonts w:hint="eastAsia"/>
        </w:rPr>
        <w:t>编译器标注的数据仍采用了人工的方式进行标注。出于严谨考虑，本文在此假设</w:t>
      </w:r>
      <w:r>
        <w:rPr>
          <w:rFonts w:hint="eastAsia"/>
        </w:rPr>
        <w:t>GFCPD</w:t>
      </w:r>
      <w:r>
        <w:rPr>
          <w:rFonts w:hint="eastAsia"/>
        </w:rPr>
        <w:t>数据集中的数据标签存在某些随机产生的错误，为数据集引入了随机噪声。因此，本文通过使用双稳态逻辑损失函数替换</w:t>
      </w:r>
      <w:r>
        <w:rPr>
          <w:rFonts w:hint="eastAsia"/>
        </w:rPr>
        <w:t>DGCNN</w:t>
      </w:r>
      <w:r>
        <w:rPr>
          <w:rFonts w:hint="eastAsia"/>
        </w:rPr>
        <w:t>架构中原有的</w:t>
      </w:r>
      <w:proofErr w:type="spellStart"/>
      <w:r>
        <w:rPr>
          <w:rFonts w:hint="eastAsia"/>
        </w:rPr>
        <w:t>softmax</w:t>
      </w:r>
      <w:proofErr w:type="spellEnd"/>
      <w:r>
        <w:rPr>
          <w:rFonts w:hint="eastAsia"/>
        </w:rPr>
        <w:t>交叉</w:t>
      </w:r>
      <w:proofErr w:type="gramStart"/>
      <w:r>
        <w:rPr>
          <w:rFonts w:hint="eastAsia"/>
        </w:rPr>
        <w:t>熵</w:t>
      </w:r>
      <w:proofErr w:type="gramEnd"/>
      <w:r>
        <w:rPr>
          <w:rFonts w:hint="eastAsia"/>
        </w:rPr>
        <w:t>损失函数对其进行了改进。实验结果表明，上述针对</w:t>
      </w:r>
      <w:r>
        <w:rPr>
          <w:rFonts w:hint="eastAsia"/>
        </w:rPr>
        <w:t>GFCPD</w:t>
      </w:r>
      <w:r>
        <w:rPr>
          <w:rFonts w:hint="eastAsia"/>
        </w:rPr>
        <w:t>数据集的数据标签中存在随机噪声的假设成立，且双稳态逻辑损失函数可以有效并显著地将噪声对分类结果的影响降低，详细的实验结果将在</w:t>
      </w:r>
      <w:r>
        <w:rPr>
          <w:rFonts w:hint="eastAsia"/>
        </w:rPr>
        <w:t>4.3</w:t>
      </w:r>
      <w:r>
        <w:rPr>
          <w:rFonts w:hint="eastAsia"/>
        </w:rPr>
        <w:t>节介绍。</w:t>
      </w:r>
    </w:p>
    <w:p w14:paraId="28DFA952" w14:textId="0C80342B" w:rsidR="004614F2" w:rsidRDefault="004614F2" w:rsidP="00162050">
      <w:pPr>
        <w:pStyle w:val="WSL-2"/>
        <w:numPr>
          <w:ilvl w:val="0"/>
          <w:numId w:val="0"/>
        </w:numPr>
      </w:pPr>
      <w:bookmarkStart w:id="297" w:name="_Toc37081057"/>
      <w:r>
        <w:rPr>
          <w:rFonts w:hint="eastAsia"/>
        </w:rPr>
        <w:t>4.3</w:t>
      </w:r>
      <w:r>
        <w:rPr>
          <w:rFonts w:hint="eastAsia"/>
        </w:rPr>
        <w:t>实验结果与分析</w:t>
      </w:r>
      <w:bookmarkEnd w:id="297"/>
    </w:p>
    <w:p w14:paraId="276F76A6" w14:textId="3728E588" w:rsidR="004614F2" w:rsidRDefault="004614F2" w:rsidP="00951C3C">
      <w:pPr>
        <w:pStyle w:val="WSL-4"/>
        <w:ind w:firstLine="518"/>
      </w:pPr>
      <w:r>
        <w:rPr>
          <w:rFonts w:hint="eastAsia"/>
        </w:rPr>
        <w:t>在进行对比实验之前，本文首先在</w:t>
      </w:r>
      <w:r>
        <w:rPr>
          <w:rFonts w:hint="eastAsia"/>
        </w:rPr>
        <w:t>DGCNN</w:t>
      </w:r>
      <w:r>
        <w:rPr>
          <w:rFonts w:hint="eastAsia"/>
        </w:rPr>
        <w:t>架构的基础上，对</w:t>
      </w:r>
      <w:proofErr w:type="spellStart"/>
      <w:r>
        <w:rPr>
          <w:rFonts w:hint="eastAsia"/>
        </w:rPr>
        <w:t>softmax</w:t>
      </w:r>
      <w:proofErr w:type="spellEnd"/>
      <w:r>
        <w:rPr>
          <w:rFonts w:hint="eastAsia"/>
        </w:rPr>
        <w:t>交叉</w:t>
      </w:r>
      <w:proofErr w:type="gramStart"/>
      <w:r>
        <w:rPr>
          <w:rFonts w:hint="eastAsia"/>
        </w:rPr>
        <w:t>熵</w:t>
      </w:r>
      <w:proofErr w:type="gramEnd"/>
      <w:r>
        <w:rPr>
          <w:rFonts w:hint="eastAsia"/>
        </w:rPr>
        <w:t>损失函数和双稳态逻辑损失函数在</w:t>
      </w:r>
      <w:r>
        <w:rPr>
          <w:rFonts w:hint="eastAsia"/>
        </w:rPr>
        <w:t>GCFCPD</w:t>
      </w:r>
      <w:r>
        <w:rPr>
          <w:rFonts w:hint="eastAsia"/>
        </w:rPr>
        <w:t>数据集上的表现进行了实验，以确定接下来的对比实验种所使用的损失函数。实验结果如图</w:t>
      </w:r>
      <w:r>
        <w:rPr>
          <w:rFonts w:hint="eastAsia"/>
        </w:rPr>
        <w:t>4.5</w:t>
      </w:r>
      <w:r>
        <w:rPr>
          <w:rFonts w:hint="eastAsia"/>
        </w:rPr>
        <w:t>所示，综合图</w:t>
      </w:r>
      <w:r>
        <w:rPr>
          <w:rFonts w:hint="eastAsia"/>
        </w:rPr>
        <w:t>4.5</w:t>
      </w:r>
      <w:r w:rsidR="00034904">
        <w:t>(a)</w:t>
      </w:r>
      <w:r>
        <w:rPr>
          <w:rFonts w:hint="eastAsia"/>
        </w:rPr>
        <w:t>和图</w:t>
      </w:r>
      <w:r>
        <w:rPr>
          <w:rFonts w:hint="eastAsia"/>
        </w:rPr>
        <w:t>4.5</w:t>
      </w:r>
      <w:r w:rsidR="00034904">
        <w:t>(</w:t>
      </w:r>
      <w:r>
        <w:rPr>
          <w:rFonts w:hint="eastAsia"/>
        </w:rPr>
        <w:t>b</w:t>
      </w:r>
      <w:r w:rsidR="00034904">
        <w:t>)</w:t>
      </w:r>
      <w:r>
        <w:rPr>
          <w:rFonts w:hint="eastAsia"/>
        </w:rPr>
        <w:t>可以发现，</w:t>
      </w:r>
      <w:r w:rsidRPr="003B7C00">
        <w:rPr>
          <w:rFonts w:hint="eastAsia"/>
        </w:rPr>
        <w:t>双稳态逻辑损失函数</w:t>
      </w:r>
      <w:r>
        <w:rPr>
          <w:rFonts w:hint="eastAsia"/>
        </w:rPr>
        <w:t>在训练过程中的整体表现较</w:t>
      </w:r>
      <w:proofErr w:type="spellStart"/>
      <w:r>
        <w:rPr>
          <w:rFonts w:hint="eastAsia"/>
        </w:rPr>
        <w:t>softmax</w:t>
      </w:r>
      <w:proofErr w:type="spellEnd"/>
      <w:r>
        <w:rPr>
          <w:rFonts w:hint="eastAsia"/>
        </w:rPr>
        <w:t>交叉</w:t>
      </w:r>
      <w:proofErr w:type="gramStart"/>
      <w:r>
        <w:rPr>
          <w:rFonts w:hint="eastAsia"/>
        </w:rPr>
        <w:t>熵</w:t>
      </w:r>
      <w:proofErr w:type="gramEnd"/>
      <w:r>
        <w:rPr>
          <w:rFonts w:hint="eastAsia"/>
        </w:rPr>
        <w:t>损失函数更加稳定。从图</w:t>
      </w:r>
      <w:r>
        <w:rPr>
          <w:rFonts w:hint="eastAsia"/>
        </w:rPr>
        <w:t>4.5</w:t>
      </w:r>
      <w:r w:rsidR="00034904">
        <w:rPr>
          <w:rFonts w:hint="eastAsia"/>
        </w:rPr>
        <w:t>(</w:t>
      </w:r>
      <w:r>
        <w:rPr>
          <w:rFonts w:hint="eastAsia"/>
        </w:rPr>
        <w:t>c</w:t>
      </w:r>
      <w:r w:rsidR="00034904">
        <w:rPr>
          <w:rFonts w:hint="eastAsia"/>
        </w:rPr>
        <w:t>)</w:t>
      </w:r>
      <w:r>
        <w:rPr>
          <w:rFonts w:hint="eastAsia"/>
        </w:rPr>
        <w:t>与图</w:t>
      </w:r>
      <w:r>
        <w:rPr>
          <w:rFonts w:hint="eastAsia"/>
        </w:rPr>
        <w:t>4.5</w:t>
      </w:r>
      <w:r w:rsidR="00034904">
        <w:rPr>
          <w:rFonts w:hint="eastAsia"/>
        </w:rPr>
        <w:t>(</w:t>
      </w:r>
      <w:r>
        <w:rPr>
          <w:rFonts w:hint="eastAsia"/>
        </w:rPr>
        <w:t>d</w:t>
      </w:r>
      <w:r w:rsidR="00034904">
        <w:rPr>
          <w:rFonts w:hint="eastAsia"/>
        </w:rPr>
        <w:t>)</w:t>
      </w:r>
      <w:r>
        <w:rPr>
          <w:rFonts w:hint="eastAsia"/>
        </w:rPr>
        <w:t>中可以看出来，双稳态逻辑损失函数在损失值的计算过程中，损失值的下降更加稳定，收敛速度较快；在训练准确率方面，双稳态逻辑损失函数也可以更好的收敛。此外，在测试集的准确率方面双稳态逻辑损失函数仍旧占据上风。本次实验的相关参数及所训练的模型在测试集上的准确率数据如表</w:t>
      </w:r>
      <w:r>
        <w:rPr>
          <w:rFonts w:hint="eastAsia"/>
        </w:rPr>
        <w:t>4.4</w:t>
      </w:r>
      <w:r>
        <w:rPr>
          <w:rFonts w:hint="eastAsia"/>
        </w:rPr>
        <w:t>所示，其中</w:t>
      </w:r>
      <w:proofErr w:type="spellStart"/>
      <w:r>
        <w:rPr>
          <w:rFonts w:hint="eastAsia"/>
        </w:rPr>
        <w:t>Sort</w:t>
      </w:r>
      <w:r>
        <w:t>pooling</w:t>
      </w:r>
      <w:proofErr w:type="spellEnd"/>
      <w:r>
        <w:t>-k</w:t>
      </w:r>
      <w:r>
        <w:rPr>
          <w:rFonts w:hint="eastAsia"/>
        </w:rPr>
        <w:t>被选取为</w:t>
      </w:r>
      <w:r>
        <w:rPr>
          <w:rFonts w:hint="eastAsia"/>
        </w:rPr>
        <w:t>GFCPD</w:t>
      </w:r>
      <w:r>
        <w:rPr>
          <w:rFonts w:hint="eastAsia"/>
        </w:rPr>
        <w:t>数据集中所有图的节点数量均值，即</w:t>
      </w:r>
      <w:proofErr w:type="gramStart"/>
      <w:r>
        <w:rPr>
          <w:rFonts w:hint="eastAsia"/>
        </w:rPr>
        <w:t>每张图均使用</w:t>
      </w:r>
      <w:proofErr w:type="gramEnd"/>
      <w:r>
        <w:rPr>
          <w:rFonts w:hint="eastAsia"/>
        </w:rPr>
        <w:t>其排序后的前</w:t>
      </w:r>
      <w:r>
        <w:rPr>
          <w:rFonts w:hint="eastAsia"/>
        </w:rPr>
        <w:t>131</w:t>
      </w:r>
      <w:r>
        <w:rPr>
          <w:rFonts w:hint="eastAsia"/>
        </w:rPr>
        <w:t>个节点的特征向量作为图的特征表示；双稳态逻辑损失函数中的参数</w:t>
      </w:r>
      <w:r>
        <w:rPr>
          <w:rFonts w:hint="eastAsia"/>
        </w:rPr>
        <w:t>t</w:t>
      </w:r>
      <w:r>
        <w:t>1,t2</w:t>
      </w:r>
      <w:r>
        <w:rPr>
          <w:rFonts w:hint="eastAsia"/>
        </w:rPr>
        <w:t>的确定参考了文献</w:t>
      </w:r>
      <w:r>
        <w:rPr>
          <w:rFonts w:hint="eastAsia"/>
        </w:rPr>
        <w:t>[</w:t>
      </w:r>
      <w:r>
        <w:t>65]</w:t>
      </w:r>
      <w:r>
        <w:rPr>
          <w:rFonts w:hint="eastAsia"/>
        </w:rPr>
        <w:t>中针对随机噪声所进行的实验参数设置，并通过多次实验进行了调整。</w:t>
      </w:r>
    </w:p>
    <w:p w14:paraId="7A277932" w14:textId="77777777" w:rsidR="004614F2" w:rsidRPr="006350A2" w:rsidRDefault="004614F2" w:rsidP="00F51632">
      <w:pPr>
        <w:pStyle w:val="WSL-4"/>
        <w:ind w:firstLineChars="0" w:firstLine="0"/>
        <w:jc w:val="center"/>
      </w:pPr>
      <w:r>
        <w:rPr>
          <w:noProof/>
        </w:rPr>
        <w:lastRenderedPageBreak/>
        <w:drawing>
          <wp:inline distT="0" distB="0" distL="0" distR="0" wp14:anchorId="2A078437" wp14:editId="7D680E10">
            <wp:extent cx="5274310" cy="3956050"/>
            <wp:effectExtent l="0" t="0" r="2540" b="635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损失函数对比.png"/>
                    <pic:cNvPicPr/>
                  </pic:nvPicPr>
                  <pic:blipFill>
                    <a:blip r:embed="rId59">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57616A86" w14:textId="77777777" w:rsidR="004614F2" w:rsidRDefault="004614F2" w:rsidP="00F51632">
      <w:pPr>
        <w:pStyle w:val="WSL-6"/>
        <w:rPr>
          <w:noProof/>
        </w:rPr>
      </w:pPr>
      <w:bookmarkStart w:id="298" w:name="_Toc36925580"/>
      <w:bookmarkStart w:id="299" w:name="_Toc37080998"/>
      <w:r>
        <w:rPr>
          <w:rFonts w:hint="eastAsia"/>
          <w:noProof/>
        </w:rPr>
        <w:t>图</w:t>
      </w:r>
      <w:r>
        <w:rPr>
          <w:rFonts w:hint="eastAsia"/>
          <w:noProof/>
        </w:rPr>
        <w:t>4.5</w:t>
      </w:r>
      <w:r>
        <w:rPr>
          <w:rFonts w:hint="eastAsia"/>
          <w:noProof/>
        </w:rPr>
        <w:t>损失函数对比实验结果</w:t>
      </w:r>
      <w:bookmarkEnd w:id="298"/>
      <w:bookmarkEnd w:id="299"/>
    </w:p>
    <w:p w14:paraId="4F407E28" w14:textId="77777777" w:rsidR="004614F2" w:rsidRDefault="004614F2" w:rsidP="00F51632">
      <w:pPr>
        <w:pStyle w:val="WSl-8"/>
        <w:rPr>
          <w:noProof/>
        </w:rPr>
      </w:pPr>
      <w:bookmarkStart w:id="300" w:name="_Toc37080857"/>
      <w:r>
        <w:rPr>
          <w:rFonts w:hint="eastAsia"/>
          <w:noProof/>
        </w:rPr>
        <w:t>表</w:t>
      </w:r>
      <w:r>
        <w:rPr>
          <w:rFonts w:hint="eastAsia"/>
          <w:noProof/>
        </w:rPr>
        <w:t>4.4</w:t>
      </w:r>
      <w:r>
        <w:rPr>
          <w:rFonts w:hint="eastAsia"/>
          <w:noProof/>
        </w:rPr>
        <w:t>损失函数对比试验参数及测试结果</w:t>
      </w:r>
      <w:bookmarkEnd w:id="300"/>
    </w:p>
    <w:tbl>
      <w:tblPr>
        <w:tblStyle w:val="aa"/>
        <w:tblW w:w="9072"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992"/>
        <w:gridCol w:w="1843"/>
        <w:gridCol w:w="1275"/>
        <w:gridCol w:w="1418"/>
        <w:gridCol w:w="1559"/>
      </w:tblGrid>
      <w:tr w:rsidR="00F51632" w:rsidRPr="00F51632" w14:paraId="30383AB1" w14:textId="77777777" w:rsidTr="00995383">
        <w:trPr>
          <w:jc w:val="center"/>
        </w:trPr>
        <w:tc>
          <w:tcPr>
            <w:tcW w:w="1985" w:type="dxa"/>
            <w:tcBorders>
              <w:top w:val="single" w:sz="8" w:space="0" w:color="auto"/>
              <w:bottom w:val="single" w:sz="8" w:space="0" w:color="auto"/>
            </w:tcBorders>
            <w:vAlign w:val="center"/>
          </w:tcPr>
          <w:p w14:paraId="78349873" w14:textId="77777777" w:rsidR="004614F2" w:rsidRPr="00F51632" w:rsidRDefault="004614F2" w:rsidP="00F51632">
            <w:pPr>
              <w:jc w:val="center"/>
              <w:rPr>
                <w:rFonts w:ascii="宋体" w:hAnsi="宋体"/>
                <w:szCs w:val="21"/>
              </w:rPr>
            </w:pPr>
            <w:r w:rsidRPr="00F51632">
              <w:rPr>
                <w:rFonts w:ascii="宋体" w:hAnsi="宋体" w:hint="eastAsia"/>
                <w:szCs w:val="21"/>
              </w:rPr>
              <w:t>损失函数</w:t>
            </w:r>
          </w:p>
        </w:tc>
        <w:tc>
          <w:tcPr>
            <w:tcW w:w="992" w:type="dxa"/>
            <w:tcBorders>
              <w:top w:val="single" w:sz="8" w:space="0" w:color="auto"/>
              <w:bottom w:val="single" w:sz="8" w:space="0" w:color="auto"/>
            </w:tcBorders>
          </w:tcPr>
          <w:p w14:paraId="14C95E67" w14:textId="77777777" w:rsidR="004614F2" w:rsidRPr="00F51632" w:rsidRDefault="004614F2" w:rsidP="00F51632">
            <w:pPr>
              <w:jc w:val="center"/>
              <w:rPr>
                <w:rFonts w:ascii="宋体" w:hAnsi="宋体"/>
                <w:szCs w:val="21"/>
              </w:rPr>
            </w:pPr>
            <w:r w:rsidRPr="00F51632">
              <w:rPr>
                <w:rFonts w:ascii="宋体" w:hAnsi="宋体" w:hint="eastAsia"/>
                <w:szCs w:val="21"/>
              </w:rPr>
              <w:t>数据集</w:t>
            </w:r>
          </w:p>
        </w:tc>
        <w:tc>
          <w:tcPr>
            <w:tcW w:w="1843" w:type="dxa"/>
            <w:tcBorders>
              <w:top w:val="single" w:sz="8" w:space="0" w:color="auto"/>
              <w:bottom w:val="single" w:sz="8" w:space="0" w:color="auto"/>
            </w:tcBorders>
            <w:vAlign w:val="center"/>
          </w:tcPr>
          <w:p w14:paraId="0C375B2E" w14:textId="77777777" w:rsidR="004614F2" w:rsidRPr="00F51632" w:rsidRDefault="004614F2" w:rsidP="00F51632">
            <w:pPr>
              <w:jc w:val="center"/>
              <w:rPr>
                <w:rFonts w:ascii="宋体" w:hAnsi="宋体"/>
                <w:szCs w:val="21"/>
              </w:rPr>
            </w:pPr>
            <w:proofErr w:type="spellStart"/>
            <w:r w:rsidRPr="00F51632">
              <w:rPr>
                <w:rFonts w:ascii="宋体" w:hAnsi="宋体"/>
                <w:szCs w:val="21"/>
              </w:rPr>
              <w:t>S</w:t>
            </w:r>
            <w:r w:rsidRPr="00F51632">
              <w:rPr>
                <w:rFonts w:ascii="宋体" w:hAnsi="宋体" w:hint="eastAsia"/>
                <w:szCs w:val="21"/>
              </w:rPr>
              <w:t>ort</w:t>
            </w:r>
            <w:r w:rsidRPr="00F51632">
              <w:rPr>
                <w:rFonts w:ascii="宋体" w:hAnsi="宋体"/>
                <w:szCs w:val="21"/>
              </w:rPr>
              <w:t>pooling</w:t>
            </w:r>
            <w:proofErr w:type="spellEnd"/>
            <w:r w:rsidRPr="00F51632">
              <w:rPr>
                <w:rFonts w:ascii="宋体" w:hAnsi="宋体"/>
                <w:szCs w:val="21"/>
              </w:rPr>
              <w:t>-k</w:t>
            </w:r>
          </w:p>
        </w:tc>
        <w:tc>
          <w:tcPr>
            <w:tcW w:w="1275" w:type="dxa"/>
            <w:tcBorders>
              <w:top w:val="single" w:sz="8" w:space="0" w:color="auto"/>
              <w:bottom w:val="single" w:sz="8" w:space="0" w:color="auto"/>
            </w:tcBorders>
            <w:vAlign w:val="center"/>
          </w:tcPr>
          <w:p w14:paraId="42B1AB4F" w14:textId="77777777" w:rsidR="004614F2" w:rsidRPr="00F51632" w:rsidRDefault="004614F2" w:rsidP="00F51632">
            <w:pPr>
              <w:jc w:val="center"/>
              <w:rPr>
                <w:rFonts w:ascii="宋体" w:hAnsi="宋体"/>
                <w:szCs w:val="21"/>
              </w:rPr>
            </w:pPr>
            <w:proofErr w:type="spellStart"/>
            <w:r w:rsidRPr="00F51632">
              <w:rPr>
                <w:rFonts w:ascii="宋体" w:hAnsi="宋体"/>
                <w:szCs w:val="21"/>
              </w:rPr>
              <w:t>N</w:t>
            </w:r>
            <w:r w:rsidRPr="00F51632">
              <w:rPr>
                <w:rFonts w:ascii="宋体" w:hAnsi="宋体" w:hint="eastAsia"/>
                <w:szCs w:val="21"/>
              </w:rPr>
              <w:t>um</w:t>
            </w:r>
            <w:r w:rsidRPr="00F51632">
              <w:rPr>
                <w:rFonts w:ascii="宋体" w:hAnsi="宋体"/>
                <w:szCs w:val="21"/>
              </w:rPr>
              <w:t>_epoch</w:t>
            </w:r>
            <w:proofErr w:type="spellEnd"/>
          </w:p>
        </w:tc>
        <w:tc>
          <w:tcPr>
            <w:tcW w:w="1418" w:type="dxa"/>
            <w:tcBorders>
              <w:top w:val="single" w:sz="8" w:space="0" w:color="auto"/>
              <w:bottom w:val="single" w:sz="8" w:space="0" w:color="auto"/>
            </w:tcBorders>
            <w:vAlign w:val="center"/>
          </w:tcPr>
          <w:p w14:paraId="3505C6FF" w14:textId="77777777" w:rsidR="004614F2" w:rsidRPr="00F51632" w:rsidRDefault="004614F2" w:rsidP="00F51632">
            <w:pPr>
              <w:jc w:val="center"/>
              <w:rPr>
                <w:rFonts w:ascii="宋体" w:hAnsi="宋体"/>
                <w:szCs w:val="21"/>
              </w:rPr>
            </w:pPr>
            <w:proofErr w:type="spellStart"/>
            <w:r w:rsidRPr="00F51632">
              <w:rPr>
                <w:rFonts w:ascii="宋体" w:hAnsi="宋体"/>
                <w:szCs w:val="21"/>
              </w:rPr>
              <w:t>Batch_size</w:t>
            </w:r>
            <w:proofErr w:type="spellEnd"/>
          </w:p>
        </w:tc>
        <w:tc>
          <w:tcPr>
            <w:tcW w:w="1559" w:type="dxa"/>
            <w:tcBorders>
              <w:top w:val="single" w:sz="8" w:space="0" w:color="auto"/>
              <w:bottom w:val="single" w:sz="8" w:space="0" w:color="auto"/>
            </w:tcBorders>
            <w:vAlign w:val="center"/>
          </w:tcPr>
          <w:p w14:paraId="39B0018C" w14:textId="514DF2AE" w:rsidR="004614F2" w:rsidRPr="00F51632" w:rsidRDefault="004614F2" w:rsidP="00F51632">
            <w:pPr>
              <w:jc w:val="center"/>
              <w:rPr>
                <w:rFonts w:ascii="宋体" w:hAnsi="宋体"/>
                <w:szCs w:val="21"/>
              </w:rPr>
            </w:pPr>
            <w:r w:rsidRPr="00F51632">
              <w:rPr>
                <w:rFonts w:ascii="宋体" w:hAnsi="宋体" w:hint="eastAsia"/>
                <w:szCs w:val="21"/>
              </w:rPr>
              <w:t>Test-</w:t>
            </w:r>
            <w:proofErr w:type="gramStart"/>
            <w:r w:rsidRPr="00F51632">
              <w:rPr>
                <w:rFonts w:ascii="宋体" w:hAnsi="宋体" w:hint="eastAsia"/>
                <w:szCs w:val="21"/>
              </w:rPr>
              <w:t>A</w:t>
            </w:r>
            <w:r w:rsidRPr="00F51632">
              <w:rPr>
                <w:rFonts w:ascii="宋体" w:hAnsi="宋体"/>
                <w:szCs w:val="21"/>
              </w:rPr>
              <w:t>cc</w:t>
            </w:r>
            <w:r w:rsidR="00995383">
              <w:rPr>
                <w:rFonts w:ascii="宋体" w:hAnsi="宋体"/>
                <w:szCs w:val="21"/>
              </w:rPr>
              <w:t>(</w:t>
            </w:r>
            <w:proofErr w:type="gramEnd"/>
            <w:r w:rsidR="00995383">
              <w:rPr>
                <w:rFonts w:ascii="宋体" w:hAnsi="宋体"/>
                <w:szCs w:val="21"/>
              </w:rPr>
              <w:t>%)</w:t>
            </w:r>
          </w:p>
        </w:tc>
      </w:tr>
      <w:tr w:rsidR="00F51632" w:rsidRPr="00F51632" w14:paraId="63A8B46F" w14:textId="77777777" w:rsidTr="00995383">
        <w:trPr>
          <w:jc w:val="center"/>
        </w:trPr>
        <w:tc>
          <w:tcPr>
            <w:tcW w:w="1985" w:type="dxa"/>
            <w:tcBorders>
              <w:top w:val="single" w:sz="8" w:space="0" w:color="auto"/>
            </w:tcBorders>
            <w:vAlign w:val="center"/>
          </w:tcPr>
          <w:p w14:paraId="7830622D" w14:textId="77777777" w:rsidR="004614F2" w:rsidRPr="00F51632" w:rsidRDefault="004614F2" w:rsidP="00F51632">
            <w:pPr>
              <w:jc w:val="left"/>
              <w:rPr>
                <w:rFonts w:ascii="宋体" w:hAnsi="宋体"/>
                <w:szCs w:val="21"/>
              </w:rPr>
            </w:pPr>
            <w:proofErr w:type="spellStart"/>
            <w:r w:rsidRPr="00F51632">
              <w:rPr>
                <w:rFonts w:ascii="宋体" w:hAnsi="宋体"/>
                <w:szCs w:val="21"/>
              </w:rPr>
              <w:t>softmax</w:t>
            </w:r>
            <w:proofErr w:type="spellEnd"/>
            <w:r w:rsidRPr="00F51632">
              <w:rPr>
                <w:rFonts w:ascii="宋体" w:hAnsi="宋体" w:hint="eastAsia"/>
                <w:szCs w:val="21"/>
              </w:rPr>
              <w:t>交叉</w:t>
            </w:r>
            <w:proofErr w:type="gramStart"/>
            <w:r w:rsidRPr="00F51632">
              <w:rPr>
                <w:rFonts w:ascii="宋体" w:hAnsi="宋体" w:hint="eastAsia"/>
                <w:szCs w:val="21"/>
              </w:rPr>
              <w:t>熵</w:t>
            </w:r>
            <w:proofErr w:type="gramEnd"/>
            <w:r w:rsidRPr="00F51632">
              <w:rPr>
                <w:rFonts w:ascii="宋体" w:hAnsi="宋体" w:hint="eastAsia"/>
                <w:szCs w:val="21"/>
              </w:rPr>
              <w:t>损失函数</w:t>
            </w:r>
          </w:p>
        </w:tc>
        <w:tc>
          <w:tcPr>
            <w:tcW w:w="992" w:type="dxa"/>
            <w:tcBorders>
              <w:top w:val="single" w:sz="8" w:space="0" w:color="auto"/>
            </w:tcBorders>
            <w:vAlign w:val="center"/>
          </w:tcPr>
          <w:p w14:paraId="73335C4B" w14:textId="77777777" w:rsidR="004614F2" w:rsidRPr="00F51632" w:rsidRDefault="004614F2" w:rsidP="00F51632">
            <w:pPr>
              <w:jc w:val="center"/>
              <w:rPr>
                <w:rFonts w:ascii="宋体" w:hAnsi="宋体"/>
                <w:szCs w:val="21"/>
              </w:rPr>
            </w:pPr>
            <w:r w:rsidRPr="00F51632">
              <w:rPr>
                <w:rFonts w:ascii="宋体" w:hAnsi="宋体" w:hint="eastAsia"/>
                <w:szCs w:val="21"/>
              </w:rPr>
              <w:t>GFCPD</w:t>
            </w:r>
          </w:p>
        </w:tc>
        <w:tc>
          <w:tcPr>
            <w:tcW w:w="1843" w:type="dxa"/>
            <w:tcBorders>
              <w:top w:val="single" w:sz="8" w:space="0" w:color="auto"/>
            </w:tcBorders>
            <w:vAlign w:val="center"/>
          </w:tcPr>
          <w:p w14:paraId="1468A482" w14:textId="77777777" w:rsidR="004614F2" w:rsidRPr="00F51632" w:rsidRDefault="004614F2" w:rsidP="00F51632">
            <w:pPr>
              <w:jc w:val="center"/>
              <w:rPr>
                <w:rFonts w:ascii="宋体" w:hAnsi="宋体"/>
                <w:szCs w:val="21"/>
              </w:rPr>
            </w:pPr>
            <w:r w:rsidRPr="00F51632">
              <w:rPr>
                <w:rFonts w:ascii="宋体" w:hAnsi="宋体" w:hint="eastAsia"/>
                <w:szCs w:val="21"/>
              </w:rPr>
              <w:t>131</w:t>
            </w:r>
          </w:p>
        </w:tc>
        <w:tc>
          <w:tcPr>
            <w:tcW w:w="1275" w:type="dxa"/>
            <w:tcBorders>
              <w:top w:val="single" w:sz="8" w:space="0" w:color="auto"/>
            </w:tcBorders>
            <w:vAlign w:val="center"/>
          </w:tcPr>
          <w:p w14:paraId="0D7BBB10" w14:textId="77777777" w:rsidR="004614F2" w:rsidRPr="00F51632" w:rsidRDefault="004614F2" w:rsidP="00F51632">
            <w:pPr>
              <w:jc w:val="center"/>
              <w:rPr>
                <w:rFonts w:ascii="宋体" w:hAnsi="宋体"/>
                <w:szCs w:val="21"/>
              </w:rPr>
            </w:pPr>
            <w:r w:rsidRPr="00F51632">
              <w:rPr>
                <w:rFonts w:ascii="宋体" w:hAnsi="宋体" w:hint="eastAsia"/>
                <w:szCs w:val="21"/>
              </w:rPr>
              <w:t>200</w:t>
            </w:r>
          </w:p>
        </w:tc>
        <w:tc>
          <w:tcPr>
            <w:tcW w:w="1418" w:type="dxa"/>
            <w:tcBorders>
              <w:top w:val="single" w:sz="8" w:space="0" w:color="auto"/>
            </w:tcBorders>
            <w:vAlign w:val="center"/>
          </w:tcPr>
          <w:p w14:paraId="5EC41241" w14:textId="77777777" w:rsidR="004614F2" w:rsidRPr="00F51632" w:rsidRDefault="004614F2" w:rsidP="00F51632">
            <w:pPr>
              <w:jc w:val="center"/>
              <w:rPr>
                <w:rFonts w:ascii="宋体" w:hAnsi="宋体"/>
                <w:szCs w:val="21"/>
              </w:rPr>
            </w:pPr>
            <w:r w:rsidRPr="00F51632">
              <w:rPr>
                <w:rFonts w:ascii="宋体" w:hAnsi="宋体" w:hint="eastAsia"/>
                <w:szCs w:val="21"/>
              </w:rPr>
              <w:t>1</w:t>
            </w:r>
          </w:p>
        </w:tc>
        <w:tc>
          <w:tcPr>
            <w:tcW w:w="1559" w:type="dxa"/>
            <w:tcBorders>
              <w:top w:val="single" w:sz="8" w:space="0" w:color="auto"/>
            </w:tcBorders>
            <w:vAlign w:val="center"/>
          </w:tcPr>
          <w:p w14:paraId="22FD1F5B" w14:textId="61A060DA" w:rsidR="004614F2" w:rsidRPr="00F51632" w:rsidRDefault="004614F2" w:rsidP="00F51632">
            <w:pPr>
              <w:jc w:val="center"/>
              <w:rPr>
                <w:rFonts w:ascii="宋体" w:hAnsi="宋体"/>
                <w:szCs w:val="21"/>
              </w:rPr>
            </w:pPr>
            <w:r w:rsidRPr="00F51632">
              <w:rPr>
                <w:rFonts w:ascii="宋体" w:hAnsi="宋体" w:hint="eastAsia"/>
                <w:szCs w:val="21"/>
              </w:rPr>
              <w:t>84.20</w:t>
            </w:r>
          </w:p>
        </w:tc>
      </w:tr>
      <w:tr w:rsidR="00F51632" w:rsidRPr="00F51632" w14:paraId="09F39BFC" w14:textId="77777777" w:rsidTr="00995383">
        <w:trPr>
          <w:jc w:val="center"/>
        </w:trPr>
        <w:tc>
          <w:tcPr>
            <w:tcW w:w="1985" w:type="dxa"/>
            <w:vAlign w:val="center"/>
          </w:tcPr>
          <w:p w14:paraId="5A1EE003" w14:textId="35FD389A" w:rsidR="004614F2" w:rsidRPr="00F51632" w:rsidRDefault="004614F2" w:rsidP="00F51632">
            <w:pPr>
              <w:jc w:val="left"/>
              <w:rPr>
                <w:rFonts w:ascii="宋体" w:hAnsi="宋体"/>
                <w:szCs w:val="21"/>
              </w:rPr>
            </w:pPr>
            <w:r w:rsidRPr="00F51632">
              <w:rPr>
                <w:rFonts w:ascii="宋体" w:hAnsi="宋体" w:hint="eastAsia"/>
                <w:szCs w:val="21"/>
              </w:rPr>
              <w:t>双稳态逻辑损失函数</w:t>
            </w:r>
            <w:r w:rsidR="00F51632">
              <w:rPr>
                <w:rFonts w:ascii="宋体" w:hAnsi="宋体" w:hint="eastAsia"/>
                <w:szCs w:val="21"/>
              </w:rPr>
              <w:t>(</w:t>
            </w:r>
            <w:r w:rsidRPr="00F51632">
              <w:rPr>
                <w:rFonts w:ascii="宋体" w:hAnsi="宋体" w:hint="eastAsia"/>
                <w:szCs w:val="21"/>
              </w:rPr>
              <w:t>t</w:t>
            </w:r>
            <w:r w:rsidRPr="00F51632">
              <w:rPr>
                <w:rFonts w:ascii="宋体" w:hAnsi="宋体"/>
                <w:szCs w:val="21"/>
              </w:rPr>
              <w:t>1=0.5</w:t>
            </w:r>
            <w:r w:rsidRPr="00F51632">
              <w:rPr>
                <w:rFonts w:ascii="宋体" w:hAnsi="宋体" w:hint="eastAsia"/>
                <w:szCs w:val="21"/>
              </w:rPr>
              <w:t>,</w:t>
            </w:r>
            <w:r w:rsidRPr="00F51632">
              <w:rPr>
                <w:rFonts w:ascii="宋体" w:hAnsi="宋体"/>
                <w:szCs w:val="21"/>
              </w:rPr>
              <w:t>t2=1.5</w:t>
            </w:r>
            <w:r w:rsidR="00F51632">
              <w:rPr>
                <w:rFonts w:ascii="宋体" w:hAnsi="宋体"/>
                <w:szCs w:val="21"/>
              </w:rPr>
              <w:t>)</w:t>
            </w:r>
          </w:p>
        </w:tc>
        <w:tc>
          <w:tcPr>
            <w:tcW w:w="992" w:type="dxa"/>
            <w:vAlign w:val="center"/>
          </w:tcPr>
          <w:p w14:paraId="6D84BD30" w14:textId="77777777" w:rsidR="004614F2" w:rsidRPr="00F51632" w:rsidRDefault="004614F2" w:rsidP="00F51632">
            <w:pPr>
              <w:jc w:val="center"/>
              <w:rPr>
                <w:rFonts w:ascii="宋体" w:hAnsi="宋体"/>
                <w:szCs w:val="21"/>
              </w:rPr>
            </w:pPr>
            <w:r w:rsidRPr="00F51632">
              <w:rPr>
                <w:rFonts w:ascii="宋体" w:hAnsi="宋体" w:hint="eastAsia"/>
                <w:szCs w:val="21"/>
              </w:rPr>
              <w:t>GFCPD</w:t>
            </w:r>
          </w:p>
        </w:tc>
        <w:tc>
          <w:tcPr>
            <w:tcW w:w="1843" w:type="dxa"/>
            <w:vAlign w:val="center"/>
          </w:tcPr>
          <w:p w14:paraId="185ABC12" w14:textId="77777777" w:rsidR="004614F2" w:rsidRPr="00F51632" w:rsidRDefault="004614F2" w:rsidP="00F51632">
            <w:pPr>
              <w:jc w:val="center"/>
              <w:rPr>
                <w:rFonts w:ascii="宋体" w:hAnsi="宋体"/>
                <w:szCs w:val="21"/>
              </w:rPr>
            </w:pPr>
            <w:r w:rsidRPr="00F51632">
              <w:rPr>
                <w:rFonts w:ascii="宋体" w:hAnsi="宋体" w:hint="eastAsia"/>
                <w:szCs w:val="21"/>
              </w:rPr>
              <w:t>131</w:t>
            </w:r>
          </w:p>
        </w:tc>
        <w:tc>
          <w:tcPr>
            <w:tcW w:w="1275" w:type="dxa"/>
            <w:vAlign w:val="center"/>
          </w:tcPr>
          <w:p w14:paraId="6BEDCC16" w14:textId="77777777" w:rsidR="004614F2" w:rsidRPr="00F51632" w:rsidRDefault="004614F2" w:rsidP="00F51632">
            <w:pPr>
              <w:jc w:val="center"/>
              <w:rPr>
                <w:rFonts w:ascii="宋体" w:hAnsi="宋体"/>
                <w:szCs w:val="21"/>
              </w:rPr>
            </w:pPr>
            <w:r w:rsidRPr="00F51632">
              <w:rPr>
                <w:rFonts w:ascii="宋体" w:hAnsi="宋体" w:hint="eastAsia"/>
                <w:szCs w:val="21"/>
              </w:rPr>
              <w:t>200</w:t>
            </w:r>
          </w:p>
        </w:tc>
        <w:tc>
          <w:tcPr>
            <w:tcW w:w="1418" w:type="dxa"/>
            <w:vAlign w:val="center"/>
          </w:tcPr>
          <w:p w14:paraId="1CBB681F" w14:textId="77777777" w:rsidR="004614F2" w:rsidRPr="00F51632" w:rsidRDefault="004614F2" w:rsidP="00F51632">
            <w:pPr>
              <w:jc w:val="center"/>
              <w:rPr>
                <w:rFonts w:ascii="宋体" w:hAnsi="宋体"/>
                <w:szCs w:val="21"/>
              </w:rPr>
            </w:pPr>
            <w:r w:rsidRPr="00F51632">
              <w:rPr>
                <w:rFonts w:ascii="宋体" w:hAnsi="宋体" w:hint="eastAsia"/>
                <w:szCs w:val="21"/>
              </w:rPr>
              <w:t>1</w:t>
            </w:r>
          </w:p>
        </w:tc>
        <w:tc>
          <w:tcPr>
            <w:tcW w:w="1559" w:type="dxa"/>
            <w:vAlign w:val="center"/>
          </w:tcPr>
          <w:p w14:paraId="5C96381D" w14:textId="60B06F00" w:rsidR="004614F2" w:rsidRPr="00F51632" w:rsidRDefault="004614F2" w:rsidP="00F51632">
            <w:pPr>
              <w:jc w:val="center"/>
              <w:rPr>
                <w:rFonts w:ascii="宋体" w:hAnsi="宋体"/>
                <w:szCs w:val="21"/>
              </w:rPr>
            </w:pPr>
            <w:r w:rsidRPr="00F51632">
              <w:rPr>
                <w:rFonts w:ascii="宋体" w:hAnsi="宋体" w:hint="eastAsia"/>
                <w:szCs w:val="21"/>
              </w:rPr>
              <w:t>87.59</w:t>
            </w:r>
          </w:p>
        </w:tc>
      </w:tr>
    </w:tbl>
    <w:p w14:paraId="61B3D827" w14:textId="77777777" w:rsidR="004614F2" w:rsidRPr="00075349" w:rsidRDefault="004614F2" w:rsidP="00951C3C">
      <w:pPr>
        <w:pStyle w:val="WSL-4"/>
        <w:ind w:firstLine="518"/>
      </w:pPr>
      <w:r>
        <w:rPr>
          <w:rFonts w:hint="eastAsia"/>
        </w:rPr>
        <w:t>实验表明，上述针对</w:t>
      </w:r>
      <w:r>
        <w:rPr>
          <w:rFonts w:hint="eastAsia"/>
        </w:rPr>
        <w:t>GFCPD</w:t>
      </w:r>
      <w:r>
        <w:rPr>
          <w:rFonts w:hint="eastAsia"/>
        </w:rPr>
        <w:t>数据集的数据标签中存在随机噪声的假设成立，且双稳态逻辑损失函数可以有效并显著地将噪声对分类结果的影响降低。因此，在接下来的对比实验中，本文均采取使用了双稳态逻辑损失函数的</w:t>
      </w:r>
      <w:r>
        <w:rPr>
          <w:rFonts w:hint="eastAsia"/>
        </w:rPr>
        <w:t>DGCNN</w:t>
      </w:r>
      <w:r>
        <w:rPr>
          <w:rFonts w:hint="eastAsia"/>
        </w:rPr>
        <w:t>架构。</w:t>
      </w:r>
    </w:p>
    <w:p w14:paraId="4B78468E" w14:textId="77777777" w:rsidR="004614F2" w:rsidRDefault="004614F2" w:rsidP="00951C3C">
      <w:pPr>
        <w:pStyle w:val="WSL-4"/>
        <w:ind w:firstLine="518"/>
      </w:pPr>
      <w:r w:rsidRPr="00CD7020">
        <w:rPr>
          <w:rFonts w:hint="eastAsia"/>
        </w:rPr>
        <w:t>为了验证基于上述</w:t>
      </w:r>
      <w:r>
        <w:rPr>
          <w:rFonts w:hint="eastAsia"/>
        </w:rPr>
        <w:t>本文改进后</w:t>
      </w:r>
      <w:r w:rsidRPr="00CD7020">
        <w:rPr>
          <w:rFonts w:hint="eastAsia"/>
        </w:rPr>
        <w:t>的</w:t>
      </w:r>
      <w:r w:rsidRPr="00CD7020">
        <w:rPr>
          <w:rFonts w:hint="eastAsia"/>
        </w:rPr>
        <w:t>DGCNN</w:t>
      </w:r>
      <w:r w:rsidRPr="00CD7020">
        <w:rPr>
          <w:rFonts w:hint="eastAsia"/>
        </w:rPr>
        <w:t>架构在串行程序可并行性识别问题上的有效性与优越性，本文</w:t>
      </w:r>
      <w:r>
        <w:rPr>
          <w:rFonts w:hint="eastAsia"/>
        </w:rPr>
        <w:t>将该架构与基于程序静态分析的识别方法、结合动态特征的机器学习识别方法和基于深度学习的算法分类模型分别进行了对比。在所有对比实验中，</w:t>
      </w:r>
      <w:r>
        <w:rPr>
          <w:rFonts w:hint="eastAsia"/>
        </w:rPr>
        <w:t>DGCNN</w:t>
      </w:r>
      <w:r>
        <w:rPr>
          <w:rFonts w:hint="eastAsia"/>
        </w:rPr>
        <w:t>架构的相关参数设置均如表</w:t>
      </w:r>
      <w:r>
        <w:rPr>
          <w:rFonts w:hint="eastAsia"/>
        </w:rPr>
        <w:t>4.5</w:t>
      </w:r>
      <w:r>
        <w:rPr>
          <w:rFonts w:hint="eastAsia"/>
        </w:rPr>
        <w:t>所示。</w:t>
      </w:r>
    </w:p>
    <w:p w14:paraId="60378F20" w14:textId="77777777" w:rsidR="004614F2" w:rsidRDefault="004614F2" w:rsidP="00B86FD8">
      <w:pPr>
        <w:pStyle w:val="WSl-8"/>
      </w:pPr>
      <w:bookmarkStart w:id="301" w:name="_Toc37080858"/>
      <w:r>
        <w:rPr>
          <w:rFonts w:hint="eastAsia"/>
        </w:rPr>
        <w:t>表</w:t>
      </w:r>
      <w:r>
        <w:rPr>
          <w:rFonts w:hint="eastAsia"/>
        </w:rPr>
        <w:t>4.5</w:t>
      </w:r>
      <w:r>
        <w:t xml:space="preserve"> </w:t>
      </w:r>
      <w:r>
        <w:rPr>
          <w:rFonts w:hint="eastAsia"/>
        </w:rPr>
        <w:t>对比实验中</w:t>
      </w:r>
      <w:r>
        <w:rPr>
          <w:rFonts w:hint="eastAsia"/>
        </w:rPr>
        <w:t>DGCNN</w:t>
      </w:r>
      <w:r>
        <w:rPr>
          <w:rFonts w:hint="eastAsia"/>
        </w:rPr>
        <w:t>架构参数表</w:t>
      </w:r>
      <w:bookmarkEnd w:id="301"/>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847"/>
        <w:gridCol w:w="2999"/>
      </w:tblGrid>
      <w:tr w:rsidR="004614F2" w:rsidRPr="00B86FD8" w14:paraId="64F5EFEB" w14:textId="77777777" w:rsidTr="004A3DF1">
        <w:trPr>
          <w:trHeight w:val="432"/>
          <w:jc w:val="center"/>
        </w:trPr>
        <w:tc>
          <w:tcPr>
            <w:tcW w:w="2847" w:type="dxa"/>
            <w:tcBorders>
              <w:top w:val="single" w:sz="8" w:space="0" w:color="auto"/>
              <w:bottom w:val="single" w:sz="8" w:space="0" w:color="auto"/>
            </w:tcBorders>
          </w:tcPr>
          <w:p w14:paraId="4E7A9AC9" w14:textId="6CE7D4FC" w:rsidR="004614F2" w:rsidRPr="00B86FD8" w:rsidRDefault="00203EC1" w:rsidP="008A082D">
            <w:pPr>
              <w:jc w:val="left"/>
              <w:rPr>
                <w:rFonts w:ascii="宋体" w:hAnsi="宋体"/>
                <w:sz w:val="24"/>
              </w:rPr>
            </w:pPr>
            <w:r>
              <w:rPr>
                <w:rFonts w:ascii="宋体" w:hAnsi="宋体" w:hint="eastAsia"/>
                <w:sz w:val="24"/>
              </w:rPr>
              <w:t>参数名称</w:t>
            </w:r>
          </w:p>
        </w:tc>
        <w:tc>
          <w:tcPr>
            <w:tcW w:w="2999" w:type="dxa"/>
            <w:tcBorders>
              <w:top w:val="single" w:sz="8" w:space="0" w:color="auto"/>
              <w:bottom w:val="single" w:sz="8" w:space="0" w:color="auto"/>
            </w:tcBorders>
          </w:tcPr>
          <w:p w14:paraId="5090FAE4" w14:textId="03E41E47" w:rsidR="004614F2" w:rsidRPr="00B86FD8" w:rsidRDefault="00203EC1" w:rsidP="008A082D">
            <w:pPr>
              <w:jc w:val="center"/>
              <w:rPr>
                <w:rFonts w:ascii="宋体" w:hAnsi="宋体"/>
                <w:sz w:val="24"/>
              </w:rPr>
            </w:pPr>
            <w:r>
              <w:rPr>
                <w:rFonts w:ascii="宋体" w:hAnsi="宋体" w:hint="eastAsia"/>
                <w:sz w:val="24"/>
              </w:rPr>
              <w:t>参数值</w:t>
            </w:r>
          </w:p>
        </w:tc>
      </w:tr>
      <w:tr w:rsidR="00203EC1" w:rsidRPr="00B86FD8" w14:paraId="4926A4D3" w14:textId="77777777" w:rsidTr="00111513">
        <w:trPr>
          <w:trHeight w:val="20"/>
          <w:jc w:val="center"/>
        </w:trPr>
        <w:tc>
          <w:tcPr>
            <w:tcW w:w="2847" w:type="dxa"/>
            <w:tcBorders>
              <w:top w:val="single" w:sz="8" w:space="0" w:color="auto"/>
              <w:bottom w:val="nil"/>
            </w:tcBorders>
          </w:tcPr>
          <w:p w14:paraId="40F2BA42" w14:textId="77777777" w:rsidR="00203EC1" w:rsidRPr="00B86FD8" w:rsidRDefault="00203EC1" w:rsidP="008A082D">
            <w:pPr>
              <w:jc w:val="left"/>
              <w:rPr>
                <w:rFonts w:ascii="宋体" w:hAnsi="宋体"/>
                <w:sz w:val="24"/>
              </w:rPr>
            </w:pPr>
            <w:r w:rsidRPr="00B86FD8">
              <w:rPr>
                <w:rFonts w:ascii="宋体" w:hAnsi="宋体" w:hint="eastAsia"/>
                <w:sz w:val="24"/>
              </w:rPr>
              <w:t>图卷积层</w:t>
            </w:r>
          </w:p>
        </w:tc>
        <w:tc>
          <w:tcPr>
            <w:tcW w:w="2999" w:type="dxa"/>
            <w:tcBorders>
              <w:top w:val="single" w:sz="8" w:space="0" w:color="auto"/>
              <w:bottom w:val="nil"/>
            </w:tcBorders>
          </w:tcPr>
          <w:p w14:paraId="3AE04793" w14:textId="77777777" w:rsidR="00203EC1" w:rsidRPr="00B86FD8" w:rsidRDefault="00203EC1" w:rsidP="008A082D">
            <w:pPr>
              <w:jc w:val="center"/>
              <w:rPr>
                <w:rFonts w:ascii="宋体" w:hAnsi="宋体"/>
                <w:sz w:val="24"/>
              </w:rPr>
            </w:pPr>
            <w:r w:rsidRPr="00B86FD8">
              <w:rPr>
                <w:rFonts w:ascii="宋体" w:hAnsi="宋体" w:hint="eastAsia"/>
                <w:sz w:val="24"/>
              </w:rPr>
              <w:t>4</w:t>
            </w:r>
          </w:p>
        </w:tc>
      </w:tr>
      <w:tr w:rsidR="004614F2" w:rsidRPr="00B86FD8" w14:paraId="29169946" w14:textId="77777777" w:rsidTr="00111513">
        <w:trPr>
          <w:trHeight w:val="20"/>
          <w:jc w:val="center"/>
        </w:trPr>
        <w:tc>
          <w:tcPr>
            <w:tcW w:w="2847" w:type="dxa"/>
            <w:tcBorders>
              <w:top w:val="nil"/>
            </w:tcBorders>
          </w:tcPr>
          <w:p w14:paraId="4A01E436" w14:textId="77777777" w:rsidR="004614F2" w:rsidRPr="00B86FD8" w:rsidRDefault="004614F2" w:rsidP="008A082D">
            <w:pPr>
              <w:jc w:val="left"/>
              <w:rPr>
                <w:rFonts w:ascii="宋体" w:hAnsi="宋体"/>
                <w:sz w:val="24"/>
              </w:rPr>
            </w:pPr>
            <w:r w:rsidRPr="00B86FD8">
              <w:rPr>
                <w:rFonts w:ascii="宋体" w:hAnsi="宋体" w:hint="eastAsia"/>
                <w:sz w:val="24"/>
              </w:rPr>
              <w:lastRenderedPageBreak/>
              <w:t>图卷积层输出维度</w:t>
            </w:r>
          </w:p>
        </w:tc>
        <w:tc>
          <w:tcPr>
            <w:tcW w:w="2999" w:type="dxa"/>
            <w:tcBorders>
              <w:top w:val="nil"/>
            </w:tcBorders>
          </w:tcPr>
          <w:p w14:paraId="459CBD4A" w14:textId="77777777" w:rsidR="004614F2" w:rsidRPr="00B86FD8" w:rsidRDefault="004614F2" w:rsidP="008A082D">
            <w:pPr>
              <w:jc w:val="center"/>
              <w:rPr>
                <w:rFonts w:ascii="宋体" w:hAnsi="宋体"/>
                <w:sz w:val="24"/>
              </w:rPr>
            </w:pPr>
            <w:r w:rsidRPr="00B86FD8">
              <w:rPr>
                <w:rFonts w:ascii="宋体" w:hAnsi="宋体" w:hint="eastAsia"/>
                <w:sz w:val="24"/>
              </w:rPr>
              <w:t>32，32，32，1</w:t>
            </w:r>
          </w:p>
        </w:tc>
      </w:tr>
      <w:tr w:rsidR="004614F2" w:rsidRPr="00B86FD8" w14:paraId="1767E300" w14:textId="77777777" w:rsidTr="00111513">
        <w:trPr>
          <w:trHeight w:val="20"/>
          <w:jc w:val="center"/>
        </w:trPr>
        <w:tc>
          <w:tcPr>
            <w:tcW w:w="2847" w:type="dxa"/>
          </w:tcPr>
          <w:p w14:paraId="6302E0A7" w14:textId="77777777" w:rsidR="004614F2" w:rsidRPr="00B86FD8" w:rsidRDefault="004614F2" w:rsidP="008A082D">
            <w:pPr>
              <w:jc w:val="left"/>
              <w:rPr>
                <w:rFonts w:ascii="宋体" w:hAnsi="宋体"/>
                <w:sz w:val="24"/>
              </w:rPr>
            </w:pPr>
            <w:r w:rsidRPr="00B86FD8">
              <w:rPr>
                <w:rFonts w:ascii="宋体" w:hAnsi="宋体" w:hint="eastAsia"/>
                <w:sz w:val="24"/>
              </w:rPr>
              <w:t>学习率</w:t>
            </w:r>
          </w:p>
        </w:tc>
        <w:tc>
          <w:tcPr>
            <w:tcW w:w="2999" w:type="dxa"/>
          </w:tcPr>
          <w:p w14:paraId="007158CA" w14:textId="77777777" w:rsidR="004614F2" w:rsidRPr="00B86FD8" w:rsidRDefault="004614F2" w:rsidP="008A082D">
            <w:pPr>
              <w:jc w:val="center"/>
              <w:rPr>
                <w:rFonts w:ascii="宋体" w:hAnsi="宋体"/>
                <w:sz w:val="24"/>
              </w:rPr>
            </w:pPr>
            <w:r w:rsidRPr="00B86FD8">
              <w:rPr>
                <w:rFonts w:ascii="宋体" w:hAnsi="宋体" w:hint="eastAsia"/>
                <w:sz w:val="24"/>
              </w:rPr>
              <w:t>0.0001</w:t>
            </w:r>
          </w:p>
        </w:tc>
      </w:tr>
      <w:tr w:rsidR="004614F2" w:rsidRPr="00B86FD8" w14:paraId="74481688" w14:textId="77777777" w:rsidTr="00111513">
        <w:trPr>
          <w:trHeight w:val="20"/>
          <w:jc w:val="center"/>
        </w:trPr>
        <w:tc>
          <w:tcPr>
            <w:tcW w:w="2847" w:type="dxa"/>
          </w:tcPr>
          <w:p w14:paraId="077C3186" w14:textId="77777777" w:rsidR="004614F2" w:rsidRPr="00B86FD8" w:rsidRDefault="004614F2" w:rsidP="008A082D">
            <w:pPr>
              <w:jc w:val="left"/>
              <w:rPr>
                <w:rFonts w:ascii="宋体" w:hAnsi="宋体"/>
                <w:sz w:val="24"/>
              </w:rPr>
            </w:pPr>
            <w:proofErr w:type="spellStart"/>
            <w:r w:rsidRPr="00B86FD8">
              <w:rPr>
                <w:rFonts w:ascii="宋体" w:hAnsi="宋体"/>
                <w:sz w:val="24"/>
              </w:rPr>
              <w:t>S</w:t>
            </w:r>
            <w:r w:rsidRPr="00B86FD8">
              <w:rPr>
                <w:rFonts w:ascii="宋体" w:hAnsi="宋体" w:hint="eastAsia"/>
                <w:sz w:val="24"/>
              </w:rPr>
              <w:t>otpooling</w:t>
            </w:r>
            <w:proofErr w:type="spellEnd"/>
            <w:r w:rsidRPr="00B86FD8">
              <w:rPr>
                <w:rFonts w:ascii="宋体" w:hAnsi="宋体" w:hint="eastAsia"/>
                <w:sz w:val="24"/>
              </w:rPr>
              <w:t>-k</w:t>
            </w:r>
          </w:p>
        </w:tc>
        <w:tc>
          <w:tcPr>
            <w:tcW w:w="2999" w:type="dxa"/>
          </w:tcPr>
          <w:p w14:paraId="42849B56" w14:textId="77777777" w:rsidR="004614F2" w:rsidRPr="00B86FD8" w:rsidRDefault="004614F2" w:rsidP="008A082D">
            <w:pPr>
              <w:jc w:val="center"/>
              <w:rPr>
                <w:rFonts w:ascii="宋体" w:hAnsi="宋体"/>
                <w:sz w:val="24"/>
              </w:rPr>
            </w:pPr>
            <w:r w:rsidRPr="00B86FD8">
              <w:rPr>
                <w:rFonts w:ascii="宋体" w:hAnsi="宋体" w:hint="eastAsia"/>
                <w:sz w:val="24"/>
              </w:rPr>
              <w:t>131</w:t>
            </w:r>
          </w:p>
        </w:tc>
      </w:tr>
      <w:tr w:rsidR="004614F2" w:rsidRPr="00B86FD8" w14:paraId="198DC93F" w14:textId="77777777" w:rsidTr="00111513">
        <w:trPr>
          <w:trHeight w:val="20"/>
          <w:jc w:val="center"/>
        </w:trPr>
        <w:tc>
          <w:tcPr>
            <w:tcW w:w="2847" w:type="dxa"/>
          </w:tcPr>
          <w:p w14:paraId="0C95514D" w14:textId="77777777" w:rsidR="004614F2" w:rsidRPr="00B86FD8" w:rsidRDefault="004614F2" w:rsidP="008A082D">
            <w:pPr>
              <w:jc w:val="left"/>
              <w:rPr>
                <w:rFonts w:ascii="宋体" w:hAnsi="宋体"/>
                <w:sz w:val="24"/>
              </w:rPr>
            </w:pPr>
            <w:proofErr w:type="spellStart"/>
            <w:r w:rsidRPr="00B86FD8">
              <w:rPr>
                <w:rFonts w:ascii="宋体" w:hAnsi="宋体"/>
                <w:sz w:val="24"/>
              </w:rPr>
              <w:t>N</w:t>
            </w:r>
            <w:r w:rsidRPr="00B86FD8">
              <w:rPr>
                <w:rFonts w:ascii="宋体" w:hAnsi="宋体" w:hint="eastAsia"/>
                <w:sz w:val="24"/>
              </w:rPr>
              <w:t>um_epoch</w:t>
            </w:r>
            <w:proofErr w:type="spellEnd"/>
          </w:p>
        </w:tc>
        <w:tc>
          <w:tcPr>
            <w:tcW w:w="2999" w:type="dxa"/>
          </w:tcPr>
          <w:p w14:paraId="575CAE0B" w14:textId="77777777" w:rsidR="004614F2" w:rsidRPr="00B86FD8" w:rsidRDefault="004614F2" w:rsidP="008A082D">
            <w:pPr>
              <w:jc w:val="center"/>
              <w:rPr>
                <w:rFonts w:ascii="宋体" w:hAnsi="宋体"/>
                <w:sz w:val="24"/>
              </w:rPr>
            </w:pPr>
            <w:r w:rsidRPr="00B86FD8">
              <w:rPr>
                <w:rFonts w:ascii="宋体" w:hAnsi="宋体" w:hint="eastAsia"/>
                <w:sz w:val="24"/>
              </w:rPr>
              <w:t>100</w:t>
            </w:r>
          </w:p>
        </w:tc>
      </w:tr>
      <w:tr w:rsidR="004614F2" w:rsidRPr="00B86FD8" w14:paraId="49981D4C" w14:textId="77777777" w:rsidTr="00111513">
        <w:trPr>
          <w:trHeight w:val="20"/>
          <w:jc w:val="center"/>
        </w:trPr>
        <w:tc>
          <w:tcPr>
            <w:tcW w:w="2847" w:type="dxa"/>
          </w:tcPr>
          <w:p w14:paraId="6F6E22EB" w14:textId="77777777" w:rsidR="004614F2" w:rsidRPr="00B86FD8" w:rsidRDefault="004614F2" w:rsidP="008A082D">
            <w:pPr>
              <w:jc w:val="left"/>
              <w:rPr>
                <w:rFonts w:ascii="宋体" w:hAnsi="宋体"/>
                <w:sz w:val="24"/>
              </w:rPr>
            </w:pPr>
            <w:proofErr w:type="spellStart"/>
            <w:r w:rsidRPr="00B86FD8">
              <w:rPr>
                <w:rFonts w:ascii="宋体" w:hAnsi="宋体"/>
                <w:sz w:val="24"/>
              </w:rPr>
              <w:t>B</w:t>
            </w:r>
            <w:r w:rsidRPr="00B86FD8">
              <w:rPr>
                <w:rFonts w:ascii="宋体" w:hAnsi="宋体" w:hint="eastAsia"/>
                <w:sz w:val="24"/>
              </w:rPr>
              <w:t>atch_size</w:t>
            </w:r>
            <w:proofErr w:type="spellEnd"/>
          </w:p>
        </w:tc>
        <w:tc>
          <w:tcPr>
            <w:tcW w:w="2999" w:type="dxa"/>
          </w:tcPr>
          <w:p w14:paraId="6F3E7194" w14:textId="77777777" w:rsidR="004614F2" w:rsidRPr="00B86FD8" w:rsidRDefault="004614F2" w:rsidP="008A082D">
            <w:pPr>
              <w:jc w:val="center"/>
              <w:rPr>
                <w:rFonts w:ascii="宋体" w:hAnsi="宋体"/>
                <w:sz w:val="24"/>
              </w:rPr>
            </w:pPr>
            <w:r w:rsidRPr="00B86FD8">
              <w:rPr>
                <w:rFonts w:ascii="宋体" w:hAnsi="宋体" w:hint="eastAsia"/>
                <w:sz w:val="24"/>
              </w:rPr>
              <w:t>1</w:t>
            </w:r>
          </w:p>
        </w:tc>
      </w:tr>
      <w:tr w:rsidR="004614F2" w:rsidRPr="00B86FD8" w14:paraId="42DA7C30" w14:textId="77777777" w:rsidTr="00111513">
        <w:trPr>
          <w:trHeight w:val="20"/>
          <w:jc w:val="center"/>
        </w:trPr>
        <w:tc>
          <w:tcPr>
            <w:tcW w:w="2847" w:type="dxa"/>
          </w:tcPr>
          <w:p w14:paraId="6BA8C10D" w14:textId="77777777" w:rsidR="004614F2" w:rsidRPr="00B86FD8" w:rsidRDefault="004614F2" w:rsidP="008A082D">
            <w:pPr>
              <w:jc w:val="left"/>
              <w:rPr>
                <w:rFonts w:ascii="宋体" w:hAnsi="宋体"/>
                <w:sz w:val="24"/>
              </w:rPr>
            </w:pPr>
            <w:r w:rsidRPr="00B86FD8">
              <w:rPr>
                <w:rFonts w:ascii="宋体" w:hAnsi="宋体" w:hint="eastAsia"/>
                <w:sz w:val="24"/>
              </w:rPr>
              <w:t>(t1，t2）</w:t>
            </w:r>
          </w:p>
        </w:tc>
        <w:tc>
          <w:tcPr>
            <w:tcW w:w="2999" w:type="dxa"/>
          </w:tcPr>
          <w:p w14:paraId="440304C3" w14:textId="77777777" w:rsidR="004614F2" w:rsidRPr="00B86FD8" w:rsidRDefault="004614F2" w:rsidP="008A082D">
            <w:pPr>
              <w:jc w:val="center"/>
              <w:rPr>
                <w:rFonts w:ascii="宋体" w:hAnsi="宋体"/>
                <w:sz w:val="24"/>
              </w:rPr>
            </w:pPr>
            <w:r w:rsidRPr="00B86FD8">
              <w:rPr>
                <w:rFonts w:ascii="宋体" w:hAnsi="宋体" w:hint="eastAsia"/>
                <w:sz w:val="24"/>
              </w:rPr>
              <w:t>(0.5,1.5)</w:t>
            </w:r>
          </w:p>
        </w:tc>
      </w:tr>
    </w:tbl>
    <w:p w14:paraId="52DB24FD" w14:textId="7E70BDBA" w:rsidR="004614F2" w:rsidRDefault="00A43277" w:rsidP="00951C3C">
      <w:pPr>
        <w:pStyle w:val="WSL-4"/>
        <w:ind w:firstLineChars="0" w:firstLine="0"/>
      </w:pPr>
      <w:r>
        <w:rPr>
          <w:rFonts w:hint="eastAsia"/>
        </w:rPr>
        <w:t>(</w:t>
      </w:r>
      <w:r>
        <w:t>1)</w:t>
      </w:r>
      <w:r w:rsidR="004614F2">
        <w:rPr>
          <w:rFonts w:hint="eastAsia"/>
        </w:rPr>
        <w:t>对比实验</w:t>
      </w:r>
      <w:proofErr w:type="gramStart"/>
      <w:r w:rsidR="004614F2">
        <w:rPr>
          <w:rFonts w:hint="eastAsia"/>
        </w:rPr>
        <w:t>一</w:t>
      </w:r>
      <w:proofErr w:type="gramEnd"/>
      <w:r w:rsidR="004614F2">
        <w:rPr>
          <w:rFonts w:hint="eastAsia"/>
        </w:rPr>
        <w:t>：与基于程序静态分析的识别方法对比</w:t>
      </w:r>
    </w:p>
    <w:p w14:paraId="3C26D8CC" w14:textId="77777777" w:rsidR="004614F2" w:rsidRDefault="004614F2" w:rsidP="00951C3C">
      <w:pPr>
        <w:pStyle w:val="WSL-4"/>
        <w:ind w:firstLine="518"/>
      </w:pPr>
      <w:r>
        <w:rPr>
          <w:rFonts w:hint="eastAsia"/>
        </w:rPr>
        <w:t>本文在数据的标注过程中，所使用的</w:t>
      </w:r>
      <w:r>
        <w:rPr>
          <w:rFonts w:hint="eastAsia"/>
        </w:rPr>
        <w:t>Pluto</w:t>
      </w:r>
      <w:r>
        <w:rPr>
          <w:rFonts w:hint="eastAsia"/>
        </w:rPr>
        <w:t>编译器对于串行程序中的循环片段是否可以并行，采用的就是经典的静态分析策略，通过将循环片段转换为</w:t>
      </w:r>
      <w:proofErr w:type="spellStart"/>
      <w:r>
        <w:rPr>
          <w:rFonts w:hint="eastAsia"/>
        </w:rPr>
        <w:t>Polyheadral</w:t>
      </w:r>
      <w:proofErr w:type="spellEnd"/>
      <w:r>
        <w:rPr>
          <w:rFonts w:hint="eastAsia"/>
        </w:rPr>
        <w:t>模型，在有限的依赖关系集合内，通过线性整数规划策略对其并行方案进行求解。</w:t>
      </w:r>
    </w:p>
    <w:p w14:paraId="3957F09D" w14:textId="77777777" w:rsidR="004614F2" w:rsidRDefault="004614F2" w:rsidP="00951C3C">
      <w:pPr>
        <w:pStyle w:val="WSL-4"/>
        <w:ind w:firstLine="518"/>
      </w:pPr>
      <w:r>
        <w:rPr>
          <w:rFonts w:hint="eastAsia"/>
        </w:rPr>
        <w:t>在此次对比实验过程中，</w:t>
      </w:r>
      <w:r>
        <w:rPr>
          <w:rFonts w:hint="eastAsia"/>
        </w:rPr>
        <w:t>Pluto</w:t>
      </w:r>
      <w:r>
        <w:rPr>
          <w:rFonts w:hint="eastAsia"/>
        </w:rPr>
        <w:t>编译器对于</w:t>
      </w:r>
      <w:r>
        <w:rPr>
          <w:rFonts w:hint="eastAsia"/>
        </w:rPr>
        <w:t>GFCPD</w:t>
      </w:r>
      <w:r>
        <w:rPr>
          <w:rFonts w:hint="eastAsia"/>
        </w:rPr>
        <w:t>数据集的准确率数据来源于数据标注过程的统计信息，实验结果如表</w:t>
      </w:r>
      <w:r>
        <w:rPr>
          <w:rFonts w:hint="eastAsia"/>
        </w:rPr>
        <w:t>4.5</w:t>
      </w:r>
      <w:r>
        <w:rPr>
          <w:rFonts w:hint="eastAsia"/>
        </w:rPr>
        <w:t>所示。显然，在裁剪前的</w:t>
      </w:r>
      <w:r>
        <w:rPr>
          <w:rFonts w:hint="eastAsia"/>
        </w:rPr>
        <w:t>GFCPD</w:t>
      </w:r>
      <w:r>
        <w:rPr>
          <w:rFonts w:hint="eastAsia"/>
        </w:rPr>
        <w:t>数据集上，基于</w:t>
      </w:r>
      <w:r>
        <w:rPr>
          <w:rFonts w:hint="eastAsia"/>
        </w:rPr>
        <w:t>DGCNN</w:t>
      </w:r>
      <w:r>
        <w:rPr>
          <w:rFonts w:hint="eastAsia"/>
        </w:rPr>
        <w:t>架构的串行程序可并行性识别方法的准确率明显高于基于静态分析的</w:t>
      </w:r>
      <w:proofErr w:type="gramStart"/>
      <w:r>
        <w:rPr>
          <w:rFonts w:hint="eastAsia"/>
        </w:rPr>
        <w:t>源到源编译器</w:t>
      </w:r>
      <w:proofErr w:type="gramEnd"/>
      <w:r>
        <w:rPr>
          <w:rFonts w:hint="eastAsia"/>
        </w:rPr>
        <w:t>Pluto</w:t>
      </w:r>
      <w:r>
        <w:rPr>
          <w:rFonts w:hint="eastAsia"/>
        </w:rPr>
        <w:t>。</w:t>
      </w:r>
    </w:p>
    <w:p w14:paraId="7DB67D17" w14:textId="77777777" w:rsidR="004614F2" w:rsidRDefault="004614F2" w:rsidP="00B86FD8">
      <w:pPr>
        <w:pStyle w:val="WSl-8"/>
      </w:pPr>
      <w:bookmarkStart w:id="302" w:name="_Toc37080859"/>
      <w:r>
        <w:rPr>
          <w:rFonts w:hint="eastAsia"/>
        </w:rPr>
        <w:t>表</w:t>
      </w:r>
      <w:r>
        <w:rPr>
          <w:rFonts w:hint="eastAsia"/>
        </w:rPr>
        <w:t>4.6</w:t>
      </w:r>
      <w:r>
        <w:rPr>
          <w:rFonts w:hint="eastAsia"/>
        </w:rPr>
        <w:t>对比实验</w:t>
      </w:r>
      <w:proofErr w:type="gramStart"/>
      <w:r>
        <w:rPr>
          <w:rFonts w:hint="eastAsia"/>
        </w:rPr>
        <w:t>一</w:t>
      </w:r>
      <w:proofErr w:type="gramEnd"/>
      <w:r>
        <w:rPr>
          <w:rFonts w:hint="eastAsia"/>
        </w:rPr>
        <w:t>实验结果</w:t>
      </w:r>
      <w:bookmarkEnd w:id="302"/>
    </w:p>
    <w:tbl>
      <w:tblPr>
        <w:tblStyle w:val="aa"/>
        <w:tblW w:w="9309"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380"/>
        <w:gridCol w:w="3600"/>
        <w:gridCol w:w="2329"/>
      </w:tblGrid>
      <w:tr w:rsidR="004614F2" w:rsidRPr="00B86FD8" w14:paraId="49596FF0" w14:textId="77777777" w:rsidTr="00760F68">
        <w:trPr>
          <w:trHeight w:val="20"/>
          <w:jc w:val="center"/>
        </w:trPr>
        <w:tc>
          <w:tcPr>
            <w:tcW w:w="3380" w:type="dxa"/>
            <w:tcBorders>
              <w:top w:val="single" w:sz="8" w:space="0" w:color="auto"/>
              <w:bottom w:val="single" w:sz="8" w:space="0" w:color="auto"/>
            </w:tcBorders>
            <w:vAlign w:val="center"/>
          </w:tcPr>
          <w:p w14:paraId="5CE9D530" w14:textId="77777777" w:rsidR="004614F2" w:rsidRPr="00B86FD8" w:rsidRDefault="004614F2" w:rsidP="00B86FD8">
            <w:pPr>
              <w:jc w:val="center"/>
              <w:rPr>
                <w:rFonts w:ascii="宋体" w:hAnsi="宋体"/>
                <w:sz w:val="24"/>
              </w:rPr>
            </w:pPr>
            <w:r w:rsidRPr="00B86FD8">
              <w:rPr>
                <w:rFonts w:ascii="宋体" w:hAnsi="宋体" w:hint="eastAsia"/>
                <w:sz w:val="24"/>
              </w:rPr>
              <w:t>方法</w:t>
            </w:r>
          </w:p>
        </w:tc>
        <w:tc>
          <w:tcPr>
            <w:tcW w:w="3600" w:type="dxa"/>
            <w:tcBorders>
              <w:top w:val="single" w:sz="8" w:space="0" w:color="auto"/>
              <w:bottom w:val="single" w:sz="8" w:space="0" w:color="auto"/>
            </w:tcBorders>
            <w:vAlign w:val="center"/>
          </w:tcPr>
          <w:p w14:paraId="11A479C4" w14:textId="77777777" w:rsidR="004614F2" w:rsidRPr="00B86FD8" w:rsidRDefault="004614F2" w:rsidP="00B86FD8">
            <w:pPr>
              <w:jc w:val="center"/>
              <w:rPr>
                <w:rFonts w:ascii="宋体" w:hAnsi="宋体"/>
                <w:sz w:val="24"/>
              </w:rPr>
            </w:pPr>
            <w:r w:rsidRPr="00B86FD8">
              <w:rPr>
                <w:rFonts w:ascii="宋体" w:hAnsi="宋体" w:hint="eastAsia"/>
                <w:sz w:val="24"/>
              </w:rPr>
              <w:t>数据集</w:t>
            </w:r>
          </w:p>
        </w:tc>
        <w:tc>
          <w:tcPr>
            <w:tcW w:w="2329" w:type="dxa"/>
            <w:tcBorders>
              <w:top w:val="single" w:sz="8" w:space="0" w:color="auto"/>
              <w:bottom w:val="single" w:sz="8" w:space="0" w:color="auto"/>
            </w:tcBorders>
            <w:vAlign w:val="center"/>
          </w:tcPr>
          <w:p w14:paraId="6DE01A2F" w14:textId="3B68871D" w:rsidR="004614F2" w:rsidRPr="00B86FD8" w:rsidRDefault="004614F2" w:rsidP="00B86FD8">
            <w:pPr>
              <w:jc w:val="center"/>
              <w:rPr>
                <w:rFonts w:ascii="宋体" w:hAnsi="宋体"/>
                <w:sz w:val="24"/>
              </w:rPr>
            </w:pPr>
            <w:r w:rsidRPr="00B86FD8">
              <w:rPr>
                <w:rFonts w:ascii="宋体" w:hAnsi="宋体" w:hint="eastAsia"/>
                <w:sz w:val="24"/>
              </w:rPr>
              <w:t>准确率</w:t>
            </w:r>
            <w:r w:rsidR="00547E1F">
              <w:rPr>
                <w:rFonts w:ascii="宋体" w:hAnsi="宋体" w:hint="eastAsia"/>
                <w:sz w:val="24"/>
              </w:rPr>
              <w:t>(</w:t>
            </w:r>
            <w:r w:rsidR="00547E1F">
              <w:rPr>
                <w:rFonts w:ascii="宋体" w:hAnsi="宋体"/>
                <w:sz w:val="24"/>
              </w:rPr>
              <w:t>%)</w:t>
            </w:r>
          </w:p>
        </w:tc>
      </w:tr>
      <w:tr w:rsidR="004614F2" w:rsidRPr="00B86FD8" w14:paraId="5FA1B72F" w14:textId="77777777" w:rsidTr="00760F68">
        <w:trPr>
          <w:trHeight w:val="20"/>
          <w:jc w:val="center"/>
        </w:trPr>
        <w:tc>
          <w:tcPr>
            <w:tcW w:w="3380" w:type="dxa"/>
            <w:tcBorders>
              <w:top w:val="single" w:sz="8" w:space="0" w:color="auto"/>
            </w:tcBorders>
            <w:vAlign w:val="center"/>
          </w:tcPr>
          <w:p w14:paraId="07283590" w14:textId="77777777" w:rsidR="004614F2" w:rsidRPr="00B86FD8" w:rsidRDefault="004614F2" w:rsidP="00B86FD8">
            <w:pPr>
              <w:jc w:val="center"/>
              <w:rPr>
                <w:rFonts w:ascii="宋体" w:hAnsi="宋体"/>
                <w:sz w:val="24"/>
              </w:rPr>
            </w:pPr>
            <w:r w:rsidRPr="00B86FD8">
              <w:rPr>
                <w:rFonts w:ascii="宋体" w:hAnsi="宋体" w:hint="eastAsia"/>
                <w:sz w:val="24"/>
              </w:rPr>
              <w:t>Pluto</w:t>
            </w:r>
          </w:p>
        </w:tc>
        <w:tc>
          <w:tcPr>
            <w:tcW w:w="3600" w:type="dxa"/>
            <w:tcBorders>
              <w:top w:val="single" w:sz="8" w:space="0" w:color="auto"/>
            </w:tcBorders>
            <w:vAlign w:val="center"/>
          </w:tcPr>
          <w:p w14:paraId="2C9B93F4" w14:textId="77777777" w:rsidR="004614F2" w:rsidRPr="00B86FD8" w:rsidRDefault="004614F2" w:rsidP="00B86FD8">
            <w:pPr>
              <w:jc w:val="center"/>
              <w:rPr>
                <w:rFonts w:ascii="宋体" w:hAnsi="宋体"/>
                <w:sz w:val="24"/>
              </w:rPr>
            </w:pPr>
            <w:r w:rsidRPr="00B86FD8">
              <w:rPr>
                <w:rFonts w:ascii="宋体" w:hAnsi="宋体" w:hint="eastAsia"/>
                <w:sz w:val="24"/>
              </w:rPr>
              <w:t>裁剪前的GFCPD</w:t>
            </w:r>
          </w:p>
        </w:tc>
        <w:tc>
          <w:tcPr>
            <w:tcW w:w="2329" w:type="dxa"/>
            <w:tcBorders>
              <w:top w:val="single" w:sz="8" w:space="0" w:color="auto"/>
            </w:tcBorders>
            <w:vAlign w:val="center"/>
          </w:tcPr>
          <w:p w14:paraId="6787CBC8" w14:textId="341440AC" w:rsidR="004614F2" w:rsidRPr="00B86FD8" w:rsidRDefault="004614F2" w:rsidP="00B86FD8">
            <w:pPr>
              <w:jc w:val="center"/>
              <w:rPr>
                <w:rFonts w:ascii="宋体" w:hAnsi="宋体"/>
                <w:sz w:val="24"/>
              </w:rPr>
            </w:pPr>
            <w:r w:rsidRPr="00B86FD8">
              <w:rPr>
                <w:rFonts w:ascii="宋体" w:hAnsi="宋体" w:hint="eastAsia"/>
                <w:sz w:val="24"/>
              </w:rPr>
              <w:t>71.60</w:t>
            </w:r>
          </w:p>
        </w:tc>
      </w:tr>
      <w:tr w:rsidR="004614F2" w:rsidRPr="00B86FD8" w14:paraId="122D5AFD" w14:textId="77777777" w:rsidTr="00760F68">
        <w:trPr>
          <w:trHeight w:val="20"/>
          <w:jc w:val="center"/>
        </w:trPr>
        <w:tc>
          <w:tcPr>
            <w:tcW w:w="3380" w:type="dxa"/>
            <w:vAlign w:val="center"/>
          </w:tcPr>
          <w:p w14:paraId="59FD65C2" w14:textId="77777777" w:rsidR="004614F2" w:rsidRPr="00B86FD8" w:rsidRDefault="004614F2" w:rsidP="00B86FD8">
            <w:pPr>
              <w:jc w:val="center"/>
              <w:rPr>
                <w:rFonts w:ascii="宋体" w:hAnsi="宋体"/>
                <w:sz w:val="24"/>
              </w:rPr>
            </w:pPr>
            <w:r w:rsidRPr="00B86FD8">
              <w:rPr>
                <w:rFonts w:ascii="宋体" w:hAnsi="宋体" w:hint="eastAsia"/>
                <w:sz w:val="24"/>
              </w:rPr>
              <w:t>DGCNN</w:t>
            </w:r>
          </w:p>
        </w:tc>
        <w:tc>
          <w:tcPr>
            <w:tcW w:w="3600" w:type="dxa"/>
            <w:vAlign w:val="center"/>
          </w:tcPr>
          <w:p w14:paraId="69359B97" w14:textId="77777777" w:rsidR="004614F2" w:rsidRPr="00B86FD8" w:rsidRDefault="004614F2" w:rsidP="00B86FD8">
            <w:pPr>
              <w:jc w:val="center"/>
              <w:rPr>
                <w:rFonts w:ascii="宋体" w:hAnsi="宋体"/>
                <w:sz w:val="24"/>
              </w:rPr>
            </w:pPr>
            <w:r w:rsidRPr="00B86FD8">
              <w:rPr>
                <w:rFonts w:ascii="宋体" w:hAnsi="宋体" w:hint="eastAsia"/>
                <w:sz w:val="24"/>
              </w:rPr>
              <w:t>裁剪前的GFCPD</w:t>
            </w:r>
          </w:p>
        </w:tc>
        <w:tc>
          <w:tcPr>
            <w:tcW w:w="2329" w:type="dxa"/>
            <w:vAlign w:val="center"/>
          </w:tcPr>
          <w:p w14:paraId="489EE112" w14:textId="0801D7DC" w:rsidR="004614F2" w:rsidRPr="00B86FD8" w:rsidRDefault="004614F2" w:rsidP="00B86FD8">
            <w:pPr>
              <w:jc w:val="center"/>
              <w:rPr>
                <w:rFonts w:ascii="宋体" w:hAnsi="宋体"/>
                <w:sz w:val="24"/>
              </w:rPr>
            </w:pPr>
            <w:r w:rsidRPr="00B86FD8">
              <w:rPr>
                <w:rFonts w:ascii="宋体" w:hAnsi="宋体" w:hint="eastAsia"/>
                <w:sz w:val="24"/>
              </w:rPr>
              <w:t>86.79</w:t>
            </w:r>
          </w:p>
        </w:tc>
      </w:tr>
    </w:tbl>
    <w:p w14:paraId="71086184" w14:textId="2C2C8DE9" w:rsidR="004614F2" w:rsidRDefault="00A43277" w:rsidP="00951C3C">
      <w:pPr>
        <w:pStyle w:val="WSL-4"/>
        <w:ind w:firstLineChars="0" w:firstLine="0"/>
      </w:pPr>
      <w:r>
        <w:rPr>
          <w:rFonts w:hint="eastAsia"/>
        </w:rPr>
        <w:t>(</w:t>
      </w:r>
      <w:r>
        <w:t>2)</w:t>
      </w:r>
      <w:r w:rsidR="004614F2">
        <w:rPr>
          <w:rFonts w:hint="eastAsia"/>
        </w:rPr>
        <w:t>对比实验二：与结合动态特征的机器学习识别方法对比</w:t>
      </w:r>
    </w:p>
    <w:p w14:paraId="6991FB56" w14:textId="77777777" w:rsidR="004614F2" w:rsidRDefault="004614F2" w:rsidP="00951C3C">
      <w:pPr>
        <w:pStyle w:val="WSL-4"/>
        <w:ind w:firstLine="518"/>
      </w:pPr>
      <w:r>
        <w:rPr>
          <w:rFonts w:hint="eastAsia"/>
        </w:rPr>
        <w:t>所谓程序的动态特征主要是指在程序的运行过程中所收集到的信息，常见的程序动态特征有循环中的指令数量、循环的执行时间、关键路径长度、循环内指令间的依赖计数、外部指令对循环内指令的依赖计数以及循环内指令对外部指令的依赖计数等信息。</w:t>
      </w:r>
    </w:p>
    <w:p w14:paraId="20641226" w14:textId="77777777" w:rsidR="004614F2" w:rsidRDefault="004614F2" w:rsidP="00951C3C">
      <w:pPr>
        <w:pStyle w:val="WSL-4"/>
        <w:ind w:firstLine="518"/>
      </w:pPr>
      <w:r>
        <w:rPr>
          <w:rFonts w:hint="eastAsia"/>
        </w:rPr>
        <w:t>文献</w:t>
      </w:r>
      <w:r>
        <w:rPr>
          <w:rFonts w:hint="eastAsia"/>
        </w:rPr>
        <w:t>[29</w:t>
      </w:r>
      <w:r>
        <w:t>]</w:t>
      </w:r>
      <w:r>
        <w:rPr>
          <w:rFonts w:hint="eastAsia"/>
        </w:rPr>
        <w:t>中使用了包括支持向量机（</w:t>
      </w:r>
      <w:r>
        <w:rPr>
          <w:rFonts w:hint="eastAsia"/>
        </w:rPr>
        <w:t>SVM</w:t>
      </w:r>
      <w:r>
        <w:rPr>
          <w:rFonts w:hint="eastAsia"/>
        </w:rPr>
        <w:t>）、决策树、增强学习算法（</w:t>
      </w:r>
      <w:r>
        <w:rPr>
          <w:rFonts w:hint="eastAsia"/>
        </w:rPr>
        <w:t>AdaBoost</w:t>
      </w:r>
      <w:r>
        <w:rPr>
          <w:rFonts w:hint="eastAsia"/>
        </w:rPr>
        <w:t>）等传统的机器学习方法对上述程序的动态特征进行了学习并实现了对串行程序并行性的预测。本文将基于</w:t>
      </w:r>
      <w:r>
        <w:rPr>
          <w:rFonts w:hint="eastAsia"/>
        </w:rPr>
        <w:t>DGCNN</w:t>
      </w:r>
      <w:r>
        <w:rPr>
          <w:rFonts w:hint="eastAsia"/>
        </w:rPr>
        <w:t>架构的串行程序可并行性识别方法在</w:t>
      </w:r>
      <w:r>
        <w:rPr>
          <w:rFonts w:hint="eastAsia"/>
        </w:rPr>
        <w:t>NPB</w:t>
      </w:r>
      <w:r>
        <w:rPr>
          <w:rFonts w:hint="eastAsia"/>
        </w:rPr>
        <w:t>数据集上与其实验结果进行了对比，对比结果如表</w:t>
      </w:r>
      <w:r>
        <w:rPr>
          <w:rFonts w:hint="eastAsia"/>
        </w:rPr>
        <w:t>4.7</w:t>
      </w:r>
      <w:r>
        <w:rPr>
          <w:rFonts w:hint="eastAsia"/>
        </w:rPr>
        <w:t>所示。</w:t>
      </w:r>
    </w:p>
    <w:p w14:paraId="3A18F19B" w14:textId="77777777" w:rsidR="004614F2" w:rsidRDefault="004614F2" w:rsidP="00951C3C">
      <w:pPr>
        <w:pStyle w:val="WSL-4"/>
        <w:ind w:firstLine="518"/>
      </w:pPr>
      <w:r>
        <w:rPr>
          <w:rFonts w:hint="eastAsia"/>
        </w:rPr>
        <w:t>实验结果表明，基于</w:t>
      </w:r>
      <w:r>
        <w:rPr>
          <w:rFonts w:hint="eastAsia"/>
        </w:rPr>
        <w:t>DGCNN</w:t>
      </w:r>
      <w:r>
        <w:rPr>
          <w:rFonts w:hint="eastAsia"/>
        </w:rPr>
        <w:t>架构的串行程序可并行性识别方法的准确率优于</w:t>
      </w:r>
      <w:r>
        <w:rPr>
          <w:rFonts w:hint="eastAsia"/>
        </w:rPr>
        <w:t>SVM</w:t>
      </w:r>
      <w:r>
        <w:rPr>
          <w:rFonts w:hint="eastAsia"/>
        </w:rPr>
        <w:t>和决策树。虽然相较于</w:t>
      </w:r>
      <w:r>
        <w:rPr>
          <w:rFonts w:hint="eastAsia"/>
        </w:rPr>
        <w:t>AdaBoost</w:t>
      </w:r>
      <w:r>
        <w:rPr>
          <w:rFonts w:hint="eastAsia"/>
        </w:rPr>
        <w:t>算法还有一定的差距，但是考虑到收集程序的动态信息需要运行程序，容易产生较大的时间成本和大量的数据预处理工作，本文所提出的基于</w:t>
      </w:r>
      <w:r>
        <w:rPr>
          <w:rFonts w:hint="eastAsia"/>
        </w:rPr>
        <w:t>DGCNN</w:t>
      </w:r>
      <w:r>
        <w:rPr>
          <w:rFonts w:hint="eastAsia"/>
        </w:rPr>
        <w:t>架构的方法在此方面仍具备一定的优越性。</w:t>
      </w:r>
    </w:p>
    <w:p w14:paraId="69F98AD1" w14:textId="77777777" w:rsidR="004614F2" w:rsidRDefault="004614F2" w:rsidP="00B86FD8">
      <w:pPr>
        <w:pStyle w:val="WSl-8"/>
      </w:pPr>
      <w:bookmarkStart w:id="303" w:name="_Toc37080860"/>
      <w:r>
        <w:rPr>
          <w:rFonts w:hint="eastAsia"/>
        </w:rPr>
        <w:t>表</w:t>
      </w:r>
      <w:r>
        <w:rPr>
          <w:rFonts w:hint="eastAsia"/>
        </w:rPr>
        <w:t>4.7</w:t>
      </w:r>
      <w:r>
        <w:rPr>
          <w:rFonts w:hint="eastAsia"/>
        </w:rPr>
        <w:t>对比试验二实验结果</w:t>
      </w:r>
      <w:bookmarkEnd w:id="303"/>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3157"/>
        <w:gridCol w:w="3362"/>
        <w:gridCol w:w="2175"/>
      </w:tblGrid>
      <w:tr w:rsidR="004614F2" w:rsidRPr="00B86FD8" w14:paraId="257C74EA" w14:textId="77777777" w:rsidTr="00760F68">
        <w:trPr>
          <w:trHeight w:val="20"/>
          <w:jc w:val="center"/>
        </w:trPr>
        <w:tc>
          <w:tcPr>
            <w:tcW w:w="3157" w:type="dxa"/>
            <w:tcBorders>
              <w:top w:val="single" w:sz="8" w:space="0" w:color="auto"/>
              <w:bottom w:val="single" w:sz="8" w:space="0" w:color="auto"/>
            </w:tcBorders>
          </w:tcPr>
          <w:p w14:paraId="254F6705" w14:textId="77777777" w:rsidR="004614F2" w:rsidRPr="00B86FD8" w:rsidRDefault="004614F2" w:rsidP="00B86FD8">
            <w:pPr>
              <w:jc w:val="center"/>
              <w:rPr>
                <w:rFonts w:ascii="宋体" w:hAnsi="宋体"/>
                <w:sz w:val="24"/>
              </w:rPr>
            </w:pPr>
            <w:r w:rsidRPr="00B86FD8">
              <w:rPr>
                <w:rFonts w:ascii="宋体" w:hAnsi="宋体" w:hint="eastAsia"/>
                <w:sz w:val="24"/>
              </w:rPr>
              <w:t>方法</w:t>
            </w:r>
          </w:p>
        </w:tc>
        <w:tc>
          <w:tcPr>
            <w:tcW w:w="3362" w:type="dxa"/>
            <w:tcBorders>
              <w:top w:val="single" w:sz="8" w:space="0" w:color="auto"/>
              <w:bottom w:val="single" w:sz="8" w:space="0" w:color="auto"/>
            </w:tcBorders>
          </w:tcPr>
          <w:p w14:paraId="722FDE4A" w14:textId="77777777" w:rsidR="004614F2" w:rsidRPr="00B86FD8" w:rsidRDefault="004614F2" w:rsidP="00B86FD8">
            <w:pPr>
              <w:jc w:val="center"/>
              <w:rPr>
                <w:rFonts w:ascii="宋体" w:hAnsi="宋体"/>
                <w:sz w:val="24"/>
              </w:rPr>
            </w:pPr>
            <w:r w:rsidRPr="00B86FD8">
              <w:rPr>
                <w:rFonts w:ascii="宋体" w:hAnsi="宋体" w:hint="eastAsia"/>
                <w:sz w:val="24"/>
              </w:rPr>
              <w:t>数据集</w:t>
            </w:r>
          </w:p>
        </w:tc>
        <w:tc>
          <w:tcPr>
            <w:tcW w:w="2175" w:type="dxa"/>
            <w:tcBorders>
              <w:top w:val="single" w:sz="8" w:space="0" w:color="auto"/>
              <w:bottom w:val="single" w:sz="8" w:space="0" w:color="auto"/>
            </w:tcBorders>
          </w:tcPr>
          <w:p w14:paraId="316FB4EB" w14:textId="6A493332" w:rsidR="004614F2" w:rsidRPr="00B86FD8" w:rsidRDefault="004614F2" w:rsidP="00B86FD8">
            <w:pPr>
              <w:jc w:val="center"/>
              <w:rPr>
                <w:rFonts w:ascii="宋体" w:hAnsi="宋体"/>
                <w:sz w:val="24"/>
              </w:rPr>
            </w:pPr>
            <w:r w:rsidRPr="00B86FD8">
              <w:rPr>
                <w:rFonts w:ascii="宋体" w:hAnsi="宋体" w:hint="eastAsia"/>
                <w:sz w:val="24"/>
              </w:rPr>
              <w:t>准确率</w:t>
            </w:r>
            <w:r w:rsidR="00547E1F">
              <w:rPr>
                <w:rFonts w:ascii="宋体" w:hAnsi="宋体" w:hint="eastAsia"/>
                <w:sz w:val="24"/>
              </w:rPr>
              <w:t>(</w:t>
            </w:r>
            <w:r w:rsidR="00547E1F">
              <w:rPr>
                <w:rFonts w:ascii="宋体" w:hAnsi="宋体"/>
                <w:sz w:val="24"/>
              </w:rPr>
              <w:t>%)</w:t>
            </w:r>
          </w:p>
        </w:tc>
      </w:tr>
      <w:tr w:rsidR="004614F2" w:rsidRPr="00B86FD8" w14:paraId="05555C50" w14:textId="77777777" w:rsidTr="00760F68">
        <w:trPr>
          <w:trHeight w:val="20"/>
          <w:jc w:val="center"/>
        </w:trPr>
        <w:tc>
          <w:tcPr>
            <w:tcW w:w="3157" w:type="dxa"/>
            <w:tcBorders>
              <w:top w:val="single" w:sz="8" w:space="0" w:color="auto"/>
              <w:bottom w:val="nil"/>
            </w:tcBorders>
          </w:tcPr>
          <w:p w14:paraId="329DEACF" w14:textId="77777777" w:rsidR="004614F2" w:rsidRPr="00B86FD8" w:rsidRDefault="004614F2" w:rsidP="00B86FD8">
            <w:pPr>
              <w:jc w:val="center"/>
              <w:rPr>
                <w:rFonts w:ascii="宋体" w:hAnsi="宋体"/>
                <w:sz w:val="24"/>
              </w:rPr>
            </w:pPr>
            <w:r w:rsidRPr="00B86FD8">
              <w:rPr>
                <w:rFonts w:ascii="宋体" w:hAnsi="宋体" w:hint="eastAsia"/>
                <w:sz w:val="24"/>
              </w:rPr>
              <w:lastRenderedPageBreak/>
              <w:t>SVM</w:t>
            </w:r>
          </w:p>
        </w:tc>
        <w:tc>
          <w:tcPr>
            <w:tcW w:w="3362" w:type="dxa"/>
            <w:tcBorders>
              <w:top w:val="single" w:sz="8" w:space="0" w:color="auto"/>
              <w:bottom w:val="nil"/>
            </w:tcBorders>
          </w:tcPr>
          <w:p w14:paraId="6F45CAB5" w14:textId="77777777" w:rsidR="004614F2" w:rsidRPr="00B86FD8" w:rsidRDefault="004614F2" w:rsidP="00B86FD8">
            <w:pPr>
              <w:jc w:val="center"/>
              <w:rPr>
                <w:rFonts w:ascii="宋体" w:hAnsi="宋体"/>
                <w:sz w:val="24"/>
              </w:rPr>
            </w:pPr>
            <w:r w:rsidRPr="00B86FD8">
              <w:rPr>
                <w:rFonts w:ascii="宋体" w:hAnsi="宋体" w:hint="eastAsia"/>
                <w:sz w:val="24"/>
              </w:rPr>
              <w:t>NPB-Source</w:t>
            </w:r>
          </w:p>
        </w:tc>
        <w:tc>
          <w:tcPr>
            <w:tcW w:w="2175" w:type="dxa"/>
            <w:tcBorders>
              <w:top w:val="single" w:sz="8" w:space="0" w:color="auto"/>
              <w:bottom w:val="nil"/>
            </w:tcBorders>
          </w:tcPr>
          <w:p w14:paraId="637E74D8" w14:textId="153DF243" w:rsidR="004614F2" w:rsidRPr="00B86FD8" w:rsidRDefault="004614F2" w:rsidP="00B86FD8">
            <w:pPr>
              <w:jc w:val="center"/>
              <w:rPr>
                <w:rFonts w:ascii="宋体" w:hAnsi="宋体"/>
                <w:sz w:val="24"/>
              </w:rPr>
            </w:pPr>
            <w:r w:rsidRPr="00B86FD8">
              <w:rPr>
                <w:rFonts w:ascii="宋体" w:hAnsi="宋体" w:hint="eastAsia"/>
                <w:sz w:val="24"/>
              </w:rPr>
              <w:t>85</w:t>
            </w:r>
          </w:p>
        </w:tc>
      </w:tr>
      <w:tr w:rsidR="004614F2" w:rsidRPr="00B86FD8" w14:paraId="6C887431" w14:textId="77777777" w:rsidTr="00760F68">
        <w:trPr>
          <w:trHeight w:val="20"/>
          <w:jc w:val="center"/>
        </w:trPr>
        <w:tc>
          <w:tcPr>
            <w:tcW w:w="3157" w:type="dxa"/>
            <w:tcBorders>
              <w:top w:val="nil"/>
            </w:tcBorders>
          </w:tcPr>
          <w:p w14:paraId="36C3145F" w14:textId="77777777" w:rsidR="004614F2" w:rsidRPr="00B86FD8" w:rsidRDefault="004614F2" w:rsidP="00B86FD8">
            <w:pPr>
              <w:jc w:val="center"/>
              <w:rPr>
                <w:rFonts w:ascii="宋体" w:hAnsi="宋体"/>
                <w:sz w:val="24"/>
              </w:rPr>
            </w:pPr>
            <w:r w:rsidRPr="00B86FD8">
              <w:rPr>
                <w:rFonts w:ascii="宋体" w:hAnsi="宋体"/>
                <w:sz w:val="24"/>
              </w:rPr>
              <w:t>Decision Tree</w:t>
            </w:r>
          </w:p>
        </w:tc>
        <w:tc>
          <w:tcPr>
            <w:tcW w:w="3362" w:type="dxa"/>
            <w:tcBorders>
              <w:top w:val="nil"/>
            </w:tcBorders>
          </w:tcPr>
          <w:p w14:paraId="74F159E6" w14:textId="77777777" w:rsidR="004614F2" w:rsidRPr="00B86FD8" w:rsidRDefault="004614F2" w:rsidP="00B86FD8">
            <w:pPr>
              <w:jc w:val="center"/>
              <w:rPr>
                <w:rFonts w:ascii="宋体" w:hAnsi="宋体"/>
                <w:sz w:val="24"/>
              </w:rPr>
            </w:pPr>
            <w:r w:rsidRPr="00B86FD8">
              <w:rPr>
                <w:rFonts w:ascii="宋体" w:hAnsi="宋体" w:hint="eastAsia"/>
                <w:sz w:val="24"/>
              </w:rPr>
              <w:t>NPB-Source</w:t>
            </w:r>
          </w:p>
        </w:tc>
        <w:tc>
          <w:tcPr>
            <w:tcW w:w="2175" w:type="dxa"/>
            <w:tcBorders>
              <w:top w:val="nil"/>
            </w:tcBorders>
          </w:tcPr>
          <w:p w14:paraId="6A12C124" w14:textId="0483B9CD" w:rsidR="004614F2" w:rsidRPr="00B86FD8" w:rsidRDefault="004614F2" w:rsidP="00B86FD8">
            <w:pPr>
              <w:jc w:val="center"/>
              <w:rPr>
                <w:rFonts w:ascii="宋体" w:hAnsi="宋体"/>
                <w:sz w:val="24"/>
              </w:rPr>
            </w:pPr>
            <w:r w:rsidRPr="00B86FD8">
              <w:rPr>
                <w:rFonts w:ascii="宋体" w:hAnsi="宋体" w:hint="eastAsia"/>
                <w:sz w:val="24"/>
              </w:rPr>
              <w:t>85</w:t>
            </w:r>
          </w:p>
        </w:tc>
      </w:tr>
      <w:tr w:rsidR="004614F2" w:rsidRPr="00B86FD8" w14:paraId="53A04E0A" w14:textId="77777777" w:rsidTr="00760F68">
        <w:trPr>
          <w:trHeight w:val="20"/>
          <w:jc w:val="center"/>
        </w:trPr>
        <w:tc>
          <w:tcPr>
            <w:tcW w:w="3157" w:type="dxa"/>
          </w:tcPr>
          <w:p w14:paraId="49DE6E24" w14:textId="77777777" w:rsidR="004614F2" w:rsidRPr="00B86FD8" w:rsidRDefault="004614F2" w:rsidP="00B86FD8">
            <w:pPr>
              <w:jc w:val="center"/>
              <w:rPr>
                <w:rFonts w:ascii="宋体" w:hAnsi="宋体"/>
                <w:sz w:val="24"/>
              </w:rPr>
            </w:pPr>
            <w:r w:rsidRPr="00B86FD8">
              <w:rPr>
                <w:rFonts w:ascii="宋体" w:hAnsi="宋体" w:hint="eastAsia"/>
                <w:sz w:val="24"/>
              </w:rPr>
              <w:t>AdaBoost</w:t>
            </w:r>
          </w:p>
        </w:tc>
        <w:tc>
          <w:tcPr>
            <w:tcW w:w="3362" w:type="dxa"/>
          </w:tcPr>
          <w:p w14:paraId="75343C1B" w14:textId="77777777" w:rsidR="004614F2" w:rsidRPr="00B86FD8" w:rsidRDefault="004614F2" w:rsidP="00B86FD8">
            <w:pPr>
              <w:jc w:val="center"/>
              <w:rPr>
                <w:rFonts w:ascii="宋体" w:hAnsi="宋体"/>
                <w:sz w:val="24"/>
              </w:rPr>
            </w:pPr>
            <w:r w:rsidRPr="00B86FD8">
              <w:rPr>
                <w:rFonts w:ascii="宋体" w:hAnsi="宋体" w:hint="eastAsia"/>
                <w:sz w:val="24"/>
              </w:rPr>
              <w:t>NPB-Source</w:t>
            </w:r>
          </w:p>
        </w:tc>
        <w:tc>
          <w:tcPr>
            <w:tcW w:w="2175" w:type="dxa"/>
          </w:tcPr>
          <w:p w14:paraId="6FF2E0A0" w14:textId="4C7BAF8F" w:rsidR="004614F2" w:rsidRPr="00B86FD8" w:rsidRDefault="004614F2" w:rsidP="00B86FD8">
            <w:pPr>
              <w:jc w:val="center"/>
              <w:rPr>
                <w:rFonts w:ascii="宋体" w:hAnsi="宋体"/>
                <w:sz w:val="24"/>
              </w:rPr>
            </w:pPr>
            <w:r w:rsidRPr="00B86FD8">
              <w:rPr>
                <w:rFonts w:ascii="宋体" w:hAnsi="宋体" w:hint="eastAsia"/>
                <w:sz w:val="24"/>
              </w:rPr>
              <w:t>92</w:t>
            </w:r>
          </w:p>
        </w:tc>
      </w:tr>
      <w:tr w:rsidR="004614F2" w:rsidRPr="00B86FD8" w14:paraId="035830F8" w14:textId="77777777" w:rsidTr="00760F68">
        <w:trPr>
          <w:trHeight w:val="20"/>
          <w:jc w:val="center"/>
        </w:trPr>
        <w:tc>
          <w:tcPr>
            <w:tcW w:w="3157" w:type="dxa"/>
          </w:tcPr>
          <w:p w14:paraId="47DEAF79" w14:textId="77777777" w:rsidR="004614F2" w:rsidRPr="00B86FD8" w:rsidRDefault="004614F2" w:rsidP="00B86FD8">
            <w:pPr>
              <w:jc w:val="center"/>
              <w:rPr>
                <w:rFonts w:ascii="宋体" w:hAnsi="宋体"/>
                <w:sz w:val="24"/>
              </w:rPr>
            </w:pPr>
            <w:r w:rsidRPr="00B86FD8">
              <w:rPr>
                <w:rFonts w:ascii="宋体" w:hAnsi="宋体" w:hint="eastAsia"/>
                <w:sz w:val="24"/>
              </w:rPr>
              <w:t>DGCNN</w:t>
            </w:r>
          </w:p>
        </w:tc>
        <w:tc>
          <w:tcPr>
            <w:tcW w:w="3362" w:type="dxa"/>
          </w:tcPr>
          <w:p w14:paraId="44FE86A1" w14:textId="5AAD600C" w:rsidR="004614F2" w:rsidRPr="00B86FD8" w:rsidRDefault="004614F2" w:rsidP="00B86FD8">
            <w:pPr>
              <w:jc w:val="center"/>
              <w:rPr>
                <w:rFonts w:ascii="宋体" w:hAnsi="宋体"/>
                <w:sz w:val="24"/>
              </w:rPr>
            </w:pPr>
            <w:r w:rsidRPr="00B86FD8">
              <w:rPr>
                <w:rFonts w:ascii="宋体" w:hAnsi="宋体" w:hint="eastAsia"/>
                <w:sz w:val="24"/>
              </w:rPr>
              <w:t>NPB-GFCPD</w:t>
            </w:r>
          </w:p>
        </w:tc>
        <w:tc>
          <w:tcPr>
            <w:tcW w:w="2175" w:type="dxa"/>
          </w:tcPr>
          <w:p w14:paraId="737FA7E0" w14:textId="400AE2BB" w:rsidR="004614F2" w:rsidRPr="00B86FD8" w:rsidRDefault="004614F2" w:rsidP="00B86FD8">
            <w:pPr>
              <w:jc w:val="center"/>
              <w:rPr>
                <w:rFonts w:ascii="宋体" w:hAnsi="宋体"/>
                <w:sz w:val="24"/>
              </w:rPr>
            </w:pPr>
            <w:r w:rsidRPr="00B86FD8">
              <w:rPr>
                <w:rFonts w:ascii="宋体" w:hAnsi="宋体" w:hint="eastAsia"/>
                <w:sz w:val="24"/>
              </w:rPr>
              <w:t>87.20</w:t>
            </w:r>
          </w:p>
        </w:tc>
      </w:tr>
    </w:tbl>
    <w:p w14:paraId="695B3F7B" w14:textId="77777777" w:rsidR="004614F2" w:rsidRDefault="004614F2" w:rsidP="00951C3C">
      <w:pPr>
        <w:pStyle w:val="WSL-4"/>
        <w:ind w:firstLine="518"/>
      </w:pPr>
    </w:p>
    <w:p w14:paraId="6C9F4406" w14:textId="5E690537" w:rsidR="004614F2" w:rsidRDefault="00A43277" w:rsidP="00951C3C">
      <w:pPr>
        <w:pStyle w:val="WSL-4"/>
        <w:ind w:firstLineChars="0" w:firstLine="0"/>
      </w:pPr>
      <w:r>
        <w:rPr>
          <w:rFonts w:hint="eastAsia"/>
        </w:rPr>
        <w:t>(</w:t>
      </w:r>
      <w:r>
        <w:t>3)</w:t>
      </w:r>
      <w:r w:rsidR="004614F2">
        <w:rPr>
          <w:rFonts w:hint="eastAsia"/>
        </w:rPr>
        <w:t>对比实验三：与基于深度学习的算法分类模型对比</w:t>
      </w:r>
    </w:p>
    <w:p w14:paraId="35017B10" w14:textId="77777777" w:rsidR="004614F2" w:rsidRDefault="004614F2" w:rsidP="00951C3C">
      <w:pPr>
        <w:pStyle w:val="WSL-4"/>
        <w:ind w:firstLine="518"/>
      </w:pPr>
      <w:r>
        <w:rPr>
          <w:rFonts w:hint="eastAsia"/>
        </w:rPr>
        <w:t>文献</w:t>
      </w:r>
      <w:r>
        <w:rPr>
          <w:rFonts w:hint="eastAsia"/>
        </w:rPr>
        <w:t>[</w:t>
      </w:r>
      <w:r>
        <w:t>40]</w:t>
      </w:r>
      <w:r>
        <w:rPr>
          <w:rFonts w:hint="eastAsia"/>
        </w:rPr>
        <w:t>在验证其对于</w:t>
      </w:r>
      <w:r>
        <w:rPr>
          <w:rFonts w:hint="eastAsia"/>
        </w:rPr>
        <w:t>XFG</w:t>
      </w:r>
      <w:r>
        <w:rPr>
          <w:rFonts w:hint="eastAsia"/>
        </w:rPr>
        <w:t>节点的嵌入表示是否能够有效地代表程序语义的实验中，提出了一种基于</w:t>
      </w:r>
      <w:r>
        <w:rPr>
          <w:rFonts w:hint="eastAsia"/>
        </w:rPr>
        <w:t>LSTM</w:t>
      </w:r>
      <w:r>
        <w:rPr>
          <w:rFonts w:hint="eastAsia"/>
        </w:rPr>
        <w:t>的神经网络模型（称之为</w:t>
      </w:r>
      <w:r>
        <w:rPr>
          <w:rFonts w:hint="eastAsia"/>
        </w:rPr>
        <w:t>N</w:t>
      </w:r>
      <w:r>
        <w:t>CC-Model</w:t>
      </w:r>
      <w:r>
        <w:rPr>
          <w:rFonts w:hint="eastAsia"/>
        </w:rPr>
        <w:t>），并在对</w:t>
      </w:r>
      <w:r>
        <w:rPr>
          <w:rFonts w:hint="eastAsia"/>
        </w:rPr>
        <w:t>POJ-104</w:t>
      </w:r>
      <w:r>
        <w:rPr>
          <w:rFonts w:hint="eastAsia"/>
        </w:rPr>
        <w:t>数据集进行算法分类的实验中在达到了</w:t>
      </w:r>
      <w:r>
        <w:rPr>
          <w:rFonts w:hint="eastAsia"/>
        </w:rPr>
        <w:t>94.83%</w:t>
      </w:r>
      <w:r>
        <w:rPr>
          <w:rFonts w:hint="eastAsia"/>
        </w:rPr>
        <w:t>的准确率，略高于文献</w:t>
      </w:r>
      <w:r>
        <w:rPr>
          <w:rFonts w:hint="eastAsia"/>
        </w:rPr>
        <w:t>[</w:t>
      </w:r>
      <w:r>
        <w:t>33]</w:t>
      </w:r>
      <w:r>
        <w:rPr>
          <w:rFonts w:hint="eastAsia"/>
        </w:rPr>
        <w:t>中</w:t>
      </w:r>
      <w:r>
        <w:rPr>
          <w:rFonts w:hint="eastAsia"/>
        </w:rPr>
        <w:t>TBCNN</w:t>
      </w:r>
      <w:r>
        <w:rPr>
          <w:rFonts w:hint="eastAsia"/>
        </w:rPr>
        <w:t>模型在该数据集上的准确率。考虑到本文在</w:t>
      </w:r>
      <w:r>
        <w:rPr>
          <w:rFonts w:hint="eastAsia"/>
        </w:rPr>
        <w:t>XFG</w:t>
      </w:r>
      <w:r>
        <w:rPr>
          <w:rFonts w:hint="eastAsia"/>
        </w:rPr>
        <w:t>的节点特征向量的选择上，与上述实验中的代码嵌入向量相同，所以本文在此次对比实验中使用了</w:t>
      </w:r>
      <w:r>
        <w:rPr>
          <w:rFonts w:hint="eastAsia"/>
        </w:rPr>
        <w:t>N</w:t>
      </w:r>
      <w:r>
        <w:t>CC-Model</w:t>
      </w:r>
      <w:r>
        <w:rPr>
          <w:rFonts w:hint="eastAsia"/>
        </w:rPr>
        <w:t>，其主体部分由两层</w:t>
      </w:r>
      <w:r>
        <w:rPr>
          <w:rFonts w:hint="eastAsia"/>
        </w:rPr>
        <w:t>LSTM</w:t>
      </w:r>
      <w:r>
        <w:rPr>
          <w:rFonts w:hint="eastAsia"/>
        </w:rPr>
        <w:t>和一层</w:t>
      </w:r>
      <w:r>
        <w:rPr>
          <w:rFonts w:hint="eastAsia"/>
        </w:rPr>
        <w:t>Batch</w:t>
      </w:r>
      <w:r>
        <w:t xml:space="preserve"> </w:t>
      </w:r>
      <w:r>
        <w:rPr>
          <w:rFonts w:hint="eastAsia"/>
        </w:rPr>
        <w:t>normalization</w:t>
      </w:r>
      <w:r>
        <w:rPr>
          <w:rFonts w:hint="eastAsia"/>
        </w:rPr>
        <w:t>构成，详细结构如图</w:t>
      </w:r>
      <w:r>
        <w:rPr>
          <w:rFonts w:hint="eastAsia"/>
        </w:rPr>
        <w:t>4.6</w:t>
      </w:r>
      <w:r>
        <w:rPr>
          <w:rFonts w:hint="eastAsia"/>
        </w:rPr>
        <w:t>所示。</w:t>
      </w:r>
    </w:p>
    <w:p w14:paraId="14DAE969" w14:textId="77777777" w:rsidR="004614F2" w:rsidRDefault="004614F2" w:rsidP="00B86FD8">
      <w:pPr>
        <w:pStyle w:val="WSL-4"/>
        <w:ind w:firstLineChars="0" w:firstLine="0"/>
        <w:jc w:val="center"/>
      </w:pPr>
      <w:r>
        <w:rPr>
          <w:noProof/>
        </w:rPr>
        <w:drawing>
          <wp:inline distT="0" distB="0" distL="0" distR="0" wp14:anchorId="1BF08515" wp14:editId="752E4779">
            <wp:extent cx="5274310" cy="2052320"/>
            <wp:effectExtent l="0" t="0" r="2540" b="508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NCC架构.PNG"/>
                    <pic:cNvPicPr/>
                  </pic:nvPicPr>
                  <pic:blipFill>
                    <a:blip r:embed="rId60">
                      <a:extLst>
                        <a:ext uri="{28A0092B-C50C-407E-A947-70E740481C1C}">
                          <a14:useLocalDpi xmlns:a14="http://schemas.microsoft.com/office/drawing/2010/main" val="0"/>
                        </a:ext>
                      </a:extLst>
                    </a:blip>
                    <a:stretch>
                      <a:fillRect/>
                    </a:stretch>
                  </pic:blipFill>
                  <pic:spPr>
                    <a:xfrm>
                      <a:off x="0" y="0"/>
                      <a:ext cx="5274310" cy="2052320"/>
                    </a:xfrm>
                    <a:prstGeom prst="rect">
                      <a:avLst/>
                    </a:prstGeom>
                  </pic:spPr>
                </pic:pic>
              </a:graphicData>
            </a:graphic>
          </wp:inline>
        </w:drawing>
      </w:r>
    </w:p>
    <w:p w14:paraId="2D391765" w14:textId="48380D0C" w:rsidR="004614F2" w:rsidRDefault="004614F2" w:rsidP="00B86FD8">
      <w:pPr>
        <w:pStyle w:val="WSL-6"/>
      </w:pPr>
      <w:bookmarkStart w:id="304" w:name="_Toc36925581"/>
      <w:bookmarkStart w:id="305" w:name="_Toc37080999"/>
      <w:r>
        <w:rPr>
          <w:rFonts w:hint="eastAsia"/>
        </w:rPr>
        <w:t>图</w:t>
      </w:r>
      <w:r>
        <w:rPr>
          <w:rFonts w:hint="eastAsia"/>
        </w:rPr>
        <w:t>4.6</w:t>
      </w:r>
      <w:r>
        <w:t xml:space="preserve"> </w:t>
      </w:r>
      <w:r>
        <w:rPr>
          <w:rFonts w:hint="eastAsia"/>
        </w:rPr>
        <w:t>N</w:t>
      </w:r>
      <w:r>
        <w:t>CC-Model</w:t>
      </w:r>
      <w:r>
        <w:rPr>
          <w:rFonts w:hint="eastAsia"/>
        </w:rPr>
        <w:t>模型结构</w:t>
      </w:r>
      <w:bookmarkEnd w:id="304"/>
      <w:bookmarkEnd w:id="305"/>
      <w:ins w:id="306" w:author="Lenovo" w:date="2020-04-13T17:09:00Z">
        <w:r w:rsidR="00C77A82" w:rsidRPr="00C77A82">
          <w:rPr>
            <w:rFonts w:hint="eastAsia"/>
            <w:vertAlign w:val="superscript"/>
            <w:rPrChange w:id="307" w:author="Lenovo" w:date="2020-04-13T17:09:00Z">
              <w:rPr>
                <w:rFonts w:hint="eastAsia"/>
              </w:rPr>
            </w:rPrChange>
          </w:rPr>
          <w:t>【</w:t>
        </w:r>
        <w:r w:rsidR="00C77A82" w:rsidRPr="00C77A82">
          <w:rPr>
            <w:rFonts w:hint="eastAsia"/>
            <w:vertAlign w:val="superscript"/>
            <w:rPrChange w:id="308" w:author="Lenovo" w:date="2020-04-13T17:09:00Z">
              <w:rPr>
                <w:rFonts w:hint="eastAsia"/>
              </w:rPr>
            </w:rPrChange>
          </w:rPr>
          <w:t>40</w:t>
        </w:r>
        <w:r w:rsidR="00C77A82" w:rsidRPr="00C77A82">
          <w:rPr>
            <w:rFonts w:hint="eastAsia"/>
            <w:vertAlign w:val="superscript"/>
            <w:rPrChange w:id="309" w:author="Lenovo" w:date="2020-04-13T17:09:00Z">
              <w:rPr>
                <w:rFonts w:hint="eastAsia"/>
              </w:rPr>
            </w:rPrChange>
          </w:rPr>
          <w:t>】</w:t>
        </w:r>
      </w:ins>
    </w:p>
    <w:p w14:paraId="024344A7" w14:textId="5CF303D6" w:rsidR="004614F2" w:rsidRDefault="004614F2" w:rsidP="00951C3C">
      <w:pPr>
        <w:pStyle w:val="WSL-4"/>
        <w:ind w:firstLine="518"/>
      </w:pPr>
      <w:r>
        <w:rPr>
          <w:rFonts w:hint="eastAsia"/>
        </w:rPr>
        <w:t>在实验过程中，</w:t>
      </w:r>
      <w:del w:id="310" w:author="Lenovo" w:date="2020-04-13T17:09:00Z">
        <w:r w:rsidDel="00C77A82">
          <w:rPr>
            <w:rFonts w:hint="eastAsia"/>
          </w:rPr>
          <w:delText>我们</w:delText>
        </w:r>
      </w:del>
      <w:r>
        <w:rPr>
          <w:rFonts w:hint="eastAsia"/>
        </w:rPr>
        <w:t>将</w:t>
      </w:r>
      <w:r>
        <w:rPr>
          <w:rFonts w:hint="eastAsia"/>
        </w:rPr>
        <w:t>GFCPD</w:t>
      </w:r>
      <w:r>
        <w:rPr>
          <w:rFonts w:hint="eastAsia"/>
        </w:rPr>
        <w:t>数据集中每一个</w:t>
      </w:r>
      <w:r>
        <w:rPr>
          <w:rFonts w:hint="eastAsia"/>
        </w:rPr>
        <w:t>XFG</w:t>
      </w:r>
      <w:r>
        <w:rPr>
          <w:rFonts w:hint="eastAsia"/>
        </w:rPr>
        <w:t>所有节点的特征向量按照其节点编号的顺序逐行添加至图的特征矩阵中，并以此矩阵作为模型的输入数据，针对该模型在</w:t>
      </w:r>
      <w:r>
        <w:rPr>
          <w:rFonts w:hint="eastAsia"/>
        </w:rPr>
        <w:t>GFCPD</w:t>
      </w:r>
      <w:r>
        <w:rPr>
          <w:rFonts w:hint="eastAsia"/>
        </w:rPr>
        <w:t>数据集上的表现与</w:t>
      </w:r>
      <w:r>
        <w:rPr>
          <w:rFonts w:hint="eastAsia"/>
        </w:rPr>
        <w:t>DGCNN</w:t>
      </w:r>
      <w:r>
        <w:rPr>
          <w:rFonts w:hint="eastAsia"/>
        </w:rPr>
        <w:t>进行了对比。除此之外，本文还在上述模型的输入层之后加入了一层</w:t>
      </w:r>
      <w:r>
        <w:rPr>
          <w:rFonts w:hint="eastAsia"/>
        </w:rPr>
        <w:t>1-D</w:t>
      </w:r>
      <w:r>
        <w:rPr>
          <w:rFonts w:hint="eastAsia"/>
        </w:rPr>
        <w:t>卷积层，以此来观察通过卷积层提取特征后，该模型在</w:t>
      </w:r>
      <w:r>
        <w:rPr>
          <w:rFonts w:hint="eastAsia"/>
        </w:rPr>
        <w:t>GFCPD</w:t>
      </w:r>
      <w:r>
        <w:rPr>
          <w:rFonts w:hint="eastAsia"/>
        </w:rPr>
        <w:t>数据集上的表现。具体实验结果如表</w:t>
      </w:r>
      <w:r>
        <w:rPr>
          <w:rFonts w:hint="eastAsia"/>
        </w:rPr>
        <w:t>4.8</w:t>
      </w:r>
      <w:r>
        <w:rPr>
          <w:rFonts w:hint="eastAsia"/>
        </w:rPr>
        <w:t>所示，实验表明现有的算法分类模型并不使用于串行程序的可并行性识别任务，而基于</w:t>
      </w:r>
      <w:r>
        <w:rPr>
          <w:rFonts w:hint="eastAsia"/>
        </w:rPr>
        <w:t>DGCNN</w:t>
      </w:r>
      <w:r>
        <w:rPr>
          <w:rFonts w:hint="eastAsia"/>
        </w:rPr>
        <w:t>架构的识别方法可以很好的识别串行程序中的循环的并行性。</w:t>
      </w:r>
    </w:p>
    <w:p w14:paraId="69AD6EAA" w14:textId="77777777" w:rsidR="004614F2" w:rsidRDefault="004614F2" w:rsidP="00B86FD8">
      <w:pPr>
        <w:pStyle w:val="WSl-8"/>
      </w:pPr>
      <w:bookmarkStart w:id="311" w:name="_Toc37080861"/>
      <w:r>
        <w:rPr>
          <w:rFonts w:hint="eastAsia"/>
        </w:rPr>
        <w:t>表</w:t>
      </w:r>
      <w:r>
        <w:rPr>
          <w:rFonts w:hint="eastAsia"/>
        </w:rPr>
        <w:t>4.8</w:t>
      </w:r>
      <w:r>
        <w:rPr>
          <w:rFonts w:hint="eastAsia"/>
        </w:rPr>
        <w:t>对比实验三实验结果</w:t>
      </w:r>
      <w:bookmarkEnd w:id="311"/>
    </w:p>
    <w:tbl>
      <w:tblPr>
        <w:tblStyle w:val="aa"/>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3116"/>
        <w:gridCol w:w="3318"/>
        <w:gridCol w:w="2133"/>
      </w:tblGrid>
      <w:tr w:rsidR="004614F2" w:rsidRPr="00B86FD8" w14:paraId="6A32FDEB" w14:textId="77777777" w:rsidTr="00BB5CB3">
        <w:trPr>
          <w:trHeight w:val="305"/>
          <w:jc w:val="center"/>
        </w:trPr>
        <w:tc>
          <w:tcPr>
            <w:tcW w:w="3116" w:type="dxa"/>
            <w:tcBorders>
              <w:bottom w:val="single" w:sz="4" w:space="0" w:color="auto"/>
            </w:tcBorders>
          </w:tcPr>
          <w:p w14:paraId="3D7B7236" w14:textId="77777777" w:rsidR="004614F2" w:rsidRPr="00B86FD8" w:rsidRDefault="004614F2" w:rsidP="00B86FD8">
            <w:pPr>
              <w:jc w:val="center"/>
              <w:rPr>
                <w:rFonts w:ascii="宋体" w:hAnsi="宋体"/>
                <w:sz w:val="24"/>
              </w:rPr>
            </w:pPr>
            <w:r w:rsidRPr="00B86FD8">
              <w:rPr>
                <w:rFonts w:ascii="宋体" w:hAnsi="宋体" w:hint="eastAsia"/>
                <w:sz w:val="24"/>
              </w:rPr>
              <w:t>模型</w:t>
            </w:r>
          </w:p>
        </w:tc>
        <w:tc>
          <w:tcPr>
            <w:tcW w:w="3318" w:type="dxa"/>
            <w:tcBorders>
              <w:bottom w:val="single" w:sz="4" w:space="0" w:color="auto"/>
            </w:tcBorders>
          </w:tcPr>
          <w:p w14:paraId="43D9552A" w14:textId="77777777" w:rsidR="004614F2" w:rsidRPr="00B86FD8" w:rsidRDefault="004614F2" w:rsidP="00B86FD8">
            <w:pPr>
              <w:jc w:val="center"/>
              <w:rPr>
                <w:rFonts w:ascii="宋体" w:hAnsi="宋体"/>
                <w:sz w:val="24"/>
              </w:rPr>
            </w:pPr>
            <w:r w:rsidRPr="00B86FD8">
              <w:rPr>
                <w:rFonts w:ascii="宋体" w:hAnsi="宋体" w:hint="eastAsia"/>
                <w:sz w:val="24"/>
              </w:rPr>
              <w:t>数据集</w:t>
            </w:r>
          </w:p>
        </w:tc>
        <w:tc>
          <w:tcPr>
            <w:tcW w:w="2133" w:type="dxa"/>
            <w:tcBorders>
              <w:bottom w:val="single" w:sz="4" w:space="0" w:color="auto"/>
            </w:tcBorders>
          </w:tcPr>
          <w:p w14:paraId="03A4F40B" w14:textId="6C483DC5" w:rsidR="004614F2" w:rsidRPr="00B86FD8" w:rsidRDefault="004614F2" w:rsidP="00B86FD8">
            <w:pPr>
              <w:jc w:val="center"/>
              <w:rPr>
                <w:rFonts w:ascii="宋体" w:hAnsi="宋体"/>
                <w:sz w:val="24"/>
              </w:rPr>
            </w:pPr>
            <w:r w:rsidRPr="00B86FD8">
              <w:rPr>
                <w:rFonts w:ascii="宋体" w:hAnsi="宋体" w:hint="eastAsia"/>
                <w:sz w:val="24"/>
              </w:rPr>
              <w:t>准确率</w:t>
            </w:r>
            <w:r w:rsidR="00547E1F">
              <w:rPr>
                <w:rFonts w:ascii="宋体" w:hAnsi="宋体" w:hint="eastAsia"/>
                <w:sz w:val="24"/>
              </w:rPr>
              <w:t>(</w:t>
            </w:r>
            <w:r w:rsidR="00547E1F">
              <w:rPr>
                <w:rFonts w:ascii="宋体" w:hAnsi="宋体"/>
                <w:sz w:val="24"/>
              </w:rPr>
              <w:t>%)</w:t>
            </w:r>
          </w:p>
        </w:tc>
      </w:tr>
      <w:tr w:rsidR="004614F2" w:rsidRPr="00B86FD8" w14:paraId="4355F9D9" w14:textId="77777777" w:rsidTr="00BB5CB3">
        <w:trPr>
          <w:trHeight w:val="20"/>
          <w:jc w:val="center"/>
        </w:trPr>
        <w:tc>
          <w:tcPr>
            <w:tcW w:w="3116" w:type="dxa"/>
            <w:tcBorders>
              <w:bottom w:val="nil"/>
            </w:tcBorders>
          </w:tcPr>
          <w:p w14:paraId="41441BDA" w14:textId="77777777" w:rsidR="004614F2" w:rsidRPr="00B86FD8" w:rsidRDefault="004614F2" w:rsidP="00B86FD8">
            <w:pPr>
              <w:jc w:val="center"/>
              <w:rPr>
                <w:rFonts w:ascii="宋体" w:hAnsi="宋体"/>
                <w:sz w:val="24"/>
              </w:rPr>
            </w:pPr>
            <w:r w:rsidRPr="00B86FD8">
              <w:rPr>
                <w:rFonts w:ascii="宋体" w:hAnsi="宋体" w:hint="eastAsia"/>
                <w:sz w:val="24"/>
              </w:rPr>
              <w:t>N</w:t>
            </w:r>
            <w:r w:rsidRPr="00B86FD8">
              <w:rPr>
                <w:rFonts w:ascii="宋体" w:hAnsi="宋体"/>
                <w:sz w:val="24"/>
              </w:rPr>
              <w:t>CC-Model</w:t>
            </w:r>
          </w:p>
        </w:tc>
        <w:tc>
          <w:tcPr>
            <w:tcW w:w="3318" w:type="dxa"/>
            <w:tcBorders>
              <w:bottom w:val="nil"/>
            </w:tcBorders>
          </w:tcPr>
          <w:p w14:paraId="6CED6138" w14:textId="77777777" w:rsidR="004614F2" w:rsidRPr="00B86FD8" w:rsidRDefault="004614F2" w:rsidP="00B86FD8">
            <w:pPr>
              <w:jc w:val="center"/>
              <w:rPr>
                <w:rFonts w:ascii="宋体" w:hAnsi="宋体"/>
                <w:sz w:val="24"/>
              </w:rPr>
            </w:pPr>
            <w:r w:rsidRPr="00B86FD8">
              <w:rPr>
                <w:rFonts w:ascii="宋体" w:hAnsi="宋体" w:hint="eastAsia"/>
                <w:sz w:val="24"/>
              </w:rPr>
              <w:t>GFCPD</w:t>
            </w:r>
          </w:p>
        </w:tc>
        <w:tc>
          <w:tcPr>
            <w:tcW w:w="2133" w:type="dxa"/>
            <w:tcBorders>
              <w:bottom w:val="nil"/>
            </w:tcBorders>
          </w:tcPr>
          <w:p w14:paraId="69B7982E" w14:textId="2A76B19E" w:rsidR="004614F2" w:rsidRPr="00B86FD8" w:rsidRDefault="004614F2" w:rsidP="00B86FD8">
            <w:pPr>
              <w:jc w:val="center"/>
              <w:rPr>
                <w:rFonts w:ascii="宋体" w:hAnsi="宋体"/>
                <w:sz w:val="24"/>
              </w:rPr>
            </w:pPr>
            <w:r w:rsidRPr="00B86FD8">
              <w:rPr>
                <w:rFonts w:ascii="宋体" w:hAnsi="宋体" w:hint="eastAsia"/>
                <w:sz w:val="24"/>
              </w:rPr>
              <w:t>67.</w:t>
            </w:r>
            <w:r w:rsidR="00547E1F">
              <w:rPr>
                <w:rFonts w:ascii="宋体" w:hAnsi="宋体" w:hint="eastAsia"/>
                <w:sz w:val="24"/>
              </w:rPr>
              <w:t>44</w:t>
            </w:r>
          </w:p>
        </w:tc>
      </w:tr>
      <w:tr w:rsidR="004614F2" w:rsidRPr="00B86FD8" w14:paraId="237A570D" w14:textId="77777777" w:rsidTr="00BB5CB3">
        <w:trPr>
          <w:trHeight w:val="20"/>
          <w:jc w:val="center"/>
        </w:trPr>
        <w:tc>
          <w:tcPr>
            <w:tcW w:w="3116" w:type="dxa"/>
            <w:tcBorders>
              <w:top w:val="nil"/>
              <w:bottom w:val="nil"/>
            </w:tcBorders>
          </w:tcPr>
          <w:p w14:paraId="545ECB34" w14:textId="77777777" w:rsidR="004614F2" w:rsidRPr="00B86FD8" w:rsidRDefault="004614F2" w:rsidP="00B86FD8">
            <w:pPr>
              <w:jc w:val="center"/>
              <w:rPr>
                <w:rFonts w:ascii="宋体" w:hAnsi="宋体"/>
                <w:sz w:val="24"/>
              </w:rPr>
            </w:pPr>
            <w:r w:rsidRPr="00B86FD8">
              <w:rPr>
                <w:rFonts w:ascii="宋体" w:hAnsi="宋体" w:hint="eastAsia"/>
                <w:sz w:val="24"/>
              </w:rPr>
              <w:t>CNN+N</w:t>
            </w:r>
            <w:r w:rsidRPr="00B86FD8">
              <w:rPr>
                <w:rFonts w:ascii="宋体" w:hAnsi="宋体"/>
                <w:sz w:val="24"/>
              </w:rPr>
              <w:t>CC-Model</w:t>
            </w:r>
          </w:p>
        </w:tc>
        <w:tc>
          <w:tcPr>
            <w:tcW w:w="3318" w:type="dxa"/>
            <w:tcBorders>
              <w:top w:val="nil"/>
              <w:bottom w:val="nil"/>
            </w:tcBorders>
          </w:tcPr>
          <w:p w14:paraId="53A66DC5" w14:textId="77777777" w:rsidR="004614F2" w:rsidRPr="00B86FD8" w:rsidRDefault="004614F2" w:rsidP="00B86FD8">
            <w:pPr>
              <w:jc w:val="center"/>
              <w:rPr>
                <w:rFonts w:ascii="宋体" w:hAnsi="宋体"/>
                <w:sz w:val="24"/>
              </w:rPr>
            </w:pPr>
            <w:r w:rsidRPr="00B86FD8">
              <w:rPr>
                <w:rFonts w:ascii="宋体" w:hAnsi="宋体" w:hint="eastAsia"/>
                <w:sz w:val="24"/>
              </w:rPr>
              <w:t>GFCPD</w:t>
            </w:r>
          </w:p>
        </w:tc>
        <w:tc>
          <w:tcPr>
            <w:tcW w:w="2133" w:type="dxa"/>
            <w:tcBorders>
              <w:top w:val="nil"/>
              <w:bottom w:val="nil"/>
            </w:tcBorders>
          </w:tcPr>
          <w:p w14:paraId="32CDFD47" w14:textId="687CCE43" w:rsidR="004614F2" w:rsidRPr="00B86FD8" w:rsidRDefault="004614F2" w:rsidP="00B86FD8">
            <w:pPr>
              <w:jc w:val="center"/>
              <w:rPr>
                <w:rFonts w:ascii="宋体" w:hAnsi="宋体"/>
                <w:sz w:val="24"/>
              </w:rPr>
            </w:pPr>
            <w:r w:rsidRPr="00B86FD8">
              <w:rPr>
                <w:rFonts w:ascii="宋体" w:hAnsi="宋体" w:hint="eastAsia"/>
                <w:sz w:val="24"/>
              </w:rPr>
              <w:t>67.</w:t>
            </w:r>
            <w:r w:rsidR="00547E1F">
              <w:rPr>
                <w:rFonts w:ascii="宋体" w:hAnsi="宋体" w:hint="eastAsia"/>
                <w:sz w:val="24"/>
              </w:rPr>
              <w:t>97</w:t>
            </w:r>
          </w:p>
        </w:tc>
      </w:tr>
      <w:tr w:rsidR="004614F2" w:rsidRPr="00B86FD8" w14:paraId="491E4A34" w14:textId="77777777" w:rsidTr="00BB5CB3">
        <w:trPr>
          <w:trHeight w:val="20"/>
          <w:jc w:val="center"/>
        </w:trPr>
        <w:tc>
          <w:tcPr>
            <w:tcW w:w="3116" w:type="dxa"/>
            <w:tcBorders>
              <w:top w:val="nil"/>
              <w:bottom w:val="single" w:sz="8" w:space="0" w:color="auto"/>
            </w:tcBorders>
          </w:tcPr>
          <w:p w14:paraId="276A416D" w14:textId="77777777" w:rsidR="004614F2" w:rsidRPr="00B86FD8" w:rsidRDefault="004614F2" w:rsidP="00B86FD8">
            <w:pPr>
              <w:jc w:val="center"/>
              <w:rPr>
                <w:rFonts w:ascii="宋体" w:hAnsi="宋体"/>
                <w:sz w:val="24"/>
              </w:rPr>
            </w:pPr>
            <w:r w:rsidRPr="00B86FD8">
              <w:rPr>
                <w:rFonts w:ascii="宋体" w:hAnsi="宋体" w:hint="eastAsia"/>
                <w:sz w:val="24"/>
              </w:rPr>
              <w:t>DGCNN</w:t>
            </w:r>
          </w:p>
        </w:tc>
        <w:tc>
          <w:tcPr>
            <w:tcW w:w="3318" w:type="dxa"/>
            <w:tcBorders>
              <w:top w:val="nil"/>
              <w:bottom w:val="single" w:sz="8" w:space="0" w:color="auto"/>
            </w:tcBorders>
          </w:tcPr>
          <w:p w14:paraId="325CB2D0" w14:textId="77777777" w:rsidR="004614F2" w:rsidRPr="00B86FD8" w:rsidRDefault="004614F2" w:rsidP="00B86FD8">
            <w:pPr>
              <w:jc w:val="center"/>
              <w:rPr>
                <w:rFonts w:ascii="宋体" w:hAnsi="宋体"/>
                <w:sz w:val="24"/>
              </w:rPr>
            </w:pPr>
            <w:r w:rsidRPr="00B86FD8">
              <w:rPr>
                <w:rFonts w:ascii="宋体" w:hAnsi="宋体" w:hint="eastAsia"/>
                <w:sz w:val="24"/>
              </w:rPr>
              <w:t>GFCPD</w:t>
            </w:r>
          </w:p>
        </w:tc>
        <w:tc>
          <w:tcPr>
            <w:tcW w:w="2133" w:type="dxa"/>
            <w:tcBorders>
              <w:top w:val="nil"/>
              <w:bottom w:val="single" w:sz="8" w:space="0" w:color="auto"/>
            </w:tcBorders>
          </w:tcPr>
          <w:p w14:paraId="2944A297" w14:textId="2688C867" w:rsidR="004614F2" w:rsidRPr="00B86FD8" w:rsidRDefault="004614F2" w:rsidP="00B86FD8">
            <w:pPr>
              <w:jc w:val="center"/>
              <w:rPr>
                <w:rFonts w:ascii="宋体" w:hAnsi="宋体"/>
                <w:sz w:val="24"/>
              </w:rPr>
            </w:pPr>
            <w:r w:rsidRPr="00B86FD8">
              <w:rPr>
                <w:rFonts w:ascii="宋体" w:hAnsi="宋体" w:hint="eastAsia"/>
                <w:sz w:val="24"/>
              </w:rPr>
              <w:t>87.59</w:t>
            </w:r>
          </w:p>
        </w:tc>
      </w:tr>
    </w:tbl>
    <w:p w14:paraId="2A119471" w14:textId="77777777" w:rsidR="004614F2" w:rsidRPr="00C62915" w:rsidRDefault="004614F2" w:rsidP="00951C3C">
      <w:pPr>
        <w:pStyle w:val="WSL-4"/>
        <w:ind w:firstLine="518"/>
      </w:pPr>
      <w:r>
        <w:rPr>
          <w:rFonts w:hint="eastAsia"/>
        </w:rPr>
        <w:lastRenderedPageBreak/>
        <w:t>综上所述，本文所提出的基于</w:t>
      </w:r>
      <w:r>
        <w:rPr>
          <w:rFonts w:hint="eastAsia"/>
        </w:rPr>
        <w:t>DGCNN</w:t>
      </w:r>
      <w:r>
        <w:rPr>
          <w:rFonts w:hint="eastAsia"/>
        </w:rPr>
        <w:t>架构的串行程序可并行性识别方法，在程序可并行性分析任务中的具备良好的可行性与有效性，虽然在与部分基于动态特征的机器学习方法的对比中呈现劣势，但在多数情况下，呈现出一定的优越性。</w:t>
      </w:r>
    </w:p>
    <w:p w14:paraId="7F788DEF" w14:textId="0D4F9FBA" w:rsidR="004614F2" w:rsidRDefault="004614F2" w:rsidP="00162050">
      <w:pPr>
        <w:pStyle w:val="WSL-2"/>
        <w:numPr>
          <w:ilvl w:val="0"/>
          <w:numId w:val="0"/>
        </w:numPr>
      </w:pPr>
      <w:bookmarkStart w:id="312" w:name="_Toc37081058"/>
      <w:r>
        <w:rPr>
          <w:rFonts w:hint="eastAsia"/>
        </w:rPr>
        <w:t>4.4</w:t>
      </w:r>
      <w:r>
        <w:rPr>
          <w:rFonts w:hint="eastAsia"/>
        </w:rPr>
        <w:t>本章小结</w:t>
      </w:r>
      <w:bookmarkEnd w:id="312"/>
    </w:p>
    <w:p w14:paraId="4EEA16B0" w14:textId="7DF9EA9D" w:rsidR="004614F2" w:rsidRPr="00E72208" w:rsidRDefault="004614F2" w:rsidP="00951C3C">
      <w:pPr>
        <w:pStyle w:val="WSL-4"/>
        <w:ind w:firstLine="518"/>
      </w:pPr>
      <w:r w:rsidRPr="00E72208">
        <w:rPr>
          <w:rFonts w:hint="eastAsia"/>
        </w:rPr>
        <w:t>本章基于</w:t>
      </w:r>
      <w:r>
        <w:rPr>
          <w:rFonts w:hint="eastAsia"/>
        </w:rPr>
        <w:t>深度图卷积神经网络</w:t>
      </w:r>
      <w:r>
        <w:rPr>
          <w:rFonts w:hint="eastAsia"/>
        </w:rPr>
        <w:t>(</w:t>
      </w:r>
      <w:r>
        <w:t>DGCNN)</w:t>
      </w:r>
      <w:r>
        <w:rPr>
          <w:rFonts w:hint="eastAsia"/>
        </w:rPr>
        <w:t>架构，提出了一种用于串行程序并行性识别的方法，并从数据预处理、模型的介绍与改进以及对比实验三个方面详细介绍了如何通过</w:t>
      </w:r>
      <w:r>
        <w:rPr>
          <w:rFonts w:hint="eastAsia"/>
        </w:rPr>
        <w:t>DGCNN</w:t>
      </w:r>
      <w:r>
        <w:rPr>
          <w:rFonts w:hint="eastAsia"/>
        </w:rPr>
        <w:t>架构将深度学习的方法应用到程序可并行性分析的研究上来。该方法直接以图数据作为输入，避免了传统程序分析过程中对于程序信息提取或运行程序所造成的时间开销与额外工作量，从另一个角度实现了串行程序的并行性识别工作。实验结果表明，该方法在多数情况下具备良好的稳定性与有效性。</w:t>
      </w:r>
    </w:p>
    <w:p w14:paraId="089A002C" w14:textId="77777777" w:rsidR="004614F2" w:rsidRDefault="004614F2">
      <w:pPr>
        <w:widowControl/>
        <w:jc w:val="left"/>
        <w:rPr>
          <w:rStyle w:val="MTEquationSection"/>
          <w:rFonts w:eastAsia="宋体"/>
          <w:vanish w:val="0"/>
          <w:color w:val="auto"/>
          <w:sz w:val="22"/>
        </w:rPr>
      </w:pPr>
      <w:r>
        <w:rPr>
          <w:rStyle w:val="MTEquationSection"/>
          <w:rFonts w:eastAsia="宋体"/>
          <w:bCs/>
          <w:vanish w:val="0"/>
          <w:color w:val="auto"/>
          <w:sz w:val="22"/>
        </w:rPr>
        <w:br w:type="page"/>
      </w:r>
    </w:p>
    <w:p w14:paraId="4BA627C1" w14:textId="067456ED" w:rsidR="004614F2" w:rsidRDefault="004614F2" w:rsidP="00162050">
      <w:pPr>
        <w:pStyle w:val="WSL-1"/>
      </w:pPr>
      <w:bookmarkStart w:id="313" w:name="_Hlk35940298"/>
      <w:bookmarkStart w:id="314" w:name="_Toc37081059"/>
      <w:bookmarkEnd w:id="313"/>
      <w:r>
        <w:rPr>
          <w:rFonts w:hint="eastAsia"/>
        </w:rPr>
        <w:lastRenderedPageBreak/>
        <w:t>第</w:t>
      </w:r>
      <w:r>
        <w:rPr>
          <w:rFonts w:hint="eastAsia"/>
        </w:rPr>
        <w:t>5</w:t>
      </w:r>
      <w:r>
        <w:rPr>
          <w:rFonts w:hint="eastAsia"/>
        </w:rPr>
        <w:t>章</w:t>
      </w:r>
      <w:r>
        <w:t xml:space="preserve"> </w:t>
      </w:r>
      <w:r>
        <w:rPr>
          <w:rFonts w:hint="eastAsia"/>
        </w:rPr>
        <w:t>PML</w:t>
      </w:r>
      <w:r>
        <w:rPr>
          <w:rFonts w:hint="eastAsia"/>
        </w:rPr>
        <w:t>与并行编程平台</w:t>
      </w:r>
      <w:bookmarkEnd w:id="314"/>
    </w:p>
    <w:p w14:paraId="404FF18D" w14:textId="77777777" w:rsidR="004614F2" w:rsidRDefault="004614F2" w:rsidP="002B310F">
      <w:pPr>
        <w:pStyle w:val="WSL-4"/>
        <w:ind w:firstLine="518"/>
      </w:pPr>
      <w:r>
        <w:rPr>
          <w:rFonts w:hint="eastAsia"/>
        </w:rPr>
        <w:t>如</w:t>
      </w:r>
      <w:r>
        <w:rPr>
          <w:rFonts w:hint="eastAsia"/>
        </w:rPr>
        <w:t>1.1</w:t>
      </w:r>
      <w:r>
        <w:rPr>
          <w:rFonts w:hint="eastAsia"/>
        </w:rPr>
        <w:t>所述，即使</w:t>
      </w:r>
      <w:r w:rsidRPr="00FB6185">
        <w:rPr>
          <w:rFonts w:hint="eastAsia"/>
        </w:rPr>
        <w:t>高性能计算技术</w:t>
      </w:r>
      <w:r>
        <w:rPr>
          <w:rFonts w:hint="eastAsia"/>
        </w:rPr>
        <w:t>正在高速发展</w:t>
      </w:r>
      <w:r w:rsidRPr="00FB6185">
        <w:rPr>
          <w:rFonts w:hint="eastAsia"/>
        </w:rPr>
        <w:t>，</w:t>
      </w:r>
      <w:r>
        <w:rPr>
          <w:rFonts w:hint="eastAsia"/>
        </w:rPr>
        <w:t>并</w:t>
      </w:r>
      <w:r w:rsidRPr="00FB6185">
        <w:rPr>
          <w:rFonts w:hint="eastAsia"/>
        </w:rPr>
        <w:t>行程序的开发</w:t>
      </w:r>
      <w:r>
        <w:rPr>
          <w:rFonts w:hint="eastAsia"/>
        </w:rPr>
        <w:t>也</w:t>
      </w:r>
      <w:r w:rsidRPr="00FB6185">
        <w:rPr>
          <w:rFonts w:hint="eastAsia"/>
        </w:rPr>
        <w:t>仍</w:t>
      </w:r>
      <w:r>
        <w:rPr>
          <w:rFonts w:hint="eastAsia"/>
        </w:rPr>
        <w:t>然还</w:t>
      </w:r>
      <w:r w:rsidRPr="00FB6185">
        <w:rPr>
          <w:rFonts w:hint="eastAsia"/>
        </w:rPr>
        <w:t>是一个</w:t>
      </w:r>
      <w:r>
        <w:rPr>
          <w:rFonts w:hint="eastAsia"/>
        </w:rPr>
        <w:t>较为</w:t>
      </w:r>
      <w:r w:rsidRPr="00FB6185">
        <w:rPr>
          <w:rFonts w:hint="eastAsia"/>
        </w:rPr>
        <w:t>复杂的任务。</w:t>
      </w:r>
      <w:r>
        <w:rPr>
          <w:rFonts w:hint="eastAsia"/>
        </w:rPr>
        <w:t>尤其是在</w:t>
      </w:r>
      <w:r w:rsidRPr="00FB6185">
        <w:rPr>
          <w:rFonts w:hint="eastAsia"/>
        </w:rPr>
        <w:t>医疗成像、气候模拟、药物发现、能源勘探等众多</w:t>
      </w:r>
      <w:r>
        <w:rPr>
          <w:rFonts w:hint="eastAsia"/>
        </w:rPr>
        <w:t>学科交叉</w:t>
      </w:r>
      <w:r w:rsidRPr="00FB6185">
        <w:rPr>
          <w:rFonts w:hint="eastAsia"/>
        </w:rPr>
        <w:t>领域</w:t>
      </w:r>
      <w:r>
        <w:rPr>
          <w:rFonts w:hint="eastAsia"/>
        </w:rPr>
        <w:t>，近年来</w:t>
      </w:r>
      <w:r w:rsidRPr="00FB6185">
        <w:rPr>
          <w:rFonts w:hint="eastAsia"/>
        </w:rPr>
        <w:t>出现了在大型集群系统（如：超级计算机）中同时使用两种或多种并行编程模型</w:t>
      </w:r>
      <w:r>
        <w:rPr>
          <w:rFonts w:hint="eastAsia"/>
        </w:rPr>
        <w:t>和框架技术来提高数据处理效率</w:t>
      </w:r>
      <w:r w:rsidRPr="00FB6185">
        <w:rPr>
          <w:rFonts w:hint="eastAsia"/>
        </w:rPr>
        <w:t>的趋势</w:t>
      </w:r>
      <w:r>
        <w:rPr>
          <w:rFonts w:hint="eastAsia"/>
        </w:rPr>
        <w:t>，但是相关行业软件在并行编程方面对于从业人员并不友好。下面以能源勘探行业为例，对上述领域中的行业软件存在的一些共性问题进行讨论和说明。</w:t>
      </w:r>
    </w:p>
    <w:p w14:paraId="55F29147" w14:textId="77777777" w:rsidR="004614F2" w:rsidRPr="002704CC" w:rsidRDefault="004614F2" w:rsidP="002B310F">
      <w:pPr>
        <w:pStyle w:val="WSL-4"/>
        <w:ind w:firstLine="518"/>
      </w:pPr>
      <w:r>
        <w:rPr>
          <w:rFonts w:ascii="宋体" w:hAnsi="宋体" w:cs="宋体" w:hint="eastAsia"/>
        </w:rPr>
        <w:t>虽然能源勘探领域的相关理论发展已经相对比较成熟，且相关研究也比较完善和透彻，但是由于计算机硬件技术和计算能力的限制，相当多的优秀理论仍尚未投入实际的工程应用。近几年来，随着计算机硬件及相关技术的飞速发展，计算能力得到了显著提高，越来越多的能源勘探领域从业人员开始使用MPI、OpenMP、CUDA等并行编程技术来提高工作效率与质量。综合对比该行业内较为流行的三种现有的能源勘探软件系统，其中</w:t>
      </w:r>
      <w:r w:rsidRPr="005959A8">
        <w:rPr>
          <w:rFonts w:ascii="宋体" w:hAnsi="宋体" w:cs="宋体" w:hint="eastAsia"/>
        </w:rPr>
        <w:t>Seismic Unix</w:t>
      </w:r>
      <w:r>
        <w:rPr>
          <w:rFonts w:ascii="宋体" w:hAnsi="宋体" w:cs="宋体" w:hint="eastAsia"/>
        </w:rPr>
        <w:t>和</w:t>
      </w:r>
      <w:r w:rsidRPr="005959A8">
        <w:rPr>
          <w:rFonts w:ascii="宋体" w:hAnsi="宋体" w:cs="宋体" w:hint="eastAsia"/>
        </w:rPr>
        <w:t>Madagascar</w:t>
      </w:r>
      <w:r>
        <w:rPr>
          <w:rFonts w:ascii="宋体" w:hAnsi="宋体" w:cs="宋体" w:hint="eastAsia"/>
        </w:rPr>
        <w:t>主要用于科学研究的开源软件系统，而</w:t>
      </w:r>
      <w:proofErr w:type="spellStart"/>
      <w:r w:rsidRPr="005959A8">
        <w:rPr>
          <w:rFonts w:ascii="宋体" w:hAnsi="宋体" w:cs="宋体" w:hint="eastAsia"/>
        </w:rPr>
        <w:t>GeoEast</w:t>
      </w:r>
      <w:proofErr w:type="spellEnd"/>
      <w:r>
        <w:rPr>
          <w:rFonts w:ascii="宋体" w:hAnsi="宋体" w:cs="宋体" w:hint="eastAsia"/>
        </w:rPr>
        <w:t>则是由</w:t>
      </w:r>
      <w:proofErr w:type="gramStart"/>
      <w:r>
        <w:rPr>
          <w:rFonts w:ascii="宋体" w:hAnsi="宋体" w:cs="宋体" w:hint="eastAsia"/>
        </w:rPr>
        <w:t>由</w:t>
      </w:r>
      <w:proofErr w:type="gramEnd"/>
      <w:r>
        <w:rPr>
          <w:rFonts w:ascii="宋体" w:hAnsi="宋体" w:cs="宋体" w:hint="eastAsia"/>
        </w:rPr>
        <w:t>中国石油集团自主研发的商业能源勘探软件。从表5.1所</w:t>
      </w:r>
      <w:proofErr w:type="gramStart"/>
      <w:r>
        <w:rPr>
          <w:rFonts w:ascii="宋体" w:hAnsi="宋体" w:cs="宋体" w:hint="eastAsia"/>
        </w:rPr>
        <w:t>示内容</w:t>
      </w:r>
      <w:proofErr w:type="gramEnd"/>
      <w:r>
        <w:rPr>
          <w:rFonts w:ascii="宋体" w:hAnsi="宋体" w:cs="宋体" w:hint="eastAsia"/>
        </w:rPr>
        <w:t>可以发现，在功能上三者尽可能多的包含了能源勘探整体流程所需要的算法以及功能；在技术上都支持系统的分布式部署和数据的并行管理；而且</w:t>
      </w:r>
      <w:proofErr w:type="spellStart"/>
      <w:r w:rsidRPr="005959A8">
        <w:rPr>
          <w:rFonts w:ascii="宋体" w:hAnsi="宋体" w:cs="宋体" w:hint="eastAsia"/>
        </w:rPr>
        <w:t>GeoEast</w:t>
      </w:r>
      <w:proofErr w:type="spellEnd"/>
      <w:r>
        <w:rPr>
          <w:rFonts w:ascii="宋体" w:hAnsi="宋体" w:cs="宋体" w:hint="eastAsia"/>
        </w:rPr>
        <w:t>还具备任务的并行调度管理和一些其他特性。但是三者无一例外地都忽略了在用户自主扩展编程过程中的并行编程问题以及单个处理流程内部的</w:t>
      </w:r>
      <w:proofErr w:type="gramStart"/>
      <w:r>
        <w:rPr>
          <w:rFonts w:ascii="宋体" w:hAnsi="宋体" w:cs="宋体" w:hint="eastAsia"/>
        </w:rPr>
        <w:t>线程级</w:t>
      </w:r>
      <w:proofErr w:type="gramEnd"/>
      <w:r>
        <w:rPr>
          <w:rFonts w:ascii="宋体" w:hAnsi="宋体" w:cs="宋体" w:hint="eastAsia"/>
        </w:rPr>
        <w:t>并行优化问题。用户需要使用普通的IDE在没有任何并行编程指导的情况下去手工编写实现自己的数据处理功能。显然，</w:t>
      </w:r>
      <w:r>
        <w:rPr>
          <w:rFonts w:hint="eastAsia"/>
        </w:rPr>
        <w:t>由于各种并行编程模型和框架之间</w:t>
      </w:r>
      <w:r>
        <w:rPr>
          <w:rFonts w:ascii="宋体" w:hAnsi="宋体" w:cs="宋体" w:hint="eastAsia"/>
        </w:rPr>
        <w:t>缺少一个简单易懂，方便易用的统一编程规范接口，彼此</w:t>
      </w:r>
      <w:r>
        <w:rPr>
          <w:rFonts w:hint="eastAsia"/>
        </w:rPr>
        <w:t>在使用方法、系统环境要求等诸多方面的标准并不统一，对上述领域的从业人员在并行编程方面造成了较大阻碍，</w:t>
      </w:r>
      <w:r>
        <w:rPr>
          <w:rFonts w:ascii="宋体" w:hAnsi="宋体" w:cs="宋体" w:hint="eastAsia"/>
        </w:rPr>
        <w:t>参差不齐的贡献者水平也使得相关开源软件可扩展性受损、发展受阻。</w:t>
      </w:r>
    </w:p>
    <w:p w14:paraId="55BC2F94" w14:textId="77777777" w:rsidR="004614F2" w:rsidRDefault="004614F2" w:rsidP="00B86FD8">
      <w:pPr>
        <w:pStyle w:val="WSl-8"/>
      </w:pPr>
      <w:bookmarkStart w:id="315" w:name="_Toc37080862"/>
      <w:r>
        <w:rPr>
          <w:rFonts w:hint="eastAsia"/>
        </w:rPr>
        <w:t>表</w:t>
      </w:r>
      <w:r>
        <w:rPr>
          <w:rFonts w:hint="eastAsia"/>
        </w:rPr>
        <w:t>5.1</w:t>
      </w:r>
      <w:r>
        <w:t xml:space="preserve"> </w:t>
      </w:r>
      <w:r>
        <w:rPr>
          <w:rFonts w:hint="eastAsia"/>
        </w:rPr>
        <w:t>能源勘探行业软件对比</w:t>
      </w:r>
      <w:bookmarkEnd w:id="315"/>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074"/>
        <w:gridCol w:w="2074"/>
        <w:gridCol w:w="2074"/>
        <w:gridCol w:w="2074"/>
      </w:tblGrid>
      <w:tr w:rsidR="004614F2" w:rsidRPr="00B86FD8" w14:paraId="325D648C" w14:textId="77777777" w:rsidTr="00BB5CB3">
        <w:trPr>
          <w:trHeight w:hRule="exact" w:val="510"/>
          <w:jc w:val="center"/>
        </w:trPr>
        <w:tc>
          <w:tcPr>
            <w:tcW w:w="2074" w:type="dxa"/>
            <w:tcBorders>
              <w:top w:val="single" w:sz="8" w:space="0" w:color="auto"/>
              <w:bottom w:val="single" w:sz="8" w:space="0" w:color="auto"/>
            </w:tcBorders>
            <w:vAlign w:val="center"/>
          </w:tcPr>
          <w:p w14:paraId="2F7A11FD" w14:textId="2ED9601A" w:rsidR="004614F2" w:rsidRPr="00B86FD8" w:rsidRDefault="00BB5CB3" w:rsidP="007D1422">
            <w:pPr>
              <w:jc w:val="left"/>
              <w:rPr>
                <w:rFonts w:ascii="宋体" w:hAnsi="宋体"/>
                <w:sz w:val="24"/>
              </w:rPr>
            </w:pPr>
            <w:r>
              <w:rPr>
                <w:rFonts w:ascii="宋体" w:hAnsi="宋体" w:hint="eastAsia"/>
                <w:sz w:val="24"/>
              </w:rPr>
              <w:t>对比项</w:t>
            </w:r>
          </w:p>
        </w:tc>
        <w:tc>
          <w:tcPr>
            <w:tcW w:w="2074" w:type="dxa"/>
            <w:tcBorders>
              <w:top w:val="single" w:sz="8" w:space="0" w:color="auto"/>
              <w:bottom w:val="single" w:sz="8" w:space="0" w:color="auto"/>
            </w:tcBorders>
            <w:vAlign w:val="center"/>
          </w:tcPr>
          <w:p w14:paraId="7910ECDA" w14:textId="77777777" w:rsidR="004614F2" w:rsidRPr="00B86FD8" w:rsidRDefault="004614F2" w:rsidP="00B86FD8">
            <w:pPr>
              <w:jc w:val="center"/>
              <w:rPr>
                <w:rFonts w:ascii="宋体" w:hAnsi="宋体"/>
                <w:sz w:val="24"/>
              </w:rPr>
            </w:pPr>
            <w:r w:rsidRPr="00B86FD8">
              <w:rPr>
                <w:rFonts w:ascii="宋体" w:hAnsi="宋体" w:hint="eastAsia"/>
                <w:sz w:val="24"/>
              </w:rPr>
              <w:t>Seismic Unix</w:t>
            </w:r>
          </w:p>
        </w:tc>
        <w:tc>
          <w:tcPr>
            <w:tcW w:w="2074" w:type="dxa"/>
            <w:tcBorders>
              <w:top w:val="single" w:sz="8" w:space="0" w:color="auto"/>
              <w:bottom w:val="single" w:sz="8" w:space="0" w:color="auto"/>
            </w:tcBorders>
            <w:vAlign w:val="center"/>
          </w:tcPr>
          <w:p w14:paraId="195B4E26" w14:textId="77777777" w:rsidR="004614F2" w:rsidRPr="00B86FD8" w:rsidRDefault="004614F2" w:rsidP="00B86FD8">
            <w:pPr>
              <w:jc w:val="center"/>
              <w:rPr>
                <w:rFonts w:ascii="宋体" w:hAnsi="宋体"/>
                <w:sz w:val="24"/>
              </w:rPr>
            </w:pPr>
            <w:r w:rsidRPr="00B86FD8">
              <w:rPr>
                <w:rFonts w:ascii="宋体" w:hAnsi="宋体" w:hint="eastAsia"/>
                <w:sz w:val="24"/>
              </w:rPr>
              <w:t>Madagascar</w:t>
            </w:r>
          </w:p>
        </w:tc>
        <w:tc>
          <w:tcPr>
            <w:tcW w:w="2074" w:type="dxa"/>
            <w:tcBorders>
              <w:top w:val="single" w:sz="8" w:space="0" w:color="auto"/>
              <w:bottom w:val="single" w:sz="8" w:space="0" w:color="auto"/>
            </w:tcBorders>
            <w:vAlign w:val="center"/>
          </w:tcPr>
          <w:p w14:paraId="5ED1D175" w14:textId="77777777" w:rsidR="004614F2" w:rsidRPr="00B86FD8" w:rsidRDefault="004614F2" w:rsidP="00B86FD8">
            <w:pPr>
              <w:jc w:val="center"/>
              <w:rPr>
                <w:rFonts w:ascii="宋体" w:hAnsi="宋体"/>
                <w:sz w:val="24"/>
              </w:rPr>
            </w:pPr>
            <w:proofErr w:type="spellStart"/>
            <w:r w:rsidRPr="00B86FD8">
              <w:rPr>
                <w:rFonts w:ascii="宋体" w:hAnsi="宋体" w:hint="eastAsia"/>
                <w:sz w:val="24"/>
              </w:rPr>
              <w:t>GeoEast</w:t>
            </w:r>
            <w:proofErr w:type="spellEnd"/>
          </w:p>
        </w:tc>
      </w:tr>
      <w:tr w:rsidR="004614F2" w:rsidRPr="00B86FD8" w14:paraId="52DEFFFF" w14:textId="77777777" w:rsidTr="00BB5CB3">
        <w:trPr>
          <w:trHeight w:hRule="exact" w:val="510"/>
          <w:jc w:val="center"/>
        </w:trPr>
        <w:tc>
          <w:tcPr>
            <w:tcW w:w="2074" w:type="dxa"/>
            <w:tcBorders>
              <w:top w:val="single" w:sz="8" w:space="0" w:color="auto"/>
            </w:tcBorders>
            <w:vAlign w:val="center"/>
          </w:tcPr>
          <w:p w14:paraId="43E7300B" w14:textId="77777777" w:rsidR="004614F2" w:rsidRPr="00B86FD8" w:rsidRDefault="004614F2" w:rsidP="00BB5CB3">
            <w:pPr>
              <w:jc w:val="left"/>
              <w:rPr>
                <w:rFonts w:ascii="宋体" w:hAnsi="宋体"/>
                <w:sz w:val="24"/>
              </w:rPr>
            </w:pPr>
            <w:r w:rsidRPr="00B86FD8">
              <w:rPr>
                <w:rFonts w:ascii="宋体" w:hAnsi="宋体" w:hint="eastAsia"/>
                <w:sz w:val="24"/>
              </w:rPr>
              <w:t>算法覆盖</w:t>
            </w:r>
          </w:p>
        </w:tc>
        <w:tc>
          <w:tcPr>
            <w:tcW w:w="2074" w:type="dxa"/>
            <w:tcBorders>
              <w:top w:val="single" w:sz="8" w:space="0" w:color="auto"/>
            </w:tcBorders>
            <w:vAlign w:val="center"/>
          </w:tcPr>
          <w:p w14:paraId="172AE007" w14:textId="77777777" w:rsidR="004614F2" w:rsidRPr="00B86FD8" w:rsidRDefault="004614F2" w:rsidP="00B86FD8">
            <w:pPr>
              <w:jc w:val="center"/>
              <w:rPr>
                <w:rFonts w:ascii="宋体" w:hAnsi="宋体"/>
                <w:sz w:val="24"/>
              </w:rPr>
            </w:pPr>
            <w:r w:rsidRPr="00B86FD8">
              <w:rPr>
                <w:rFonts w:ascii="宋体" w:hAnsi="宋体" w:hint="eastAsia"/>
                <w:sz w:val="24"/>
              </w:rPr>
              <w:t>√</w:t>
            </w:r>
          </w:p>
        </w:tc>
        <w:tc>
          <w:tcPr>
            <w:tcW w:w="2074" w:type="dxa"/>
            <w:tcBorders>
              <w:top w:val="single" w:sz="8" w:space="0" w:color="auto"/>
            </w:tcBorders>
            <w:vAlign w:val="center"/>
          </w:tcPr>
          <w:p w14:paraId="62E131B3" w14:textId="77777777" w:rsidR="004614F2" w:rsidRPr="00B86FD8" w:rsidRDefault="004614F2" w:rsidP="00B86FD8">
            <w:pPr>
              <w:jc w:val="center"/>
              <w:rPr>
                <w:rFonts w:ascii="宋体" w:hAnsi="宋体"/>
                <w:sz w:val="24"/>
              </w:rPr>
            </w:pPr>
            <w:r w:rsidRPr="00B86FD8">
              <w:rPr>
                <w:rFonts w:ascii="宋体" w:hAnsi="宋体" w:hint="eastAsia"/>
                <w:sz w:val="24"/>
              </w:rPr>
              <w:t>√</w:t>
            </w:r>
          </w:p>
        </w:tc>
        <w:tc>
          <w:tcPr>
            <w:tcW w:w="2074" w:type="dxa"/>
            <w:tcBorders>
              <w:top w:val="single" w:sz="8" w:space="0" w:color="auto"/>
            </w:tcBorders>
            <w:vAlign w:val="center"/>
          </w:tcPr>
          <w:p w14:paraId="743C92F7" w14:textId="77777777" w:rsidR="004614F2" w:rsidRPr="00B86FD8" w:rsidRDefault="004614F2" w:rsidP="00B86FD8">
            <w:pPr>
              <w:jc w:val="center"/>
              <w:rPr>
                <w:rFonts w:ascii="宋体" w:hAnsi="宋体"/>
                <w:sz w:val="24"/>
              </w:rPr>
            </w:pPr>
            <w:r w:rsidRPr="00B86FD8">
              <w:rPr>
                <w:rFonts w:ascii="宋体" w:hAnsi="宋体" w:hint="eastAsia"/>
                <w:sz w:val="24"/>
              </w:rPr>
              <w:t>√</w:t>
            </w:r>
          </w:p>
        </w:tc>
      </w:tr>
      <w:tr w:rsidR="004614F2" w:rsidRPr="00B86FD8" w14:paraId="77DD9A2F" w14:textId="77777777" w:rsidTr="00BB5CB3">
        <w:trPr>
          <w:trHeight w:hRule="exact" w:val="510"/>
          <w:jc w:val="center"/>
        </w:trPr>
        <w:tc>
          <w:tcPr>
            <w:tcW w:w="2074" w:type="dxa"/>
            <w:vAlign w:val="center"/>
          </w:tcPr>
          <w:p w14:paraId="500FB3A0" w14:textId="77777777" w:rsidR="004614F2" w:rsidRPr="00B86FD8" w:rsidRDefault="004614F2" w:rsidP="00BB5CB3">
            <w:pPr>
              <w:jc w:val="left"/>
              <w:rPr>
                <w:rFonts w:ascii="宋体" w:hAnsi="宋体"/>
                <w:sz w:val="24"/>
              </w:rPr>
            </w:pPr>
            <w:r w:rsidRPr="00B86FD8">
              <w:rPr>
                <w:rFonts w:ascii="宋体" w:hAnsi="宋体" w:hint="eastAsia"/>
                <w:sz w:val="24"/>
              </w:rPr>
              <w:t>数据处理</w:t>
            </w:r>
          </w:p>
        </w:tc>
        <w:tc>
          <w:tcPr>
            <w:tcW w:w="2074" w:type="dxa"/>
            <w:vAlign w:val="center"/>
          </w:tcPr>
          <w:p w14:paraId="056AE0BD" w14:textId="77777777" w:rsidR="004614F2" w:rsidRPr="00B86FD8" w:rsidRDefault="004614F2" w:rsidP="00B86FD8">
            <w:pPr>
              <w:jc w:val="center"/>
              <w:rPr>
                <w:rFonts w:ascii="宋体" w:hAnsi="宋体"/>
                <w:sz w:val="24"/>
              </w:rPr>
            </w:pPr>
            <w:r w:rsidRPr="00B86FD8">
              <w:rPr>
                <w:rFonts w:ascii="宋体" w:hAnsi="宋体" w:hint="eastAsia"/>
                <w:sz w:val="24"/>
              </w:rPr>
              <w:t>√</w:t>
            </w:r>
          </w:p>
        </w:tc>
        <w:tc>
          <w:tcPr>
            <w:tcW w:w="2074" w:type="dxa"/>
            <w:vAlign w:val="center"/>
          </w:tcPr>
          <w:p w14:paraId="703C5D71" w14:textId="77777777" w:rsidR="004614F2" w:rsidRPr="00B86FD8" w:rsidRDefault="004614F2" w:rsidP="00B86FD8">
            <w:pPr>
              <w:jc w:val="center"/>
              <w:rPr>
                <w:rFonts w:ascii="宋体" w:hAnsi="宋体"/>
                <w:sz w:val="24"/>
              </w:rPr>
            </w:pPr>
            <w:r w:rsidRPr="00B86FD8">
              <w:rPr>
                <w:rFonts w:ascii="宋体" w:hAnsi="宋体" w:hint="eastAsia"/>
                <w:sz w:val="24"/>
              </w:rPr>
              <w:t>√</w:t>
            </w:r>
          </w:p>
        </w:tc>
        <w:tc>
          <w:tcPr>
            <w:tcW w:w="2074" w:type="dxa"/>
            <w:vAlign w:val="center"/>
          </w:tcPr>
          <w:p w14:paraId="56D9AD63" w14:textId="77777777" w:rsidR="004614F2" w:rsidRPr="00B86FD8" w:rsidRDefault="004614F2" w:rsidP="00B86FD8">
            <w:pPr>
              <w:jc w:val="center"/>
              <w:rPr>
                <w:rFonts w:ascii="宋体" w:hAnsi="宋体"/>
                <w:sz w:val="24"/>
              </w:rPr>
            </w:pPr>
            <w:r w:rsidRPr="00B86FD8">
              <w:rPr>
                <w:rFonts w:ascii="宋体" w:hAnsi="宋体" w:hint="eastAsia"/>
                <w:sz w:val="24"/>
              </w:rPr>
              <w:t>√</w:t>
            </w:r>
          </w:p>
        </w:tc>
      </w:tr>
      <w:tr w:rsidR="004614F2" w:rsidRPr="00B86FD8" w14:paraId="7334266A" w14:textId="77777777" w:rsidTr="00BB5CB3">
        <w:trPr>
          <w:trHeight w:hRule="exact" w:val="510"/>
          <w:jc w:val="center"/>
        </w:trPr>
        <w:tc>
          <w:tcPr>
            <w:tcW w:w="2074" w:type="dxa"/>
            <w:vAlign w:val="center"/>
          </w:tcPr>
          <w:p w14:paraId="0B70FA82" w14:textId="77777777" w:rsidR="004614F2" w:rsidRPr="00B86FD8" w:rsidRDefault="004614F2" w:rsidP="00BB5CB3">
            <w:pPr>
              <w:jc w:val="left"/>
              <w:rPr>
                <w:rFonts w:ascii="宋体" w:hAnsi="宋体"/>
                <w:sz w:val="24"/>
              </w:rPr>
            </w:pPr>
            <w:r w:rsidRPr="00B86FD8">
              <w:rPr>
                <w:rFonts w:ascii="宋体" w:hAnsi="宋体" w:hint="eastAsia"/>
                <w:sz w:val="24"/>
              </w:rPr>
              <w:t>分布式部署</w:t>
            </w:r>
          </w:p>
        </w:tc>
        <w:tc>
          <w:tcPr>
            <w:tcW w:w="2074" w:type="dxa"/>
            <w:vAlign w:val="center"/>
          </w:tcPr>
          <w:p w14:paraId="08470367" w14:textId="77777777" w:rsidR="004614F2" w:rsidRPr="00B86FD8" w:rsidRDefault="004614F2" w:rsidP="00B86FD8">
            <w:pPr>
              <w:jc w:val="center"/>
              <w:rPr>
                <w:rFonts w:ascii="宋体" w:hAnsi="宋体"/>
                <w:sz w:val="24"/>
              </w:rPr>
            </w:pPr>
            <w:r w:rsidRPr="00B86FD8">
              <w:rPr>
                <w:rFonts w:ascii="宋体" w:hAnsi="宋体" w:hint="eastAsia"/>
                <w:sz w:val="24"/>
              </w:rPr>
              <w:t>√</w:t>
            </w:r>
          </w:p>
        </w:tc>
        <w:tc>
          <w:tcPr>
            <w:tcW w:w="2074" w:type="dxa"/>
            <w:vAlign w:val="center"/>
          </w:tcPr>
          <w:p w14:paraId="275A4669" w14:textId="77777777" w:rsidR="004614F2" w:rsidRPr="00B86FD8" w:rsidRDefault="004614F2" w:rsidP="00B86FD8">
            <w:pPr>
              <w:jc w:val="center"/>
              <w:rPr>
                <w:rFonts w:ascii="宋体" w:hAnsi="宋体"/>
                <w:sz w:val="24"/>
              </w:rPr>
            </w:pPr>
            <w:r w:rsidRPr="00B86FD8">
              <w:rPr>
                <w:rFonts w:ascii="宋体" w:hAnsi="宋体" w:hint="eastAsia"/>
                <w:sz w:val="24"/>
              </w:rPr>
              <w:t>√</w:t>
            </w:r>
          </w:p>
        </w:tc>
        <w:tc>
          <w:tcPr>
            <w:tcW w:w="2074" w:type="dxa"/>
            <w:vAlign w:val="center"/>
          </w:tcPr>
          <w:p w14:paraId="4D4BE244" w14:textId="77777777" w:rsidR="004614F2" w:rsidRPr="00B86FD8" w:rsidRDefault="004614F2" w:rsidP="00B86FD8">
            <w:pPr>
              <w:jc w:val="center"/>
              <w:rPr>
                <w:rFonts w:ascii="宋体" w:hAnsi="宋体"/>
                <w:sz w:val="24"/>
              </w:rPr>
            </w:pPr>
            <w:r w:rsidRPr="00B86FD8">
              <w:rPr>
                <w:rFonts w:ascii="宋体" w:hAnsi="宋体" w:hint="eastAsia"/>
                <w:sz w:val="24"/>
              </w:rPr>
              <w:t>√</w:t>
            </w:r>
          </w:p>
        </w:tc>
      </w:tr>
      <w:tr w:rsidR="004614F2" w:rsidRPr="00B86FD8" w14:paraId="063AB68E" w14:textId="77777777" w:rsidTr="007B212B">
        <w:trPr>
          <w:trHeight w:hRule="exact" w:val="510"/>
          <w:jc w:val="center"/>
        </w:trPr>
        <w:tc>
          <w:tcPr>
            <w:tcW w:w="2074" w:type="dxa"/>
            <w:tcBorders>
              <w:bottom w:val="nil"/>
            </w:tcBorders>
            <w:vAlign w:val="center"/>
          </w:tcPr>
          <w:p w14:paraId="32B296F0" w14:textId="77777777" w:rsidR="004614F2" w:rsidRPr="00B86FD8" w:rsidRDefault="004614F2" w:rsidP="00BB5CB3">
            <w:pPr>
              <w:jc w:val="left"/>
              <w:rPr>
                <w:rFonts w:ascii="宋体" w:hAnsi="宋体"/>
                <w:sz w:val="24"/>
              </w:rPr>
            </w:pPr>
            <w:r w:rsidRPr="00B86FD8">
              <w:rPr>
                <w:rFonts w:ascii="宋体" w:hAnsi="宋体" w:hint="eastAsia"/>
                <w:sz w:val="24"/>
              </w:rPr>
              <w:t>任务并行调度</w:t>
            </w:r>
          </w:p>
        </w:tc>
        <w:tc>
          <w:tcPr>
            <w:tcW w:w="2074" w:type="dxa"/>
            <w:tcBorders>
              <w:bottom w:val="nil"/>
            </w:tcBorders>
            <w:vAlign w:val="center"/>
          </w:tcPr>
          <w:p w14:paraId="0855345B" w14:textId="77777777" w:rsidR="004614F2" w:rsidRPr="00B86FD8" w:rsidRDefault="004614F2" w:rsidP="00B86FD8">
            <w:pPr>
              <w:jc w:val="center"/>
              <w:rPr>
                <w:rFonts w:ascii="宋体" w:hAnsi="宋体"/>
                <w:sz w:val="24"/>
              </w:rPr>
            </w:pPr>
            <w:r w:rsidRPr="00B86FD8">
              <w:rPr>
                <w:rFonts w:ascii="宋体" w:hAnsi="宋体" w:hint="eastAsia"/>
                <w:sz w:val="24"/>
              </w:rPr>
              <w:t>×</w:t>
            </w:r>
          </w:p>
        </w:tc>
        <w:tc>
          <w:tcPr>
            <w:tcW w:w="2074" w:type="dxa"/>
            <w:tcBorders>
              <w:bottom w:val="nil"/>
            </w:tcBorders>
            <w:vAlign w:val="center"/>
          </w:tcPr>
          <w:p w14:paraId="47C63F41" w14:textId="77777777" w:rsidR="004614F2" w:rsidRPr="00B86FD8" w:rsidRDefault="004614F2" w:rsidP="00B86FD8">
            <w:pPr>
              <w:jc w:val="center"/>
              <w:rPr>
                <w:rFonts w:ascii="宋体" w:hAnsi="宋体"/>
                <w:sz w:val="24"/>
              </w:rPr>
            </w:pPr>
            <w:r w:rsidRPr="00B86FD8">
              <w:rPr>
                <w:rFonts w:ascii="宋体" w:hAnsi="宋体" w:hint="eastAsia"/>
                <w:sz w:val="24"/>
              </w:rPr>
              <w:t>×</w:t>
            </w:r>
          </w:p>
        </w:tc>
        <w:tc>
          <w:tcPr>
            <w:tcW w:w="2074" w:type="dxa"/>
            <w:tcBorders>
              <w:bottom w:val="nil"/>
            </w:tcBorders>
            <w:vAlign w:val="center"/>
          </w:tcPr>
          <w:p w14:paraId="1B75834C" w14:textId="77777777" w:rsidR="004614F2" w:rsidRPr="00B86FD8" w:rsidRDefault="004614F2" w:rsidP="00B86FD8">
            <w:pPr>
              <w:jc w:val="center"/>
              <w:rPr>
                <w:rFonts w:ascii="宋体" w:hAnsi="宋体"/>
                <w:sz w:val="24"/>
              </w:rPr>
            </w:pPr>
            <w:r w:rsidRPr="00B86FD8">
              <w:rPr>
                <w:rFonts w:ascii="宋体" w:hAnsi="宋体" w:hint="eastAsia"/>
                <w:sz w:val="24"/>
              </w:rPr>
              <w:t>√</w:t>
            </w:r>
          </w:p>
        </w:tc>
      </w:tr>
      <w:tr w:rsidR="004614F2" w:rsidRPr="00B86FD8" w14:paraId="179ECFCD" w14:textId="77777777" w:rsidTr="007B212B">
        <w:trPr>
          <w:trHeight w:hRule="exact" w:val="510"/>
          <w:jc w:val="center"/>
        </w:trPr>
        <w:tc>
          <w:tcPr>
            <w:tcW w:w="2074" w:type="dxa"/>
            <w:tcBorders>
              <w:top w:val="nil"/>
              <w:bottom w:val="nil"/>
            </w:tcBorders>
            <w:vAlign w:val="center"/>
          </w:tcPr>
          <w:p w14:paraId="157A250E" w14:textId="77777777" w:rsidR="004614F2" w:rsidRPr="00B86FD8" w:rsidRDefault="004614F2" w:rsidP="00BB5CB3">
            <w:pPr>
              <w:jc w:val="left"/>
              <w:rPr>
                <w:rFonts w:ascii="宋体" w:hAnsi="宋体"/>
                <w:sz w:val="24"/>
              </w:rPr>
            </w:pPr>
            <w:r w:rsidRPr="00B86FD8">
              <w:rPr>
                <w:rFonts w:ascii="宋体" w:hAnsi="宋体" w:hint="eastAsia"/>
                <w:sz w:val="24"/>
              </w:rPr>
              <w:t>流程内并行策略</w:t>
            </w:r>
          </w:p>
        </w:tc>
        <w:tc>
          <w:tcPr>
            <w:tcW w:w="2074" w:type="dxa"/>
            <w:tcBorders>
              <w:top w:val="nil"/>
              <w:bottom w:val="nil"/>
            </w:tcBorders>
            <w:vAlign w:val="center"/>
          </w:tcPr>
          <w:p w14:paraId="09EC37CC" w14:textId="77777777" w:rsidR="004614F2" w:rsidRPr="00B86FD8" w:rsidRDefault="004614F2" w:rsidP="00B86FD8">
            <w:pPr>
              <w:jc w:val="center"/>
              <w:rPr>
                <w:rFonts w:ascii="宋体" w:hAnsi="宋体"/>
                <w:sz w:val="24"/>
              </w:rPr>
            </w:pPr>
            <w:r w:rsidRPr="00B86FD8">
              <w:rPr>
                <w:rFonts w:ascii="宋体" w:hAnsi="宋体" w:hint="eastAsia"/>
                <w:sz w:val="24"/>
              </w:rPr>
              <w:t>×</w:t>
            </w:r>
          </w:p>
        </w:tc>
        <w:tc>
          <w:tcPr>
            <w:tcW w:w="2074" w:type="dxa"/>
            <w:tcBorders>
              <w:top w:val="nil"/>
              <w:bottom w:val="nil"/>
            </w:tcBorders>
            <w:vAlign w:val="center"/>
          </w:tcPr>
          <w:p w14:paraId="462538F1" w14:textId="77777777" w:rsidR="004614F2" w:rsidRPr="00B86FD8" w:rsidRDefault="004614F2" w:rsidP="00B86FD8">
            <w:pPr>
              <w:jc w:val="center"/>
              <w:rPr>
                <w:rFonts w:ascii="宋体" w:hAnsi="宋体"/>
                <w:sz w:val="24"/>
              </w:rPr>
            </w:pPr>
            <w:r w:rsidRPr="00B86FD8">
              <w:rPr>
                <w:rFonts w:ascii="宋体" w:hAnsi="宋体" w:hint="eastAsia"/>
                <w:sz w:val="24"/>
              </w:rPr>
              <w:t>×</w:t>
            </w:r>
          </w:p>
        </w:tc>
        <w:tc>
          <w:tcPr>
            <w:tcW w:w="2074" w:type="dxa"/>
            <w:tcBorders>
              <w:top w:val="nil"/>
              <w:bottom w:val="nil"/>
            </w:tcBorders>
            <w:vAlign w:val="center"/>
          </w:tcPr>
          <w:p w14:paraId="1D06595C" w14:textId="77777777" w:rsidR="004614F2" w:rsidRPr="00B86FD8" w:rsidRDefault="004614F2" w:rsidP="00B86FD8">
            <w:pPr>
              <w:jc w:val="center"/>
              <w:rPr>
                <w:rFonts w:ascii="宋体" w:hAnsi="宋体"/>
                <w:sz w:val="24"/>
              </w:rPr>
            </w:pPr>
            <w:r w:rsidRPr="00B86FD8">
              <w:rPr>
                <w:rFonts w:ascii="宋体" w:hAnsi="宋体" w:hint="eastAsia"/>
                <w:sz w:val="24"/>
              </w:rPr>
              <w:t>×</w:t>
            </w:r>
          </w:p>
        </w:tc>
      </w:tr>
      <w:tr w:rsidR="004614F2" w:rsidRPr="00B86FD8" w14:paraId="02ADDD8F" w14:textId="77777777" w:rsidTr="007B212B">
        <w:trPr>
          <w:trHeight w:hRule="exact" w:val="510"/>
          <w:jc w:val="center"/>
        </w:trPr>
        <w:tc>
          <w:tcPr>
            <w:tcW w:w="2074" w:type="dxa"/>
            <w:tcBorders>
              <w:top w:val="nil"/>
            </w:tcBorders>
            <w:vAlign w:val="center"/>
          </w:tcPr>
          <w:p w14:paraId="4296B9D9" w14:textId="77777777" w:rsidR="004614F2" w:rsidRPr="00B86FD8" w:rsidRDefault="004614F2" w:rsidP="00BB5CB3">
            <w:pPr>
              <w:jc w:val="left"/>
              <w:rPr>
                <w:rFonts w:ascii="宋体" w:hAnsi="宋体"/>
                <w:sz w:val="24"/>
              </w:rPr>
            </w:pPr>
            <w:r w:rsidRPr="00B86FD8">
              <w:rPr>
                <w:rFonts w:ascii="宋体" w:hAnsi="宋体" w:hint="eastAsia"/>
                <w:sz w:val="24"/>
              </w:rPr>
              <w:lastRenderedPageBreak/>
              <w:t>扩展编程方式</w:t>
            </w:r>
          </w:p>
        </w:tc>
        <w:tc>
          <w:tcPr>
            <w:tcW w:w="2074" w:type="dxa"/>
            <w:tcBorders>
              <w:top w:val="nil"/>
            </w:tcBorders>
            <w:vAlign w:val="center"/>
          </w:tcPr>
          <w:p w14:paraId="2B649386" w14:textId="77777777" w:rsidR="004614F2" w:rsidRPr="00B86FD8" w:rsidRDefault="004614F2" w:rsidP="00B86FD8">
            <w:pPr>
              <w:jc w:val="center"/>
              <w:rPr>
                <w:rFonts w:ascii="宋体" w:hAnsi="宋体"/>
                <w:sz w:val="24"/>
              </w:rPr>
            </w:pPr>
            <w:r w:rsidRPr="00B86FD8">
              <w:rPr>
                <w:rFonts w:ascii="宋体" w:hAnsi="宋体" w:hint="eastAsia"/>
                <w:sz w:val="24"/>
              </w:rPr>
              <w:t>本地IDE</w:t>
            </w:r>
          </w:p>
        </w:tc>
        <w:tc>
          <w:tcPr>
            <w:tcW w:w="2074" w:type="dxa"/>
            <w:tcBorders>
              <w:top w:val="nil"/>
            </w:tcBorders>
            <w:vAlign w:val="center"/>
          </w:tcPr>
          <w:p w14:paraId="4C7C3F6A" w14:textId="77777777" w:rsidR="004614F2" w:rsidRPr="00B86FD8" w:rsidRDefault="004614F2" w:rsidP="00B86FD8">
            <w:pPr>
              <w:jc w:val="center"/>
              <w:rPr>
                <w:rFonts w:ascii="宋体" w:hAnsi="宋体"/>
                <w:sz w:val="24"/>
              </w:rPr>
            </w:pPr>
            <w:r w:rsidRPr="00B86FD8">
              <w:rPr>
                <w:rFonts w:ascii="宋体" w:hAnsi="宋体" w:hint="eastAsia"/>
                <w:sz w:val="24"/>
              </w:rPr>
              <w:t>本地IDE</w:t>
            </w:r>
          </w:p>
        </w:tc>
        <w:tc>
          <w:tcPr>
            <w:tcW w:w="2074" w:type="dxa"/>
            <w:tcBorders>
              <w:top w:val="nil"/>
            </w:tcBorders>
            <w:vAlign w:val="center"/>
          </w:tcPr>
          <w:p w14:paraId="5599A723" w14:textId="77777777" w:rsidR="004614F2" w:rsidRPr="00B86FD8" w:rsidRDefault="004614F2" w:rsidP="00B86FD8">
            <w:pPr>
              <w:jc w:val="center"/>
              <w:rPr>
                <w:rFonts w:ascii="宋体" w:hAnsi="宋体"/>
                <w:sz w:val="24"/>
              </w:rPr>
            </w:pPr>
            <w:r w:rsidRPr="00B86FD8">
              <w:rPr>
                <w:rFonts w:ascii="宋体" w:hAnsi="宋体" w:hint="eastAsia"/>
                <w:sz w:val="24"/>
              </w:rPr>
              <w:t>本地IDE</w:t>
            </w:r>
          </w:p>
        </w:tc>
      </w:tr>
      <w:tr w:rsidR="004614F2" w:rsidRPr="00B86FD8" w14:paraId="4D67F482" w14:textId="77777777" w:rsidTr="00BB5CB3">
        <w:trPr>
          <w:trHeight w:hRule="exact" w:val="510"/>
          <w:jc w:val="center"/>
        </w:trPr>
        <w:tc>
          <w:tcPr>
            <w:tcW w:w="2074" w:type="dxa"/>
            <w:vAlign w:val="center"/>
          </w:tcPr>
          <w:p w14:paraId="63196361" w14:textId="77777777" w:rsidR="004614F2" w:rsidRPr="00B86FD8" w:rsidRDefault="004614F2" w:rsidP="00BB5CB3">
            <w:pPr>
              <w:jc w:val="left"/>
              <w:rPr>
                <w:rFonts w:ascii="宋体" w:hAnsi="宋体"/>
                <w:sz w:val="24"/>
              </w:rPr>
            </w:pPr>
            <w:r w:rsidRPr="00B86FD8">
              <w:rPr>
                <w:rFonts w:ascii="宋体" w:hAnsi="宋体" w:hint="eastAsia"/>
                <w:sz w:val="24"/>
              </w:rPr>
              <w:t>并行编程指导</w:t>
            </w:r>
          </w:p>
        </w:tc>
        <w:tc>
          <w:tcPr>
            <w:tcW w:w="2074" w:type="dxa"/>
            <w:vAlign w:val="center"/>
          </w:tcPr>
          <w:p w14:paraId="6006756D" w14:textId="77777777" w:rsidR="004614F2" w:rsidRPr="00B86FD8" w:rsidRDefault="004614F2" w:rsidP="00B86FD8">
            <w:pPr>
              <w:jc w:val="center"/>
              <w:rPr>
                <w:rFonts w:ascii="宋体" w:hAnsi="宋体"/>
                <w:sz w:val="24"/>
              </w:rPr>
            </w:pPr>
            <w:r w:rsidRPr="00B86FD8">
              <w:rPr>
                <w:rFonts w:ascii="宋体" w:hAnsi="宋体" w:hint="eastAsia"/>
                <w:sz w:val="24"/>
              </w:rPr>
              <w:t>×</w:t>
            </w:r>
          </w:p>
        </w:tc>
        <w:tc>
          <w:tcPr>
            <w:tcW w:w="2074" w:type="dxa"/>
            <w:vAlign w:val="center"/>
          </w:tcPr>
          <w:p w14:paraId="72D3CABC" w14:textId="77777777" w:rsidR="004614F2" w:rsidRPr="00B86FD8" w:rsidRDefault="004614F2" w:rsidP="00B86FD8">
            <w:pPr>
              <w:jc w:val="center"/>
              <w:rPr>
                <w:rFonts w:ascii="宋体" w:hAnsi="宋体"/>
                <w:sz w:val="24"/>
              </w:rPr>
            </w:pPr>
            <w:r w:rsidRPr="00B86FD8">
              <w:rPr>
                <w:rFonts w:ascii="宋体" w:hAnsi="宋体" w:hint="eastAsia"/>
                <w:sz w:val="24"/>
              </w:rPr>
              <w:t>×</w:t>
            </w:r>
          </w:p>
        </w:tc>
        <w:tc>
          <w:tcPr>
            <w:tcW w:w="2074" w:type="dxa"/>
            <w:vAlign w:val="center"/>
          </w:tcPr>
          <w:p w14:paraId="42157CF7" w14:textId="77777777" w:rsidR="004614F2" w:rsidRPr="00B86FD8" w:rsidRDefault="004614F2" w:rsidP="00B86FD8">
            <w:pPr>
              <w:jc w:val="center"/>
              <w:rPr>
                <w:rFonts w:ascii="宋体" w:hAnsi="宋体"/>
                <w:sz w:val="24"/>
              </w:rPr>
            </w:pPr>
            <w:r w:rsidRPr="00B86FD8">
              <w:rPr>
                <w:rFonts w:ascii="宋体" w:hAnsi="宋体" w:hint="eastAsia"/>
                <w:sz w:val="24"/>
              </w:rPr>
              <w:t>×</w:t>
            </w:r>
          </w:p>
        </w:tc>
      </w:tr>
      <w:tr w:rsidR="004614F2" w:rsidRPr="00B86FD8" w14:paraId="73A49182" w14:textId="77777777" w:rsidTr="00BB5CB3">
        <w:trPr>
          <w:trHeight w:hRule="exact" w:val="510"/>
          <w:jc w:val="center"/>
        </w:trPr>
        <w:tc>
          <w:tcPr>
            <w:tcW w:w="2074" w:type="dxa"/>
            <w:vAlign w:val="center"/>
          </w:tcPr>
          <w:p w14:paraId="281C04D5" w14:textId="77777777" w:rsidR="004614F2" w:rsidRPr="00B86FD8" w:rsidRDefault="004614F2" w:rsidP="00BB5CB3">
            <w:pPr>
              <w:jc w:val="left"/>
              <w:rPr>
                <w:rFonts w:ascii="宋体" w:hAnsi="宋体"/>
                <w:sz w:val="24"/>
              </w:rPr>
            </w:pPr>
            <w:r w:rsidRPr="00B86FD8">
              <w:rPr>
                <w:rFonts w:ascii="宋体" w:hAnsi="宋体" w:hint="eastAsia"/>
                <w:sz w:val="24"/>
              </w:rPr>
              <w:t>应用形式</w:t>
            </w:r>
          </w:p>
        </w:tc>
        <w:tc>
          <w:tcPr>
            <w:tcW w:w="2074" w:type="dxa"/>
            <w:vAlign w:val="center"/>
          </w:tcPr>
          <w:p w14:paraId="55F21E8B" w14:textId="77777777" w:rsidR="004614F2" w:rsidRPr="00B86FD8" w:rsidRDefault="004614F2" w:rsidP="00B86FD8">
            <w:pPr>
              <w:jc w:val="center"/>
              <w:rPr>
                <w:rFonts w:ascii="宋体" w:hAnsi="宋体"/>
                <w:sz w:val="24"/>
              </w:rPr>
            </w:pPr>
            <w:r w:rsidRPr="00B86FD8">
              <w:rPr>
                <w:rFonts w:ascii="宋体" w:hAnsi="宋体" w:hint="eastAsia"/>
                <w:sz w:val="24"/>
              </w:rPr>
              <w:t>命令行工具</w:t>
            </w:r>
          </w:p>
        </w:tc>
        <w:tc>
          <w:tcPr>
            <w:tcW w:w="2074" w:type="dxa"/>
            <w:vAlign w:val="center"/>
          </w:tcPr>
          <w:p w14:paraId="448A990E" w14:textId="77777777" w:rsidR="004614F2" w:rsidRPr="00B86FD8" w:rsidRDefault="004614F2" w:rsidP="00B86FD8">
            <w:pPr>
              <w:jc w:val="center"/>
              <w:rPr>
                <w:rFonts w:ascii="宋体" w:hAnsi="宋体"/>
                <w:sz w:val="24"/>
              </w:rPr>
            </w:pPr>
            <w:r w:rsidRPr="00B86FD8">
              <w:rPr>
                <w:rFonts w:ascii="宋体" w:hAnsi="宋体" w:hint="eastAsia"/>
                <w:sz w:val="24"/>
              </w:rPr>
              <w:t>命令行工具</w:t>
            </w:r>
          </w:p>
        </w:tc>
        <w:tc>
          <w:tcPr>
            <w:tcW w:w="2074" w:type="dxa"/>
            <w:vAlign w:val="center"/>
          </w:tcPr>
          <w:p w14:paraId="141E90C5" w14:textId="77777777" w:rsidR="004614F2" w:rsidRPr="00B86FD8" w:rsidRDefault="004614F2" w:rsidP="00B86FD8">
            <w:pPr>
              <w:jc w:val="center"/>
              <w:rPr>
                <w:rFonts w:ascii="宋体" w:hAnsi="宋体"/>
                <w:sz w:val="24"/>
              </w:rPr>
            </w:pPr>
            <w:r w:rsidRPr="00B86FD8">
              <w:rPr>
                <w:rFonts w:ascii="宋体" w:hAnsi="宋体" w:hint="eastAsia"/>
                <w:sz w:val="24"/>
              </w:rPr>
              <w:t>Web应用</w:t>
            </w:r>
          </w:p>
        </w:tc>
      </w:tr>
    </w:tbl>
    <w:p w14:paraId="0B6F0E0F" w14:textId="77777777" w:rsidR="004614F2" w:rsidRPr="000A05E1" w:rsidRDefault="004614F2" w:rsidP="002B310F">
      <w:pPr>
        <w:pStyle w:val="WSL-4"/>
        <w:ind w:firstLine="518"/>
      </w:pPr>
      <w:r w:rsidRPr="000A05E1">
        <w:rPr>
          <w:rFonts w:hint="eastAsia"/>
        </w:rPr>
        <w:t>为了解决这一问题，</w:t>
      </w:r>
      <w:r>
        <w:rPr>
          <w:rFonts w:ascii="宋体" w:hAnsi="宋体" w:cs="宋体" w:hint="eastAsia"/>
        </w:rPr>
        <w:t>国家重点研发计划“面向E级计算的能源勘探高性能应用软件系统与示范”在其课题</w:t>
      </w:r>
      <w:proofErr w:type="gramStart"/>
      <w:r>
        <w:rPr>
          <w:rFonts w:ascii="宋体" w:hAnsi="宋体" w:cs="宋体" w:hint="eastAsia"/>
        </w:rPr>
        <w:t>一</w:t>
      </w:r>
      <w:proofErr w:type="gramEnd"/>
      <w:r>
        <w:rPr>
          <w:rFonts w:ascii="宋体" w:hAnsi="宋体" w:cs="宋体" w:hint="eastAsia"/>
        </w:rPr>
        <w:t>（任务3：“面向E级计算的能源勘探应用软件并行化策略”）中，明确提出了要研究一种适合能源勘探领域通用的并行化标记语言和代码生成工具，建立标记语言与并行混合编程模型之间的映射，实现能源勘探程序到E</w:t>
      </w:r>
      <w:proofErr w:type="gramStart"/>
      <w:r>
        <w:rPr>
          <w:rFonts w:ascii="宋体" w:hAnsi="宋体" w:cs="宋体" w:hint="eastAsia"/>
        </w:rPr>
        <w:t>级计算</w:t>
      </w:r>
      <w:proofErr w:type="gramEnd"/>
      <w:r>
        <w:rPr>
          <w:rFonts w:ascii="宋体" w:hAnsi="宋体" w:cs="宋体" w:hint="eastAsia"/>
        </w:rPr>
        <w:t>平台上并行程序的自动生成。</w:t>
      </w:r>
    </w:p>
    <w:p w14:paraId="3E7B033B"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316" w:name="_Toc36914213"/>
      <w:bookmarkStart w:id="317" w:name="_Toc36914283"/>
      <w:bookmarkStart w:id="318" w:name="_Toc36914790"/>
      <w:bookmarkStart w:id="319" w:name="_Toc36914868"/>
      <w:bookmarkStart w:id="320" w:name="_Toc36914932"/>
      <w:bookmarkStart w:id="321" w:name="_Toc36914990"/>
      <w:bookmarkStart w:id="322" w:name="_Toc36915047"/>
      <w:bookmarkStart w:id="323" w:name="_Toc36915216"/>
      <w:bookmarkStart w:id="324" w:name="_Toc36915274"/>
      <w:bookmarkStart w:id="325" w:name="_Toc36917369"/>
      <w:bookmarkStart w:id="326" w:name="_Toc36917465"/>
      <w:bookmarkStart w:id="327" w:name="_Toc36925987"/>
      <w:bookmarkStart w:id="328" w:name="_Toc36926118"/>
      <w:bookmarkStart w:id="329" w:name="_Toc36926177"/>
      <w:bookmarkStart w:id="330" w:name="_Toc36926242"/>
      <w:bookmarkStart w:id="331" w:name="_Toc36926307"/>
      <w:bookmarkStart w:id="332" w:name="_Toc36926366"/>
      <w:bookmarkStart w:id="333" w:name="_Toc36926425"/>
      <w:bookmarkStart w:id="334" w:name="_Toc36926484"/>
      <w:bookmarkStart w:id="335" w:name="_Toc36926608"/>
      <w:bookmarkStart w:id="336" w:name="_Toc36926852"/>
      <w:bookmarkStart w:id="337" w:name="_Toc36927608"/>
      <w:bookmarkStart w:id="338" w:name="_Toc36937436"/>
      <w:bookmarkStart w:id="339" w:name="_Toc37018366"/>
      <w:bookmarkStart w:id="340" w:name="_Toc37081060"/>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p>
    <w:p w14:paraId="1037C79A"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341" w:name="_Toc36914214"/>
      <w:bookmarkStart w:id="342" w:name="_Toc36914284"/>
      <w:bookmarkStart w:id="343" w:name="_Toc36914791"/>
      <w:bookmarkStart w:id="344" w:name="_Toc36914869"/>
      <w:bookmarkStart w:id="345" w:name="_Toc36914933"/>
      <w:bookmarkStart w:id="346" w:name="_Toc36914991"/>
      <w:bookmarkStart w:id="347" w:name="_Toc36915048"/>
      <w:bookmarkStart w:id="348" w:name="_Toc36915217"/>
      <w:bookmarkStart w:id="349" w:name="_Toc36915275"/>
      <w:bookmarkStart w:id="350" w:name="_Toc36917370"/>
      <w:bookmarkStart w:id="351" w:name="_Toc36917466"/>
      <w:bookmarkStart w:id="352" w:name="_Toc36925988"/>
      <w:bookmarkStart w:id="353" w:name="_Toc36926119"/>
      <w:bookmarkStart w:id="354" w:name="_Toc36926178"/>
      <w:bookmarkStart w:id="355" w:name="_Toc36926243"/>
      <w:bookmarkStart w:id="356" w:name="_Toc36926308"/>
      <w:bookmarkStart w:id="357" w:name="_Toc36926367"/>
      <w:bookmarkStart w:id="358" w:name="_Toc36926426"/>
      <w:bookmarkStart w:id="359" w:name="_Toc36926485"/>
      <w:bookmarkStart w:id="360" w:name="_Toc36926609"/>
      <w:bookmarkStart w:id="361" w:name="_Toc36926853"/>
      <w:bookmarkStart w:id="362" w:name="_Toc36927609"/>
      <w:bookmarkStart w:id="363" w:name="_Toc36937437"/>
      <w:bookmarkStart w:id="364" w:name="_Toc37018367"/>
      <w:bookmarkStart w:id="365" w:name="_Toc37081061"/>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p>
    <w:p w14:paraId="46F11844"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366" w:name="_Toc36914215"/>
      <w:bookmarkStart w:id="367" w:name="_Toc36914285"/>
      <w:bookmarkStart w:id="368" w:name="_Toc36914792"/>
      <w:bookmarkStart w:id="369" w:name="_Toc36914870"/>
      <w:bookmarkStart w:id="370" w:name="_Toc36914934"/>
      <w:bookmarkStart w:id="371" w:name="_Toc36914992"/>
      <w:bookmarkStart w:id="372" w:name="_Toc36915049"/>
      <w:bookmarkStart w:id="373" w:name="_Toc36915218"/>
      <w:bookmarkStart w:id="374" w:name="_Toc36915276"/>
      <w:bookmarkStart w:id="375" w:name="_Toc36917371"/>
      <w:bookmarkStart w:id="376" w:name="_Toc36917467"/>
      <w:bookmarkStart w:id="377" w:name="_Toc36925989"/>
      <w:bookmarkStart w:id="378" w:name="_Toc36926120"/>
      <w:bookmarkStart w:id="379" w:name="_Toc36926179"/>
      <w:bookmarkStart w:id="380" w:name="_Toc36926244"/>
      <w:bookmarkStart w:id="381" w:name="_Toc36926309"/>
      <w:bookmarkStart w:id="382" w:name="_Toc36926368"/>
      <w:bookmarkStart w:id="383" w:name="_Toc36926427"/>
      <w:bookmarkStart w:id="384" w:name="_Toc36926486"/>
      <w:bookmarkStart w:id="385" w:name="_Toc36926610"/>
      <w:bookmarkStart w:id="386" w:name="_Toc36926854"/>
      <w:bookmarkStart w:id="387" w:name="_Toc36927610"/>
      <w:bookmarkStart w:id="388" w:name="_Toc36937438"/>
      <w:bookmarkStart w:id="389" w:name="_Toc37018368"/>
      <w:bookmarkStart w:id="390" w:name="_Toc37081062"/>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p>
    <w:p w14:paraId="2A3CC0D2"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391" w:name="_Toc36914216"/>
      <w:bookmarkStart w:id="392" w:name="_Toc36914286"/>
      <w:bookmarkStart w:id="393" w:name="_Toc36914793"/>
      <w:bookmarkStart w:id="394" w:name="_Toc36914871"/>
      <w:bookmarkStart w:id="395" w:name="_Toc36914935"/>
      <w:bookmarkStart w:id="396" w:name="_Toc36914993"/>
      <w:bookmarkStart w:id="397" w:name="_Toc36915050"/>
      <w:bookmarkStart w:id="398" w:name="_Toc36915219"/>
      <w:bookmarkStart w:id="399" w:name="_Toc36915277"/>
      <w:bookmarkStart w:id="400" w:name="_Toc36917372"/>
      <w:bookmarkStart w:id="401" w:name="_Toc36917468"/>
      <w:bookmarkStart w:id="402" w:name="_Toc36925990"/>
      <w:bookmarkStart w:id="403" w:name="_Toc36926121"/>
      <w:bookmarkStart w:id="404" w:name="_Toc36926180"/>
      <w:bookmarkStart w:id="405" w:name="_Toc36926245"/>
      <w:bookmarkStart w:id="406" w:name="_Toc36926310"/>
      <w:bookmarkStart w:id="407" w:name="_Toc36926369"/>
      <w:bookmarkStart w:id="408" w:name="_Toc36926428"/>
      <w:bookmarkStart w:id="409" w:name="_Toc36926487"/>
      <w:bookmarkStart w:id="410" w:name="_Toc36926611"/>
      <w:bookmarkStart w:id="411" w:name="_Toc36926855"/>
      <w:bookmarkStart w:id="412" w:name="_Toc36927611"/>
      <w:bookmarkStart w:id="413" w:name="_Toc36937439"/>
      <w:bookmarkStart w:id="414" w:name="_Toc37018369"/>
      <w:bookmarkStart w:id="415" w:name="_Toc37081063"/>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p>
    <w:p w14:paraId="77BE0324" w14:textId="77777777" w:rsidR="004614F2" w:rsidRPr="0086711E" w:rsidRDefault="004614F2" w:rsidP="004614F2">
      <w:pPr>
        <w:pStyle w:val="af"/>
        <w:numPr>
          <w:ilvl w:val="0"/>
          <w:numId w:val="13"/>
        </w:numPr>
        <w:spacing w:before="240" w:after="240"/>
        <w:ind w:firstLineChars="0"/>
        <w:jc w:val="left"/>
        <w:outlineLvl w:val="1"/>
        <w:rPr>
          <w:rFonts w:eastAsia="黑体"/>
          <w:bCs/>
          <w:vanish/>
          <w:sz w:val="30"/>
          <w:szCs w:val="30"/>
        </w:rPr>
      </w:pPr>
      <w:bookmarkStart w:id="416" w:name="_Toc36914217"/>
      <w:bookmarkStart w:id="417" w:name="_Toc36914287"/>
      <w:bookmarkStart w:id="418" w:name="_Toc36914794"/>
      <w:bookmarkStart w:id="419" w:name="_Toc36914872"/>
      <w:bookmarkStart w:id="420" w:name="_Toc36914936"/>
      <w:bookmarkStart w:id="421" w:name="_Toc36914994"/>
      <w:bookmarkStart w:id="422" w:name="_Toc36915051"/>
      <w:bookmarkStart w:id="423" w:name="_Toc36915220"/>
      <w:bookmarkStart w:id="424" w:name="_Toc36915278"/>
      <w:bookmarkStart w:id="425" w:name="_Toc36917373"/>
      <w:bookmarkStart w:id="426" w:name="_Toc36917469"/>
      <w:bookmarkStart w:id="427" w:name="_Toc36925991"/>
      <w:bookmarkStart w:id="428" w:name="_Toc36926122"/>
      <w:bookmarkStart w:id="429" w:name="_Toc36926181"/>
      <w:bookmarkStart w:id="430" w:name="_Toc36926246"/>
      <w:bookmarkStart w:id="431" w:name="_Toc36926311"/>
      <w:bookmarkStart w:id="432" w:name="_Toc36926370"/>
      <w:bookmarkStart w:id="433" w:name="_Toc36926429"/>
      <w:bookmarkStart w:id="434" w:name="_Toc36926488"/>
      <w:bookmarkStart w:id="435" w:name="_Toc36926612"/>
      <w:bookmarkStart w:id="436" w:name="_Toc36926856"/>
      <w:bookmarkStart w:id="437" w:name="_Toc36927612"/>
      <w:bookmarkStart w:id="438" w:name="_Toc36937440"/>
      <w:bookmarkStart w:id="439" w:name="_Toc37018370"/>
      <w:bookmarkStart w:id="440" w:name="_Toc37081064"/>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p>
    <w:p w14:paraId="4F8B6786" w14:textId="3CFCD8C2" w:rsidR="004614F2" w:rsidRPr="0026479E" w:rsidRDefault="008340E3" w:rsidP="008340E3">
      <w:pPr>
        <w:pStyle w:val="WSL-2"/>
        <w:numPr>
          <w:ilvl w:val="0"/>
          <w:numId w:val="0"/>
        </w:numPr>
      </w:pPr>
      <w:bookmarkStart w:id="441" w:name="_Toc37081065"/>
      <w:r>
        <w:rPr>
          <w:rFonts w:hint="eastAsia"/>
        </w:rPr>
        <w:t>5.1</w:t>
      </w:r>
      <w:r>
        <w:rPr>
          <w:rFonts w:hint="eastAsia"/>
        </w:rPr>
        <w:t>基于</w:t>
      </w:r>
      <w:r>
        <w:rPr>
          <w:rFonts w:hint="eastAsia"/>
        </w:rPr>
        <w:t>XML</w:t>
      </w:r>
      <w:r>
        <w:rPr>
          <w:rFonts w:hint="eastAsia"/>
        </w:rPr>
        <w:t>的并行标记语言</w:t>
      </w:r>
      <w:bookmarkEnd w:id="441"/>
    </w:p>
    <w:p w14:paraId="320F6BCD" w14:textId="77777777" w:rsidR="004614F2" w:rsidRDefault="004614F2" w:rsidP="002B310F">
      <w:pPr>
        <w:pStyle w:val="WSL-4"/>
        <w:ind w:firstLine="518"/>
        <w:rPr>
          <w:rFonts w:ascii="宋体" w:hAnsi="宋体" w:cs="宋体"/>
        </w:rPr>
      </w:pPr>
      <w:r>
        <w:rPr>
          <w:rFonts w:ascii="宋体" w:hAnsi="宋体" w:cs="宋体"/>
        </w:rPr>
        <w:t>标记语言，</w:t>
      </w:r>
      <w:r>
        <w:rPr>
          <w:rFonts w:ascii="宋体" w:hAnsi="宋体" w:cs="宋体" w:hint="eastAsia"/>
        </w:rPr>
        <w:t>是</w:t>
      </w:r>
      <w:r>
        <w:rPr>
          <w:rFonts w:ascii="宋体" w:hAnsi="宋体" w:cs="宋体"/>
        </w:rPr>
        <w:t>用一系列约定好的标记来对电子文档进行标记，以实现对电子文档的语义、结构、及格式的定义。</w:t>
      </w:r>
      <w:r>
        <w:rPr>
          <w:rFonts w:ascii="宋体" w:hAnsi="宋体" w:cs="宋体" w:hint="eastAsia"/>
        </w:rPr>
        <w:t>通常</w:t>
      </w:r>
      <w:r>
        <w:rPr>
          <w:rFonts w:ascii="宋体" w:hAnsi="宋体" w:cs="宋体"/>
        </w:rPr>
        <w:t>这些标记</w:t>
      </w:r>
      <w:r>
        <w:rPr>
          <w:rFonts w:ascii="宋体" w:hAnsi="宋体" w:cs="宋体" w:hint="eastAsia"/>
        </w:rPr>
        <w:t>被设计得易于</w:t>
      </w:r>
      <w:r>
        <w:rPr>
          <w:rFonts w:ascii="宋体" w:hAnsi="宋体" w:cs="宋体"/>
        </w:rPr>
        <w:t>和内容区分并且易于识别</w:t>
      </w:r>
      <w:r>
        <w:rPr>
          <w:rFonts w:ascii="宋体" w:hAnsi="宋体" w:cs="宋体" w:hint="eastAsia"/>
        </w:rPr>
        <w:t>。现有的</w:t>
      </w:r>
      <w:r w:rsidRPr="005354B6">
        <w:rPr>
          <w:rFonts w:ascii="宋体" w:hAnsi="宋体" w:cs="宋体"/>
        </w:rPr>
        <w:t>标记语言通常可以分为三类：标识性的、过程性的以及描述性的。</w:t>
      </w:r>
      <w:r>
        <w:rPr>
          <w:rFonts w:ascii="宋体" w:hAnsi="宋体" w:cs="宋体"/>
        </w:rPr>
        <w:t>当今</w:t>
      </w:r>
      <w:r>
        <w:rPr>
          <w:rFonts w:ascii="宋体" w:hAnsi="宋体" w:cs="宋体" w:hint="eastAsia"/>
        </w:rPr>
        <w:t>被</w:t>
      </w:r>
      <w:r>
        <w:rPr>
          <w:rFonts w:ascii="宋体" w:hAnsi="宋体" w:cs="宋体"/>
        </w:rPr>
        <w:t>广泛使用的</w:t>
      </w:r>
      <w:hyperlink r:id="rId61" w:tgtFrame="https://baike.baidu.com/item/%E6%A0%87%E8%AE%B0%E8%AF%AD%E8%A8%80/_blank" w:history="1">
        <w:r>
          <w:rPr>
            <w:rFonts w:ascii="宋体" w:hAnsi="宋体" w:cs="宋体"/>
          </w:rPr>
          <w:t>超文本标记语言</w:t>
        </w:r>
      </w:hyperlink>
      <w:r>
        <w:rPr>
          <w:rFonts w:ascii="宋体" w:hAnsi="宋体" w:cs="宋体" w:hint="eastAsia"/>
        </w:rPr>
        <w:t>（HTML）</w:t>
      </w:r>
      <w:r>
        <w:rPr>
          <w:rFonts w:ascii="宋体" w:hAnsi="宋体" w:cs="宋体"/>
        </w:rPr>
        <w:t>和</w:t>
      </w:r>
      <w:r w:rsidR="00C77A82">
        <w:fldChar w:fldCharType="begin"/>
      </w:r>
      <w:r w:rsidR="00C77A82">
        <w:instrText xml:space="preserve"> HYPERLINK "https://baike.baidu.com/item/%E5%8F%AF%E6%89%A9%E5%B1%95%E6%A0%87%E8%AE%B0%E8%AF%AD%E8%A8%80" \t "https://baike.baidu.com/item/%E6%A0%87%E8%AE%B0%E8%AF%AD%E8%A8%80/_blank" </w:instrText>
      </w:r>
      <w:r w:rsidR="00C77A82">
        <w:fldChar w:fldCharType="separate"/>
      </w:r>
      <w:r>
        <w:rPr>
          <w:rFonts w:ascii="宋体" w:hAnsi="宋体" w:cs="宋体"/>
        </w:rPr>
        <w:t>可扩展标记语言</w:t>
      </w:r>
      <w:r w:rsidR="00C77A82">
        <w:rPr>
          <w:rFonts w:ascii="宋体" w:hAnsi="宋体" w:cs="宋体"/>
        </w:rPr>
        <w:fldChar w:fldCharType="end"/>
      </w:r>
      <w:r>
        <w:rPr>
          <w:rFonts w:ascii="宋体" w:hAnsi="宋体" w:cs="宋体" w:hint="eastAsia"/>
        </w:rPr>
        <w:t>（XML）属于</w:t>
      </w:r>
      <w:r w:rsidRPr="00862434">
        <w:rPr>
          <w:rFonts w:ascii="宋体" w:hAnsi="宋体" w:cs="宋体"/>
        </w:rPr>
        <w:t>描述性的</w:t>
      </w:r>
      <w:r w:rsidRPr="00862434">
        <w:rPr>
          <w:rFonts w:ascii="宋体" w:hAnsi="宋体" w:cs="宋体" w:hint="eastAsia"/>
        </w:rPr>
        <w:t>标记语言</w:t>
      </w:r>
      <w:r>
        <w:rPr>
          <w:rFonts w:ascii="宋体" w:hAnsi="宋体" w:cs="宋体" w:hint="eastAsia"/>
        </w:rPr>
        <w:t xml:space="preserve">，二者都属于标准通用标记语言（Standard </w:t>
      </w:r>
      <w:proofErr w:type="spellStart"/>
      <w:r>
        <w:rPr>
          <w:rFonts w:ascii="宋体" w:hAnsi="宋体" w:cs="宋体" w:hint="eastAsia"/>
        </w:rPr>
        <w:t>GeneraiizesMarkup</w:t>
      </w:r>
      <w:proofErr w:type="spellEnd"/>
      <w:r>
        <w:rPr>
          <w:rFonts w:ascii="宋体" w:hAnsi="宋体" w:cs="宋体" w:hint="eastAsia"/>
        </w:rPr>
        <w:t xml:space="preserve"> Language），简称 SGML。其中，HTML 以其简单精练的语法、极易掌握的通用性与易学性，被用于</w:t>
      </w:r>
      <w:r w:rsidRPr="004852B1">
        <w:rPr>
          <w:rFonts w:ascii="宋体" w:hAnsi="宋体" w:cs="宋体"/>
        </w:rPr>
        <w:t>网页</w:t>
      </w:r>
      <w:r w:rsidRPr="004852B1">
        <w:rPr>
          <w:rFonts w:ascii="宋体" w:hAnsi="宋体" w:cs="宋体" w:hint="eastAsia"/>
        </w:rPr>
        <w:t>的</w:t>
      </w:r>
      <w:r w:rsidRPr="004852B1">
        <w:rPr>
          <w:rFonts w:ascii="宋体" w:hAnsi="宋体" w:cs="宋体"/>
        </w:rPr>
        <w:t>创建和其它可在浏览器中</w:t>
      </w:r>
      <w:r w:rsidRPr="004852B1">
        <w:rPr>
          <w:rFonts w:ascii="宋体" w:hAnsi="宋体" w:cs="宋体" w:hint="eastAsia"/>
        </w:rPr>
        <w:t>查看</w:t>
      </w:r>
      <w:r w:rsidRPr="004852B1">
        <w:rPr>
          <w:rFonts w:ascii="宋体" w:hAnsi="宋体" w:cs="宋体"/>
        </w:rPr>
        <w:t>的信息</w:t>
      </w:r>
      <w:r w:rsidRPr="004852B1">
        <w:rPr>
          <w:rFonts w:ascii="宋体" w:hAnsi="宋体" w:cs="宋体" w:hint="eastAsia"/>
        </w:rPr>
        <w:t>的描述</w:t>
      </w:r>
      <w:r>
        <w:rPr>
          <w:rFonts w:ascii="宋体" w:hAnsi="宋体" w:cs="宋体" w:hint="eastAsia"/>
        </w:rPr>
        <w:t>。XML将SGML的丰富功能与HTML的易用性相结合，多被</w:t>
      </w:r>
      <w:r w:rsidRPr="004852B1">
        <w:rPr>
          <w:rFonts w:ascii="宋体" w:hAnsi="宋体" w:cs="宋体" w:hint="eastAsia"/>
        </w:rPr>
        <w:t>用于定义数据本身的结构和数据类型及其操作</w:t>
      </w:r>
      <w:r>
        <w:rPr>
          <w:rFonts w:ascii="宋体" w:hAnsi="宋体" w:cs="宋体" w:hint="eastAsia"/>
        </w:rPr>
        <w:t>。XML因其显著的</w:t>
      </w:r>
      <w:r w:rsidRPr="00862434">
        <w:rPr>
          <w:rFonts w:ascii="宋体" w:hAnsi="宋体" w:cs="宋体" w:hint="eastAsia"/>
        </w:rPr>
        <w:t>技术优势</w:t>
      </w:r>
      <w:r>
        <w:rPr>
          <w:rFonts w:ascii="宋体" w:hAnsi="宋体" w:cs="宋体" w:hint="eastAsia"/>
        </w:rPr>
        <w:t>（将在5.1.1小节进行详细介绍）</w:t>
      </w:r>
      <w:proofErr w:type="gramStart"/>
      <w:r>
        <w:rPr>
          <w:rFonts w:ascii="宋体" w:hAnsi="宋体" w:cs="宋体" w:hint="eastAsia"/>
        </w:rPr>
        <w:t>具有着</w:t>
      </w:r>
      <w:proofErr w:type="gramEnd"/>
      <w:r>
        <w:rPr>
          <w:rFonts w:ascii="宋体" w:hAnsi="宋体" w:cs="宋体" w:hint="eastAsia"/>
        </w:rPr>
        <w:t>更加广泛的应用和更加广阔的前景。类似地，可并行标记语言，被设计用来统一并行编程接口，对串行程序可以并行的部分及具体并行优化操作进行标识和描述，在本节中将详细介绍并行标记语言PML从构思到实现的具体细节。</w:t>
      </w:r>
    </w:p>
    <w:p w14:paraId="14A77570" w14:textId="2D3EC972" w:rsidR="004614F2" w:rsidRPr="00F36C0B" w:rsidRDefault="004614F2" w:rsidP="00162050">
      <w:pPr>
        <w:pStyle w:val="WSL-3"/>
      </w:pPr>
      <w:bookmarkStart w:id="442" w:name="_Toc37081066"/>
      <w:r>
        <w:rPr>
          <w:rFonts w:hint="eastAsia"/>
        </w:rPr>
        <w:t>5.1.1</w:t>
      </w:r>
      <w:r>
        <w:rPr>
          <w:rFonts w:hint="eastAsia"/>
        </w:rPr>
        <w:t>可行性分析</w:t>
      </w:r>
      <w:bookmarkEnd w:id="442"/>
    </w:p>
    <w:p w14:paraId="7750F49E" w14:textId="77777777" w:rsidR="004614F2" w:rsidRDefault="004614F2" w:rsidP="00B86FD8">
      <w:pPr>
        <w:pStyle w:val="WSL-4"/>
        <w:ind w:firstLineChars="0" w:firstLine="0"/>
      </w:pPr>
      <w:r>
        <w:rPr>
          <w:rFonts w:hint="eastAsia"/>
        </w:rPr>
        <w:t>（</w:t>
      </w:r>
      <w:r>
        <w:rPr>
          <w:rFonts w:hint="eastAsia"/>
        </w:rPr>
        <w:t>1</w:t>
      </w:r>
      <w:r>
        <w:rPr>
          <w:rFonts w:hint="eastAsia"/>
        </w:rPr>
        <w:t>）并行编程模型是一种类</w:t>
      </w:r>
      <w:r>
        <w:rPr>
          <w:rFonts w:hint="eastAsia"/>
        </w:rPr>
        <w:t>XML</w:t>
      </w:r>
      <w:r>
        <w:rPr>
          <w:rFonts w:hint="eastAsia"/>
        </w:rPr>
        <w:t>的标记语言</w:t>
      </w:r>
    </w:p>
    <w:p w14:paraId="77C554AB" w14:textId="77777777" w:rsidR="004614F2" w:rsidRDefault="004614F2" w:rsidP="002B310F">
      <w:pPr>
        <w:pStyle w:val="WSL-4"/>
        <w:ind w:firstLine="518"/>
      </w:pPr>
      <w:r>
        <w:rPr>
          <w:rFonts w:hint="eastAsia"/>
        </w:rPr>
        <w:t>一般地，</w:t>
      </w:r>
      <w:r w:rsidRPr="0059345D">
        <w:rPr>
          <w:rFonts w:hint="eastAsia"/>
        </w:rPr>
        <w:t>目前较为</w:t>
      </w:r>
      <w:r>
        <w:rPr>
          <w:rFonts w:hint="eastAsia"/>
        </w:rPr>
        <w:t>常用</w:t>
      </w:r>
      <w:r w:rsidRPr="0059345D">
        <w:rPr>
          <w:rFonts w:hint="eastAsia"/>
        </w:rPr>
        <w:t>的程序并行</w:t>
      </w:r>
      <w:r>
        <w:rPr>
          <w:rFonts w:hint="eastAsia"/>
        </w:rPr>
        <w:t>化</w:t>
      </w:r>
      <w:r w:rsidRPr="0059345D">
        <w:rPr>
          <w:rFonts w:hint="eastAsia"/>
        </w:rPr>
        <w:t>途径大致</w:t>
      </w:r>
      <w:r>
        <w:rPr>
          <w:rFonts w:hint="eastAsia"/>
        </w:rPr>
        <w:t>可以</w:t>
      </w:r>
      <w:r w:rsidRPr="0059345D">
        <w:rPr>
          <w:rFonts w:hint="eastAsia"/>
        </w:rPr>
        <w:t>分为以下</w:t>
      </w:r>
      <w:r w:rsidRPr="0059345D">
        <w:t>4</w:t>
      </w:r>
      <w:r w:rsidRPr="0059345D">
        <w:rPr>
          <w:rFonts w:hint="eastAsia"/>
        </w:rPr>
        <w:t>种：（</w:t>
      </w:r>
      <w:r>
        <w:rPr>
          <w:rFonts w:hint="eastAsia"/>
        </w:rPr>
        <w:t>a</w:t>
      </w:r>
      <w:r w:rsidRPr="0059345D">
        <w:rPr>
          <w:rFonts w:hint="eastAsia"/>
        </w:rPr>
        <w:t>）采用消息传递模型</w:t>
      </w:r>
      <w:r w:rsidRPr="0059345D">
        <w:rPr>
          <w:rFonts w:hint="eastAsia"/>
        </w:rPr>
        <w:t>MPI</w:t>
      </w:r>
      <w:r w:rsidRPr="0059345D">
        <w:rPr>
          <w:rFonts w:hint="eastAsia"/>
        </w:rPr>
        <w:t>，通过在串行程序中调用</w:t>
      </w:r>
      <w:r w:rsidRPr="0059345D">
        <w:rPr>
          <w:rFonts w:hint="eastAsia"/>
        </w:rPr>
        <w:t>MPI</w:t>
      </w:r>
      <w:r w:rsidRPr="0059345D">
        <w:rPr>
          <w:rFonts w:hint="eastAsia"/>
        </w:rPr>
        <w:t>库函数（多为</w:t>
      </w:r>
      <w:r w:rsidRPr="0059345D">
        <w:rPr>
          <w:rFonts w:hint="eastAsia"/>
        </w:rPr>
        <w:t>MPI_</w:t>
      </w:r>
      <w:r w:rsidRPr="0059345D">
        <w:t>XXX</w:t>
      </w:r>
      <w:r w:rsidRPr="0059345D">
        <w:rPr>
          <w:rFonts w:hint="eastAsia"/>
        </w:rPr>
        <w:t>（）的形式），完成数据在线程间、节点间的交互通信，提高执行效率。（</w:t>
      </w:r>
      <w:r>
        <w:rPr>
          <w:rFonts w:hint="eastAsia"/>
        </w:rPr>
        <w:t>b</w:t>
      </w:r>
      <w:r w:rsidRPr="0059345D">
        <w:rPr>
          <w:rFonts w:hint="eastAsia"/>
        </w:rPr>
        <w:t>）使</w:t>
      </w:r>
      <w:r w:rsidRPr="0059345D">
        <w:t>用共享内存模型</w:t>
      </w:r>
      <w:r w:rsidRPr="0059345D">
        <w:t>OpenMP</w:t>
      </w:r>
      <w:r w:rsidRPr="0059345D">
        <w:rPr>
          <w:rFonts w:hint="eastAsia"/>
        </w:rPr>
        <w:t>，</w:t>
      </w:r>
      <w:r w:rsidRPr="0059345D">
        <w:t>通过在串行程序中插入编译制导语句</w:t>
      </w:r>
      <w:r w:rsidRPr="0059345D">
        <w:rPr>
          <w:rFonts w:hint="eastAsia"/>
        </w:rPr>
        <w:t>（多为</w:t>
      </w:r>
      <w:r w:rsidRPr="0059345D">
        <w:rPr>
          <w:rFonts w:hint="eastAsia"/>
        </w:rPr>
        <w:t>#</w:t>
      </w:r>
      <w:proofErr w:type="spellStart"/>
      <w:r w:rsidRPr="0059345D">
        <w:rPr>
          <w:rFonts w:hint="eastAsia"/>
        </w:rPr>
        <w:t>omp</w:t>
      </w:r>
      <w:proofErr w:type="spellEnd"/>
      <w:r w:rsidRPr="0059345D">
        <w:t xml:space="preserve"> parallel XXX</w:t>
      </w:r>
      <w:r w:rsidRPr="0059345D">
        <w:rPr>
          <w:rFonts w:hint="eastAsia"/>
        </w:rPr>
        <w:t>的</w:t>
      </w:r>
      <w:r w:rsidRPr="0059345D">
        <w:t>形式</w:t>
      </w:r>
      <w:r w:rsidRPr="0059345D">
        <w:rPr>
          <w:rFonts w:hint="eastAsia"/>
        </w:rPr>
        <w:t>），</w:t>
      </w:r>
      <w:r w:rsidRPr="008922F6">
        <w:rPr>
          <w:rFonts w:hint="eastAsia"/>
        </w:rPr>
        <w:t>以注释的形式告知计算机如何将代码编译为可并行执行的程序</w:t>
      </w:r>
      <w:r w:rsidRPr="0059345D">
        <w:rPr>
          <w:rFonts w:hint="eastAsia"/>
        </w:rPr>
        <w:t>。（</w:t>
      </w:r>
      <w:r>
        <w:rPr>
          <w:rFonts w:hint="eastAsia"/>
        </w:rPr>
        <w:t>c</w:t>
      </w:r>
      <w:r w:rsidRPr="0059345D">
        <w:rPr>
          <w:rFonts w:hint="eastAsia"/>
        </w:rPr>
        <w:t>）</w:t>
      </w:r>
      <w:r w:rsidRPr="0059345D">
        <w:t>采用</w:t>
      </w:r>
      <w:r w:rsidRPr="0059345D">
        <w:t>CUDA</w:t>
      </w:r>
      <w:r w:rsidRPr="0059345D">
        <w:t>编程</w:t>
      </w:r>
      <w:r w:rsidRPr="0059345D">
        <w:rPr>
          <w:rFonts w:hint="eastAsia"/>
        </w:rPr>
        <w:t>，</w:t>
      </w:r>
      <w:r w:rsidRPr="0059345D">
        <w:t>即同时利用图形处理器</w:t>
      </w:r>
      <w:r w:rsidRPr="0059345D">
        <w:t xml:space="preserve"> (GPU) </w:t>
      </w:r>
      <w:r w:rsidRPr="0059345D">
        <w:t>和</w:t>
      </w:r>
      <w:r w:rsidRPr="0059345D">
        <w:t xml:space="preserve"> CPU</w:t>
      </w:r>
      <w:r w:rsidRPr="0059345D">
        <w:t>，调用</w:t>
      </w:r>
      <w:r w:rsidRPr="0059345D">
        <w:t>CUDA</w:t>
      </w:r>
      <w:r w:rsidRPr="0059345D">
        <w:t>核函数</w:t>
      </w:r>
      <w:r w:rsidRPr="0059345D">
        <w:rPr>
          <w:rFonts w:hint="eastAsia"/>
        </w:rPr>
        <w:t>，将原串行程序改造为</w:t>
      </w:r>
      <w:r w:rsidRPr="0059345D">
        <w:rPr>
          <w:rFonts w:hint="eastAsia"/>
        </w:rPr>
        <w:t>CUDA</w:t>
      </w:r>
      <w:r w:rsidRPr="0059345D">
        <w:rPr>
          <w:rFonts w:hint="eastAsia"/>
        </w:rPr>
        <w:t>程序，</w:t>
      </w:r>
      <w:r w:rsidRPr="0059345D">
        <w:t>加快科学、分析、工程、消费和企业应用程序的运行速度</w:t>
      </w:r>
      <w:r w:rsidRPr="0059345D">
        <w:rPr>
          <w:rFonts w:hint="eastAsia"/>
        </w:rPr>
        <w:t>。（</w:t>
      </w:r>
      <w:r>
        <w:rPr>
          <w:rFonts w:hint="eastAsia"/>
        </w:rPr>
        <w:t>d</w:t>
      </w:r>
      <w:r w:rsidRPr="0059345D">
        <w:rPr>
          <w:rFonts w:hint="eastAsia"/>
        </w:rPr>
        <w:t>）</w:t>
      </w:r>
      <w:r w:rsidRPr="0059345D">
        <w:t>混合编程模型</w:t>
      </w:r>
      <w:r>
        <w:rPr>
          <w:rFonts w:hint="eastAsia"/>
        </w:rPr>
        <w:t>，即</w:t>
      </w:r>
      <w:r w:rsidRPr="0059345D">
        <w:rPr>
          <w:rFonts w:hint="eastAsia"/>
        </w:rPr>
        <w:t>同时采用上述三种途径中的两种或多种。</w:t>
      </w:r>
      <w:r w:rsidRPr="008922F6">
        <w:rPr>
          <w:rFonts w:hint="eastAsia"/>
        </w:rPr>
        <w:t>本质上，上述途径（</w:t>
      </w:r>
      <w:r>
        <w:rPr>
          <w:rFonts w:hint="eastAsia"/>
        </w:rPr>
        <w:t>a</w:t>
      </w:r>
      <w:r w:rsidRPr="008922F6">
        <w:rPr>
          <w:rFonts w:hint="eastAsia"/>
        </w:rPr>
        <w:t>）、（</w:t>
      </w:r>
      <w:r>
        <w:rPr>
          <w:rFonts w:hint="eastAsia"/>
        </w:rPr>
        <w:t>b</w:t>
      </w:r>
      <w:r w:rsidRPr="008922F6">
        <w:rPr>
          <w:rFonts w:hint="eastAsia"/>
        </w:rPr>
        <w:t>）、（</w:t>
      </w:r>
      <w:r>
        <w:rPr>
          <w:rFonts w:hint="eastAsia"/>
        </w:rPr>
        <w:t>c</w:t>
      </w:r>
      <w:r w:rsidRPr="008922F6">
        <w:rPr>
          <w:rFonts w:hint="eastAsia"/>
        </w:rPr>
        <w:t>）均可以看作是对现有编程语言（如：</w:t>
      </w:r>
      <w:r w:rsidRPr="008922F6">
        <w:rPr>
          <w:rFonts w:hint="eastAsia"/>
        </w:rPr>
        <w:t>C</w:t>
      </w:r>
      <w:r w:rsidRPr="008922F6">
        <w:rPr>
          <w:rFonts w:hint="eastAsia"/>
        </w:rPr>
        <w:t>、</w:t>
      </w:r>
      <w:r w:rsidRPr="008922F6">
        <w:rPr>
          <w:rFonts w:hint="eastAsia"/>
        </w:rPr>
        <w:t>F</w:t>
      </w:r>
      <w:r w:rsidRPr="008922F6">
        <w:t>ortran</w:t>
      </w:r>
      <w:r w:rsidRPr="008922F6">
        <w:t>等</w:t>
      </w:r>
      <w:r w:rsidRPr="008922F6">
        <w:rPr>
          <w:rFonts w:hint="eastAsia"/>
        </w:rPr>
        <w:t>），通过添加库函数、</w:t>
      </w:r>
      <w:r>
        <w:rPr>
          <w:rFonts w:hint="eastAsia"/>
        </w:rPr>
        <w:t>插入</w:t>
      </w:r>
      <w:r w:rsidRPr="008922F6">
        <w:rPr>
          <w:rFonts w:hint="eastAsia"/>
        </w:rPr>
        <w:t>编译制导语句等手段进行的扩展。而向串行程序中添加的库函数调用及编译制导语句，完全可以看作是对串行程序中可并行执行部分的一种标识，是对如何进行并行优化的一种描述，</w:t>
      </w:r>
      <w:r>
        <w:rPr>
          <w:rFonts w:hint="eastAsia"/>
        </w:rPr>
        <w:t>这与可扩展标记语言</w:t>
      </w:r>
      <w:r>
        <w:rPr>
          <w:rFonts w:hint="eastAsia"/>
        </w:rPr>
        <w:t>XML</w:t>
      </w:r>
      <w:r>
        <w:rPr>
          <w:rFonts w:hint="eastAsia"/>
        </w:rPr>
        <w:t>的定义和用途类似，</w:t>
      </w:r>
      <w:r w:rsidRPr="008922F6">
        <w:rPr>
          <w:rFonts w:hint="eastAsia"/>
        </w:rPr>
        <w:t>因此从本质上我们也可以认为</w:t>
      </w:r>
      <w:r w:rsidRPr="008922F6">
        <w:rPr>
          <w:rFonts w:hint="eastAsia"/>
        </w:rPr>
        <w:t>MPI</w:t>
      </w:r>
      <w:r w:rsidRPr="008922F6">
        <w:rPr>
          <w:rFonts w:hint="eastAsia"/>
        </w:rPr>
        <w:t>、</w:t>
      </w:r>
      <w:r w:rsidRPr="008922F6">
        <w:rPr>
          <w:rFonts w:hint="eastAsia"/>
        </w:rPr>
        <w:t>OpenMP</w:t>
      </w:r>
      <w:r w:rsidRPr="008922F6">
        <w:rPr>
          <w:rFonts w:hint="eastAsia"/>
        </w:rPr>
        <w:t>等并行编程模型是一种并行标记语言</w:t>
      </w:r>
      <w:r>
        <w:rPr>
          <w:rFonts w:hint="eastAsia"/>
        </w:rPr>
        <w:t>，只不过他们对标记的形式、使用方法的定义各有不同</w:t>
      </w:r>
      <w:r w:rsidRPr="008922F6">
        <w:rPr>
          <w:rFonts w:hint="eastAsia"/>
        </w:rPr>
        <w:t>。</w:t>
      </w:r>
    </w:p>
    <w:p w14:paraId="684E2D50" w14:textId="77777777" w:rsidR="004614F2" w:rsidRDefault="004614F2" w:rsidP="00B86FD8">
      <w:pPr>
        <w:pStyle w:val="WSL-4"/>
        <w:ind w:firstLineChars="0" w:firstLine="0"/>
      </w:pPr>
      <w:r>
        <w:rPr>
          <w:rFonts w:hint="eastAsia"/>
        </w:rPr>
        <w:t>（</w:t>
      </w:r>
      <w:r>
        <w:rPr>
          <w:rFonts w:hint="eastAsia"/>
        </w:rPr>
        <w:t>2</w:t>
      </w:r>
      <w:r>
        <w:rPr>
          <w:rFonts w:hint="eastAsia"/>
        </w:rPr>
        <w:t>）</w:t>
      </w:r>
      <w:r>
        <w:rPr>
          <w:rFonts w:hint="eastAsia"/>
        </w:rPr>
        <w:t>XML</w:t>
      </w:r>
      <w:r>
        <w:rPr>
          <w:rFonts w:hint="eastAsia"/>
        </w:rPr>
        <w:t>技术优势显著</w:t>
      </w:r>
    </w:p>
    <w:p w14:paraId="1A2D4662" w14:textId="77777777" w:rsidR="004614F2" w:rsidRPr="00593DB1" w:rsidRDefault="004614F2" w:rsidP="002B310F">
      <w:pPr>
        <w:pStyle w:val="WSL-4"/>
        <w:ind w:firstLine="518"/>
      </w:pPr>
      <w:r>
        <w:rPr>
          <w:rFonts w:hint="eastAsia"/>
        </w:rPr>
        <w:t>在设计并行标记语言方面，</w:t>
      </w:r>
      <w:r w:rsidRPr="008E2914">
        <w:rPr>
          <w:rFonts w:hint="eastAsia"/>
        </w:rPr>
        <w:t>XML</w:t>
      </w:r>
      <w:r w:rsidRPr="008E2914">
        <w:rPr>
          <w:rFonts w:hint="eastAsia"/>
        </w:rPr>
        <w:t>的技术优势主要表现在如下几个方面</w:t>
      </w:r>
      <w:r>
        <w:rPr>
          <w:rFonts w:hint="eastAsia"/>
        </w:rPr>
        <w:t>：（</w:t>
      </w:r>
      <w:r>
        <w:rPr>
          <w:rFonts w:hint="eastAsia"/>
        </w:rPr>
        <w:t>a</w:t>
      </w:r>
      <w:r>
        <w:rPr>
          <w:rFonts w:hint="eastAsia"/>
        </w:rPr>
        <w:t>）它具备</w:t>
      </w:r>
      <w:r w:rsidRPr="008E2914">
        <w:rPr>
          <w:rFonts w:hint="eastAsia"/>
        </w:rPr>
        <w:t>良好的可读性</w:t>
      </w:r>
      <w:r>
        <w:rPr>
          <w:rFonts w:hint="eastAsia"/>
        </w:rPr>
        <w:t>。</w:t>
      </w:r>
      <w:r w:rsidRPr="008E2914">
        <w:rPr>
          <w:rFonts w:hint="eastAsia"/>
        </w:rPr>
        <w:t>在</w:t>
      </w:r>
      <w:r w:rsidRPr="008E2914">
        <w:rPr>
          <w:rFonts w:hint="eastAsia"/>
        </w:rPr>
        <w:t>XML</w:t>
      </w:r>
      <w:r w:rsidRPr="008E2914">
        <w:rPr>
          <w:rFonts w:hint="eastAsia"/>
        </w:rPr>
        <w:t>文档中，人们可以使用特定的标记</w:t>
      </w:r>
      <w:r>
        <w:rPr>
          <w:rFonts w:hint="eastAsia"/>
        </w:rPr>
        <w:t>来</w:t>
      </w:r>
      <w:r w:rsidRPr="008E2914">
        <w:rPr>
          <w:rFonts w:hint="eastAsia"/>
        </w:rPr>
        <w:t>定义相关的语义。例如，可以规定某个</w:t>
      </w:r>
      <w:r>
        <w:rPr>
          <w:rFonts w:hint="eastAsia"/>
        </w:rPr>
        <w:t>标记代表</w:t>
      </w:r>
      <w:r>
        <w:rPr>
          <w:rFonts w:hint="eastAsia"/>
        </w:rPr>
        <w:t>MPI</w:t>
      </w:r>
      <w:r>
        <w:rPr>
          <w:rFonts w:hint="eastAsia"/>
        </w:rPr>
        <w:t>环境初始化</w:t>
      </w:r>
      <w:r w:rsidRPr="008E2914">
        <w:rPr>
          <w:rFonts w:hint="eastAsia"/>
        </w:rPr>
        <w:t>，某个</w:t>
      </w:r>
      <w:r>
        <w:rPr>
          <w:rFonts w:hint="eastAsia"/>
        </w:rPr>
        <w:t>标记</w:t>
      </w:r>
      <w:r w:rsidRPr="008E2914">
        <w:rPr>
          <w:rFonts w:hint="eastAsia"/>
        </w:rPr>
        <w:t>代表</w:t>
      </w:r>
      <w:r>
        <w:rPr>
          <w:rFonts w:hint="eastAsia"/>
        </w:rPr>
        <w:t>OpenMP</w:t>
      </w:r>
      <w:r>
        <w:rPr>
          <w:rFonts w:hint="eastAsia"/>
        </w:rPr>
        <w:t>并行循环</w:t>
      </w:r>
      <w:r w:rsidRPr="008E2914">
        <w:rPr>
          <w:rFonts w:hint="eastAsia"/>
        </w:rPr>
        <w:t>。</w:t>
      </w:r>
      <w:r>
        <w:rPr>
          <w:rFonts w:hint="eastAsia"/>
        </w:rPr>
        <w:t>（</w:t>
      </w:r>
      <w:r>
        <w:rPr>
          <w:rFonts w:hint="eastAsia"/>
        </w:rPr>
        <w:t>b</w:t>
      </w:r>
      <w:r>
        <w:rPr>
          <w:rFonts w:hint="eastAsia"/>
        </w:rPr>
        <w:t>）它具备强大</w:t>
      </w:r>
      <w:r w:rsidRPr="008E2914">
        <w:rPr>
          <w:rFonts w:hint="eastAsia"/>
        </w:rPr>
        <w:t>的可扩展性</w:t>
      </w:r>
      <w:r>
        <w:rPr>
          <w:rFonts w:hint="eastAsia"/>
        </w:rPr>
        <w:t>。</w:t>
      </w:r>
      <w:r w:rsidRPr="008E2914">
        <w:rPr>
          <w:rFonts w:hint="eastAsia"/>
        </w:rPr>
        <w:t>XML</w:t>
      </w:r>
      <w:r w:rsidRPr="008E2914">
        <w:rPr>
          <w:rFonts w:hint="eastAsia"/>
        </w:rPr>
        <w:t>允许各个组织或个人建立适合他们自己需要的标记集合或标记库，并且这些标记集合可以迅速地投入到</w:t>
      </w:r>
      <w:r>
        <w:rPr>
          <w:rFonts w:hint="eastAsia"/>
        </w:rPr>
        <w:t>实际</w:t>
      </w:r>
      <w:r w:rsidRPr="008E2914">
        <w:rPr>
          <w:rFonts w:hint="eastAsia"/>
        </w:rPr>
        <w:t>的使用中</w:t>
      </w:r>
      <w:r>
        <w:rPr>
          <w:rFonts w:hint="eastAsia"/>
        </w:rPr>
        <w:t>。（</w:t>
      </w:r>
      <w:r>
        <w:rPr>
          <w:rFonts w:hint="eastAsia"/>
        </w:rPr>
        <w:t>c</w:t>
      </w:r>
      <w:r>
        <w:rPr>
          <w:rFonts w:hint="eastAsia"/>
        </w:rPr>
        <w:t>）它十分</w:t>
      </w:r>
      <w:r w:rsidRPr="008E2914">
        <w:rPr>
          <w:rFonts w:hint="eastAsia"/>
        </w:rPr>
        <w:t>便于信息的检索</w:t>
      </w:r>
      <w:r>
        <w:rPr>
          <w:rFonts w:hint="eastAsia"/>
        </w:rPr>
        <w:t>。</w:t>
      </w:r>
      <w:r w:rsidRPr="008E2914">
        <w:rPr>
          <w:rFonts w:hint="eastAsia"/>
        </w:rPr>
        <w:t>由于</w:t>
      </w:r>
      <w:r w:rsidRPr="008E2914">
        <w:rPr>
          <w:rFonts w:hint="eastAsia"/>
        </w:rPr>
        <w:t>XML</w:t>
      </w:r>
      <w:r w:rsidRPr="008E2914">
        <w:rPr>
          <w:rFonts w:hint="eastAsia"/>
        </w:rPr>
        <w:t>通过给</w:t>
      </w:r>
      <w:r>
        <w:rPr>
          <w:rFonts w:hint="eastAsia"/>
        </w:rPr>
        <w:t>文档</w:t>
      </w:r>
      <w:r w:rsidRPr="008E2914">
        <w:rPr>
          <w:rFonts w:hint="eastAsia"/>
        </w:rPr>
        <w:t>内容贴上标记来描述其含义，所以对</w:t>
      </w:r>
      <w:r w:rsidRPr="008E2914">
        <w:rPr>
          <w:rFonts w:hint="eastAsia"/>
        </w:rPr>
        <w:t>XML</w:t>
      </w:r>
      <w:r w:rsidRPr="008E2914">
        <w:rPr>
          <w:rFonts w:hint="eastAsia"/>
        </w:rPr>
        <w:t>文档的搜索就可以简单高效地进行。在此情况下，搜索引擎没有必要再去遍历整个文档，而只需查找指定标记的内容就可以了。这样一来，</w:t>
      </w:r>
      <w:r>
        <w:rPr>
          <w:rFonts w:hint="eastAsia"/>
        </w:rPr>
        <w:t>如果用户想要在超大规模的代码文件中搜索所有的</w:t>
      </w:r>
      <w:r>
        <w:rPr>
          <w:rFonts w:hint="eastAsia"/>
        </w:rPr>
        <w:t>for</w:t>
      </w:r>
      <w:r>
        <w:rPr>
          <w:rFonts w:hint="eastAsia"/>
        </w:rPr>
        <w:t>循环，便已</w:t>
      </w:r>
      <w:r w:rsidRPr="008E2914">
        <w:rPr>
          <w:rFonts w:hint="eastAsia"/>
        </w:rPr>
        <w:t>不再困难。</w:t>
      </w:r>
      <w:r>
        <w:rPr>
          <w:rFonts w:hint="eastAsia"/>
        </w:rPr>
        <w:t>（</w:t>
      </w:r>
      <w:r>
        <w:rPr>
          <w:rFonts w:hint="eastAsia"/>
        </w:rPr>
        <w:t>d</w:t>
      </w:r>
      <w:r>
        <w:rPr>
          <w:rFonts w:hint="eastAsia"/>
        </w:rPr>
        <w:t>）它</w:t>
      </w:r>
      <w:r w:rsidRPr="008E2914">
        <w:rPr>
          <w:rFonts w:hint="eastAsia"/>
        </w:rPr>
        <w:t>支持不同文字不同语种间的信息交互</w:t>
      </w:r>
      <w:r>
        <w:rPr>
          <w:rFonts w:hint="eastAsia"/>
        </w:rPr>
        <w:t>。</w:t>
      </w:r>
      <w:r w:rsidRPr="008E2914">
        <w:rPr>
          <w:rFonts w:hint="eastAsia"/>
        </w:rPr>
        <w:t>XML</w:t>
      </w:r>
      <w:r w:rsidRPr="008E2914">
        <w:rPr>
          <w:rFonts w:hint="eastAsia"/>
        </w:rPr>
        <w:t>所依赖的</w:t>
      </w:r>
      <w:r w:rsidRPr="008E2914">
        <w:rPr>
          <w:rFonts w:hint="eastAsia"/>
        </w:rPr>
        <w:t>Unicode</w:t>
      </w:r>
      <w:r w:rsidRPr="008E2914">
        <w:rPr>
          <w:rFonts w:hint="eastAsia"/>
        </w:rPr>
        <w:t>标准，是一个支持世界上所有主要语言的混合文字符号编码系统。</w:t>
      </w:r>
      <w:r>
        <w:rPr>
          <w:rFonts w:hint="eastAsia"/>
        </w:rPr>
        <w:t>我们甚至可以将并行标记语言的标签设计为中文。（</w:t>
      </w:r>
      <w:r>
        <w:rPr>
          <w:rFonts w:hint="eastAsia"/>
        </w:rPr>
        <w:t>e</w:t>
      </w:r>
      <w:r>
        <w:rPr>
          <w:rFonts w:hint="eastAsia"/>
        </w:rPr>
        <w:t>）具备与代码类似地层级结构。</w:t>
      </w:r>
      <w:r w:rsidRPr="008E2914">
        <w:rPr>
          <w:rFonts w:hint="eastAsia"/>
        </w:rPr>
        <w:t>XML</w:t>
      </w:r>
      <w:r w:rsidRPr="008E2914">
        <w:rPr>
          <w:rFonts w:hint="eastAsia"/>
        </w:rPr>
        <w:t>文档的逻辑结构是一种树形的层次结构，文档中的每一个元素都可以影射为一个对象，同时也可以有相应的属性和方法，</w:t>
      </w:r>
      <w:r>
        <w:rPr>
          <w:rFonts w:hint="eastAsia"/>
        </w:rPr>
        <w:t>与编程语言极其相似。</w:t>
      </w:r>
    </w:p>
    <w:p w14:paraId="55F1DBCB" w14:textId="77777777" w:rsidR="004614F2" w:rsidRPr="008E2914" w:rsidRDefault="004614F2" w:rsidP="00B86FD8">
      <w:pPr>
        <w:pStyle w:val="WSL-4"/>
        <w:ind w:firstLineChars="0" w:firstLine="0"/>
      </w:pPr>
      <w:r>
        <w:rPr>
          <w:rFonts w:hint="eastAsia"/>
        </w:rPr>
        <w:t>（</w:t>
      </w:r>
      <w:r>
        <w:rPr>
          <w:rFonts w:hint="eastAsia"/>
        </w:rPr>
        <w:t>3</w:t>
      </w:r>
      <w:r>
        <w:rPr>
          <w:rFonts w:hint="eastAsia"/>
        </w:rPr>
        <w:t>）存在基于</w:t>
      </w:r>
      <w:r>
        <w:rPr>
          <w:rFonts w:hint="eastAsia"/>
        </w:rPr>
        <w:t>XML</w:t>
      </w:r>
      <w:r>
        <w:rPr>
          <w:rFonts w:hint="eastAsia"/>
        </w:rPr>
        <w:t>实现标记语言的相关研究</w:t>
      </w:r>
    </w:p>
    <w:p w14:paraId="3A89CB72" w14:textId="77777777" w:rsidR="004614F2" w:rsidRDefault="004614F2" w:rsidP="002B310F">
      <w:pPr>
        <w:pStyle w:val="WSL-4"/>
        <w:ind w:firstLine="518"/>
      </w:pPr>
      <w:r w:rsidRPr="008E2914">
        <w:rPr>
          <w:rFonts w:hint="eastAsia"/>
        </w:rPr>
        <w:t>实际上，现在许多行业和机构都</w:t>
      </w:r>
      <w:r>
        <w:rPr>
          <w:rFonts w:hint="eastAsia"/>
        </w:rPr>
        <w:t>在</w:t>
      </w:r>
      <w:r w:rsidRPr="008E2914">
        <w:rPr>
          <w:rFonts w:hint="eastAsia"/>
        </w:rPr>
        <w:t>利用</w:t>
      </w:r>
      <w:r w:rsidRPr="008E2914">
        <w:rPr>
          <w:rFonts w:hint="eastAsia"/>
        </w:rPr>
        <w:t>XML</w:t>
      </w:r>
      <w:r w:rsidRPr="008E2914">
        <w:rPr>
          <w:rFonts w:hint="eastAsia"/>
        </w:rPr>
        <w:t>制订业内使用的标记语言标准。比较典型的有：化学标记语言</w:t>
      </w:r>
      <w:r w:rsidRPr="008E2914">
        <w:rPr>
          <w:rFonts w:hint="eastAsia"/>
        </w:rPr>
        <w:t>CML</w:t>
      </w:r>
      <w:r w:rsidRPr="008E2914">
        <w:rPr>
          <w:rFonts w:hint="eastAsia"/>
        </w:rPr>
        <w:t>、数学标记语言</w:t>
      </w:r>
      <w:r w:rsidRPr="008E2914">
        <w:rPr>
          <w:rFonts w:hint="eastAsia"/>
        </w:rPr>
        <w:t>MathML</w:t>
      </w:r>
      <w:r w:rsidRPr="008E2914">
        <w:rPr>
          <w:rFonts w:hint="eastAsia"/>
        </w:rPr>
        <w:t>、矢量图形标记语言</w:t>
      </w:r>
      <w:r w:rsidRPr="008E2914">
        <w:rPr>
          <w:rFonts w:hint="eastAsia"/>
        </w:rPr>
        <w:t>VML</w:t>
      </w:r>
      <w:r w:rsidRPr="008E2914">
        <w:rPr>
          <w:rFonts w:hint="eastAsia"/>
        </w:rPr>
        <w:t>，以及无线通信标记语言</w:t>
      </w:r>
      <w:r w:rsidRPr="008E2914">
        <w:rPr>
          <w:rFonts w:hint="eastAsia"/>
        </w:rPr>
        <w:t>WML</w:t>
      </w:r>
      <w:r w:rsidRPr="008E2914">
        <w:rPr>
          <w:rFonts w:hint="eastAsia"/>
        </w:rPr>
        <w:t>等。</w:t>
      </w:r>
      <w:r>
        <w:rPr>
          <w:rFonts w:hint="eastAsia"/>
        </w:rPr>
        <w:t>此外，表</w:t>
      </w:r>
      <w:r>
        <w:rPr>
          <w:rFonts w:hint="eastAsia"/>
        </w:rPr>
        <w:t>5.2</w:t>
      </w:r>
      <w:r>
        <w:rPr>
          <w:rFonts w:hint="eastAsia"/>
        </w:rPr>
        <w:t>还列出了一些近年来</w:t>
      </w:r>
      <w:r>
        <w:rPr>
          <w:rFonts w:hint="eastAsia"/>
        </w:rPr>
        <w:t>XML</w:t>
      </w:r>
      <w:r>
        <w:rPr>
          <w:rFonts w:hint="eastAsia"/>
        </w:rPr>
        <w:t>被用于设计其他专用标记语言的相关研究。</w:t>
      </w:r>
    </w:p>
    <w:p w14:paraId="534E9FF1" w14:textId="77777777" w:rsidR="004614F2" w:rsidRDefault="004614F2" w:rsidP="00B86FD8">
      <w:pPr>
        <w:pStyle w:val="WSl-8"/>
      </w:pPr>
      <w:bookmarkStart w:id="443" w:name="_Toc37080863"/>
      <w:r>
        <w:rPr>
          <w:rFonts w:hint="eastAsia"/>
        </w:rPr>
        <w:t>表</w:t>
      </w:r>
      <w:r>
        <w:rPr>
          <w:rFonts w:hint="eastAsia"/>
        </w:rPr>
        <w:t>5.2</w:t>
      </w:r>
      <w:r>
        <w:t xml:space="preserve"> </w:t>
      </w:r>
      <w:r>
        <w:rPr>
          <w:rFonts w:hint="eastAsia"/>
        </w:rPr>
        <w:t>基于</w:t>
      </w:r>
      <w:r>
        <w:rPr>
          <w:rFonts w:hint="eastAsia"/>
        </w:rPr>
        <w:t>XML</w:t>
      </w:r>
      <w:r>
        <w:rPr>
          <w:rFonts w:hint="eastAsia"/>
        </w:rPr>
        <w:t>的标记语言相关研究</w:t>
      </w:r>
      <w:bookmarkEnd w:id="443"/>
    </w:p>
    <w:tbl>
      <w:tblPr>
        <w:tblStyle w:val="aa"/>
        <w:tblW w:w="9070" w:type="dxa"/>
        <w:jc w:val="center"/>
        <w:tblBorders>
          <w:top w:val="single" w:sz="8" w:space="0" w:color="auto"/>
          <w:left w:val="none" w:sz="0" w:space="0" w:color="auto"/>
          <w:bottom w:val="single" w:sz="8" w:space="0" w:color="auto"/>
          <w:right w:val="none" w:sz="0" w:space="0" w:color="auto"/>
          <w:insideH w:val="none" w:sz="0" w:space="0" w:color="auto"/>
        </w:tblBorders>
        <w:tblLook w:val="04A0" w:firstRow="1" w:lastRow="0" w:firstColumn="1" w:lastColumn="0" w:noHBand="0" w:noVBand="1"/>
      </w:tblPr>
      <w:tblGrid>
        <w:gridCol w:w="1560"/>
        <w:gridCol w:w="7510"/>
      </w:tblGrid>
      <w:tr w:rsidR="007B212B" w14:paraId="563759CB" w14:textId="74BB8898" w:rsidTr="007B212B">
        <w:trPr>
          <w:trHeight w:val="376"/>
          <w:jc w:val="center"/>
        </w:trPr>
        <w:tc>
          <w:tcPr>
            <w:tcW w:w="1560" w:type="dxa"/>
            <w:tcBorders>
              <w:top w:val="single" w:sz="8" w:space="0" w:color="auto"/>
              <w:bottom w:val="single" w:sz="8" w:space="0" w:color="auto"/>
              <w:right w:val="nil"/>
            </w:tcBorders>
          </w:tcPr>
          <w:p w14:paraId="0A5ABDFD" w14:textId="16AB06C3" w:rsidR="007B212B" w:rsidRPr="00B86FD8" w:rsidRDefault="007B212B" w:rsidP="007B212B">
            <w:pPr>
              <w:jc w:val="center"/>
              <w:rPr>
                <w:rFonts w:ascii="宋体" w:hAnsi="宋体"/>
                <w:sz w:val="24"/>
              </w:rPr>
            </w:pPr>
            <w:r>
              <w:rPr>
                <w:rFonts w:ascii="宋体" w:hAnsi="宋体" w:hint="eastAsia"/>
                <w:sz w:val="24"/>
              </w:rPr>
              <w:t>序号</w:t>
            </w:r>
          </w:p>
        </w:tc>
        <w:tc>
          <w:tcPr>
            <w:tcW w:w="7510" w:type="dxa"/>
            <w:tcBorders>
              <w:top w:val="single" w:sz="8" w:space="0" w:color="auto"/>
              <w:left w:val="nil"/>
              <w:bottom w:val="single" w:sz="8" w:space="0" w:color="auto"/>
            </w:tcBorders>
          </w:tcPr>
          <w:p w14:paraId="0E6C3443" w14:textId="38CA0B7C" w:rsidR="007B212B" w:rsidRPr="00B86FD8" w:rsidRDefault="007B212B" w:rsidP="007B212B">
            <w:pPr>
              <w:jc w:val="center"/>
              <w:rPr>
                <w:rFonts w:ascii="宋体" w:hAnsi="宋体"/>
                <w:sz w:val="24"/>
              </w:rPr>
            </w:pPr>
            <w:r>
              <w:rPr>
                <w:rFonts w:ascii="宋体" w:hAnsi="宋体" w:hint="eastAsia"/>
                <w:sz w:val="24"/>
              </w:rPr>
              <w:t>研究内容</w:t>
            </w:r>
          </w:p>
        </w:tc>
      </w:tr>
      <w:tr w:rsidR="007B212B" w14:paraId="6A7C4E24" w14:textId="5A6B870C" w:rsidTr="007B212B">
        <w:trPr>
          <w:trHeight w:val="376"/>
          <w:jc w:val="center"/>
        </w:trPr>
        <w:tc>
          <w:tcPr>
            <w:tcW w:w="1560" w:type="dxa"/>
            <w:tcBorders>
              <w:top w:val="single" w:sz="8" w:space="0" w:color="auto"/>
              <w:right w:val="nil"/>
            </w:tcBorders>
          </w:tcPr>
          <w:p w14:paraId="0A4A967F" w14:textId="272B9A3D" w:rsidR="007B212B" w:rsidRPr="00B86FD8" w:rsidRDefault="007B212B" w:rsidP="007B212B">
            <w:pPr>
              <w:jc w:val="center"/>
              <w:rPr>
                <w:rFonts w:ascii="宋体" w:hAnsi="宋体"/>
                <w:sz w:val="24"/>
              </w:rPr>
            </w:pPr>
            <w:r>
              <w:rPr>
                <w:rFonts w:ascii="宋体" w:hAnsi="宋体" w:hint="eastAsia"/>
                <w:sz w:val="24"/>
              </w:rPr>
              <w:t>1</w:t>
            </w:r>
          </w:p>
        </w:tc>
        <w:tc>
          <w:tcPr>
            <w:tcW w:w="7510" w:type="dxa"/>
            <w:tcBorders>
              <w:top w:val="single" w:sz="8" w:space="0" w:color="auto"/>
              <w:left w:val="nil"/>
            </w:tcBorders>
          </w:tcPr>
          <w:p w14:paraId="56BB3F3B" w14:textId="5FD98762" w:rsidR="007B212B" w:rsidRPr="00B86FD8" w:rsidRDefault="007B212B" w:rsidP="007B212B">
            <w:pPr>
              <w:rPr>
                <w:rFonts w:ascii="宋体" w:hAnsi="宋体"/>
                <w:sz w:val="24"/>
              </w:rPr>
            </w:pPr>
            <w:r w:rsidRPr="00B86FD8">
              <w:rPr>
                <w:rFonts w:ascii="宋体" w:hAnsi="宋体" w:hint="eastAsia"/>
                <w:sz w:val="24"/>
              </w:rPr>
              <w:t>基于XML的Agent通信语言</w:t>
            </w:r>
            <w:r w:rsidRPr="007E6008">
              <w:rPr>
                <w:rFonts w:ascii="宋体" w:hAnsi="宋体" w:hint="eastAsia"/>
                <w:sz w:val="24"/>
                <w:vertAlign w:val="superscript"/>
              </w:rPr>
              <w:t>[</w:t>
            </w:r>
            <w:r w:rsidRPr="007E6008">
              <w:rPr>
                <w:rFonts w:ascii="宋体" w:hAnsi="宋体"/>
                <w:sz w:val="24"/>
                <w:vertAlign w:val="superscript"/>
              </w:rPr>
              <w:t>65]</w:t>
            </w:r>
          </w:p>
        </w:tc>
      </w:tr>
      <w:tr w:rsidR="007B212B" w14:paraId="5A4C0949" w14:textId="389846E1" w:rsidTr="007B212B">
        <w:trPr>
          <w:trHeight w:val="376"/>
          <w:jc w:val="center"/>
        </w:trPr>
        <w:tc>
          <w:tcPr>
            <w:tcW w:w="1560" w:type="dxa"/>
            <w:tcBorders>
              <w:right w:val="nil"/>
            </w:tcBorders>
          </w:tcPr>
          <w:p w14:paraId="247C9425" w14:textId="097EB1C9" w:rsidR="007B212B" w:rsidRPr="00B86FD8" w:rsidRDefault="007B212B" w:rsidP="007B212B">
            <w:pPr>
              <w:jc w:val="center"/>
              <w:rPr>
                <w:rFonts w:ascii="宋体" w:hAnsi="宋体"/>
                <w:sz w:val="24"/>
              </w:rPr>
            </w:pPr>
            <w:r>
              <w:rPr>
                <w:rFonts w:ascii="宋体" w:hAnsi="宋体" w:hint="eastAsia"/>
                <w:sz w:val="24"/>
              </w:rPr>
              <w:t>2</w:t>
            </w:r>
          </w:p>
        </w:tc>
        <w:tc>
          <w:tcPr>
            <w:tcW w:w="7510" w:type="dxa"/>
            <w:tcBorders>
              <w:left w:val="nil"/>
            </w:tcBorders>
          </w:tcPr>
          <w:p w14:paraId="03588100" w14:textId="372BB5F0" w:rsidR="007B212B" w:rsidRPr="00B86FD8" w:rsidRDefault="007B212B" w:rsidP="007B212B">
            <w:pPr>
              <w:rPr>
                <w:rFonts w:ascii="宋体" w:hAnsi="宋体"/>
                <w:sz w:val="24"/>
              </w:rPr>
            </w:pPr>
            <w:r w:rsidRPr="00B86FD8">
              <w:rPr>
                <w:rFonts w:ascii="宋体" w:hAnsi="宋体" w:hint="eastAsia"/>
                <w:sz w:val="24"/>
              </w:rPr>
              <w:t>基于XML的STEP-NC程序解释器</w:t>
            </w:r>
            <w:r w:rsidRPr="007E6008">
              <w:rPr>
                <w:rFonts w:ascii="宋体" w:hAnsi="宋体" w:hint="eastAsia"/>
                <w:sz w:val="24"/>
                <w:vertAlign w:val="superscript"/>
              </w:rPr>
              <w:t>[</w:t>
            </w:r>
            <w:r w:rsidRPr="007E6008">
              <w:rPr>
                <w:rFonts w:ascii="宋体" w:hAnsi="宋体"/>
                <w:sz w:val="24"/>
                <w:vertAlign w:val="superscript"/>
              </w:rPr>
              <w:t>66]</w:t>
            </w:r>
          </w:p>
        </w:tc>
      </w:tr>
      <w:tr w:rsidR="007B212B" w14:paraId="3B607F18" w14:textId="76BA2600" w:rsidTr="007B212B">
        <w:trPr>
          <w:trHeight w:val="376"/>
          <w:jc w:val="center"/>
        </w:trPr>
        <w:tc>
          <w:tcPr>
            <w:tcW w:w="1560" w:type="dxa"/>
            <w:tcBorders>
              <w:right w:val="nil"/>
            </w:tcBorders>
          </w:tcPr>
          <w:p w14:paraId="320D180D" w14:textId="60B5602B" w:rsidR="007B212B" w:rsidRPr="00B86FD8" w:rsidRDefault="007B212B" w:rsidP="007B212B">
            <w:pPr>
              <w:jc w:val="center"/>
              <w:rPr>
                <w:rFonts w:ascii="宋体" w:hAnsi="宋体"/>
                <w:sz w:val="24"/>
              </w:rPr>
            </w:pPr>
            <w:r>
              <w:rPr>
                <w:rFonts w:ascii="宋体" w:hAnsi="宋体" w:hint="eastAsia"/>
                <w:sz w:val="24"/>
              </w:rPr>
              <w:t>3</w:t>
            </w:r>
          </w:p>
        </w:tc>
        <w:tc>
          <w:tcPr>
            <w:tcW w:w="7510" w:type="dxa"/>
            <w:tcBorders>
              <w:left w:val="nil"/>
            </w:tcBorders>
          </w:tcPr>
          <w:p w14:paraId="07BDAD5C" w14:textId="22EF7661" w:rsidR="007B212B" w:rsidRPr="00B86FD8" w:rsidRDefault="007B212B" w:rsidP="007B212B">
            <w:pPr>
              <w:rPr>
                <w:rFonts w:ascii="宋体" w:hAnsi="宋体"/>
                <w:sz w:val="24"/>
              </w:rPr>
            </w:pPr>
            <w:r w:rsidRPr="00B86FD8">
              <w:rPr>
                <w:rFonts w:ascii="宋体" w:hAnsi="宋体" w:hint="eastAsia"/>
                <w:sz w:val="24"/>
              </w:rPr>
              <w:t>基于XML的</w:t>
            </w:r>
            <w:proofErr w:type="gramStart"/>
            <w:r w:rsidRPr="00B86FD8">
              <w:rPr>
                <w:rFonts w:ascii="宋体" w:hAnsi="宋体" w:hint="eastAsia"/>
                <w:sz w:val="24"/>
              </w:rPr>
              <w:t>仿真想</w:t>
            </w:r>
            <w:proofErr w:type="gramEnd"/>
            <w:r w:rsidRPr="00B86FD8">
              <w:rPr>
                <w:rFonts w:ascii="宋体" w:hAnsi="宋体" w:hint="eastAsia"/>
                <w:sz w:val="24"/>
              </w:rPr>
              <w:t>定标记语言SSML</w:t>
            </w:r>
            <w:r w:rsidRPr="007E6008">
              <w:rPr>
                <w:rFonts w:ascii="宋体" w:hAnsi="宋体"/>
                <w:sz w:val="24"/>
                <w:vertAlign w:val="superscript"/>
              </w:rPr>
              <w:t>[67]</w:t>
            </w:r>
          </w:p>
        </w:tc>
      </w:tr>
      <w:tr w:rsidR="007B212B" w14:paraId="7BD6BFEA" w14:textId="5A4EB1E1" w:rsidTr="007B212B">
        <w:trPr>
          <w:trHeight w:val="376"/>
          <w:jc w:val="center"/>
        </w:trPr>
        <w:tc>
          <w:tcPr>
            <w:tcW w:w="1560" w:type="dxa"/>
            <w:tcBorders>
              <w:right w:val="nil"/>
            </w:tcBorders>
          </w:tcPr>
          <w:p w14:paraId="7FF8836C" w14:textId="4908EBCF" w:rsidR="007B212B" w:rsidRPr="00B86FD8" w:rsidRDefault="007B212B" w:rsidP="007B212B">
            <w:pPr>
              <w:jc w:val="center"/>
              <w:rPr>
                <w:rFonts w:ascii="宋体" w:hAnsi="宋体"/>
                <w:sz w:val="24"/>
              </w:rPr>
            </w:pPr>
            <w:r>
              <w:rPr>
                <w:rFonts w:ascii="宋体" w:hAnsi="宋体" w:hint="eastAsia"/>
                <w:sz w:val="24"/>
              </w:rPr>
              <w:t>4</w:t>
            </w:r>
          </w:p>
        </w:tc>
        <w:tc>
          <w:tcPr>
            <w:tcW w:w="7510" w:type="dxa"/>
            <w:tcBorders>
              <w:left w:val="nil"/>
            </w:tcBorders>
          </w:tcPr>
          <w:p w14:paraId="109A38B7" w14:textId="579D37EF" w:rsidR="007B212B" w:rsidRPr="00B86FD8" w:rsidRDefault="007B212B" w:rsidP="007B212B">
            <w:pPr>
              <w:rPr>
                <w:rFonts w:ascii="宋体" w:hAnsi="宋体"/>
                <w:sz w:val="24"/>
              </w:rPr>
            </w:pPr>
            <w:r w:rsidRPr="00B86FD8">
              <w:rPr>
                <w:rFonts w:ascii="宋体" w:hAnsi="宋体" w:hint="eastAsia"/>
                <w:sz w:val="24"/>
              </w:rPr>
              <w:t>基于XML的软PLC语言编辑系统</w:t>
            </w:r>
            <w:r w:rsidRPr="007E6008">
              <w:rPr>
                <w:rFonts w:ascii="宋体" w:hAnsi="宋体" w:hint="eastAsia"/>
                <w:sz w:val="24"/>
                <w:vertAlign w:val="superscript"/>
              </w:rPr>
              <w:t>[</w:t>
            </w:r>
            <w:r w:rsidRPr="007E6008">
              <w:rPr>
                <w:rFonts w:ascii="宋体" w:hAnsi="宋体"/>
                <w:sz w:val="24"/>
                <w:vertAlign w:val="superscript"/>
              </w:rPr>
              <w:t>68]</w:t>
            </w:r>
          </w:p>
        </w:tc>
      </w:tr>
      <w:tr w:rsidR="007B212B" w14:paraId="65990E66" w14:textId="756B3587" w:rsidTr="007B212B">
        <w:trPr>
          <w:trHeight w:val="376"/>
          <w:jc w:val="center"/>
        </w:trPr>
        <w:tc>
          <w:tcPr>
            <w:tcW w:w="1560" w:type="dxa"/>
            <w:tcBorders>
              <w:right w:val="nil"/>
            </w:tcBorders>
          </w:tcPr>
          <w:p w14:paraId="788D739C" w14:textId="0DEBC7A3" w:rsidR="007B212B" w:rsidRPr="00B86FD8" w:rsidRDefault="007B212B" w:rsidP="007B212B">
            <w:pPr>
              <w:jc w:val="center"/>
              <w:rPr>
                <w:rFonts w:ascii="宋体" w:hAnsi="宋体"/>
                <w:sz w:val="24"/>
              </w:rPr>
            </w:pPr>
            <w:r>
              <w:rPr>
                <w:rFonts w:ascii="宋体" w:hAnsi="宋体" w:hint="eastAsia"/>
                <w:sz w:val="24"/>
              </w:rPr>
              <w:t>5</w:t>
            </w:r>
          </w:p>
        </w:tc>
        <w:tc>
          <w:tcPr>
            <w:tcW w:w="7510" w:type="dxa"/>
            <w:tcBorders>
              <w:left w:val="nil"/>
            </w:tcBorders>
          </w:tcPr>
          <w:p w14:paraId="19E98263" w14:textId="4577BDB7" w:rsidR="007B212B" w:rsidRPr="00B86FD8" w:rsidRDefault="007B212B" w:rsidP="007B212B">
            <w:pPr>
              <w:rPr>
                <w:rFonts w:ascii="宋体" w:hAnsi="宋体"/>
                <w:sz w:val="24"/>
              </w:rPr>
            </w:pPr>
            <w:r w:rsidRPr="00B86FD8">
              <w:rPr>
                <w:rFonts w:ascii="宋体" w:hAnsi="宋体" w:hint="eastAsia"/>
                <w:sz w:val="24"/>
              </w:rPr>
              <w:t>基于XML的消息队列标记语言</w:t>
            </w:r>
            <w:r w:rsidRPr="007E6008">
              <w:rPr>
                <w:rFonts w:ascii="宋体" w:hAnsi="宋体" w:hint="eastAsia"/>
                <w:sz w:val="24"/>
                <w:vertAlign w:val="superscript"/>
              </w:rPr>
              <w:t>[</w:t>
            </w:r>
            <w:r w:rsidRPr="007E6008">
              <w:rPr>
                <w:rFonts w:ascii="宋体" w:hAnsi="宋体"/>
                <w:sz w:val="24"/>
                <w:vertAlign w:val="superscript"/>
              </w:rPr>
              <w:t>69]</w:t>
            </w:r>
          </w:p>
        </w:tc>
      </w:tr>
      <w:tr w:rsidR="007B212B" w14:paraId="582378CB" w14:textId="45EDBD6E" w:rsidTr="007B212B">
        <w:trPr>
          <w:trHeight w:val="365"/>
          <w:jc w:val="center"/>
        </w:trPr>
        <w:tc>
          <w:tcPr>
            <w:tcW w:w="1560" w:type="dxa"/>
            <w:tcBorders>
              <w:right w:val="nil"/>
            </w:tcBorders>
          </w:tcPr>
          <w:p w14:paraId="3BCA3A18" w14:textId="2B5E5954" w:rsidR="007B212B" w:rsidRPr="00B86FD8" w:rsidRDefault="007B212B" w:rsidP="007B212B">
            <w:pPr>
              <w:jc w:val="center"/>
              <w:rPr>
                <w:rFonts w:ascii="宋体" w:hAnsi="宋体"/>
                <w:sz w:val="24"/>
              </w:rPr>
            </w:pPr>
            <w:r>
              <w:rPr>
                <w:rFonts w:ascii="宋体" w:hAnsi="宋体" w:hint="eastAsia"/>
                <w:sz w:val="24"/>
              </w:rPr>
              <w:t>6</w:t>
            </w:r>
          </w:p>
        </w:tc>
        <w:tc>
          <w:tcPr>
            <w:tcW w:w="7510" w:type="dxa"/>
            <w:tcBorders>
              <w:left w:val="nil"/>
            </w:tcBorders>
          </w:tcPr>
          <w:p w14:paraId="45471D6A" w14:textId="1DB5F2EB" w:rsidR="007B212B" w:rsidRPr="00B86FD8" w:rsidRDefault="007B212B" w:rsidP="007B212B">
            <w:pPr>
              <w:rPr>
                <w:rFonts w:ascii="宋体" w:hAnsi="宋体"/>
                <w:sz w:val="24"/>
              </w:rPr>
            </w:pPr>
            <w:r w:rsidRPr="00B86FD8">
              <w:rPr>
                <w:rFonts w:ascii="宋体" w:hAnsi="宋体" w:hint="eastAsia"/>
                <w:sz w:val="24"/>
              </w:rPr>
              <w:t>基于XML的虚拟仪器标记语言</w:t>
            </w:r>
            <w:r w:rsidRPr="00B86FD8">
              <w:rPr>
                <w:rFonts w:ascii="宋体" w:hAnsi="宋体"/>
                <w:sz w:val="24"/>
              </w:rPr>
              <w:t>—</w:t>
            </w:r>
            <w:r w:rsidRPr="00B86FD8">
              <w:rPr>
                <w:rFonts w:ascii="宋体" w:hAnsi="宋体" w:hint="eastAsia"/>
                <w:sz w:val="24"/>
              </w:rPr>
              <w:t>VIML</w:t>
            </w:r>
            <w:r w:rsidRPr="007E6008">
              <w:rPr>
                <w:rFonts w:ascii="宋体" w:hAnsi="宋体"/>
                <w:sz w:val="24"/>
                <w:vertAlign w:val="superscript"/>
              </w:rPr>
              <w:t>[70]</w:t>
            </w:r>
          </w:p>
        </w:tc>
      </w:tr>
      <w:tr w:rsidR="007B212B" w14:paraId="53174351" w14:textId="409AD983" w:rsidTr="007B212B">
        <w:trPr>
          <w:trHeight w:val="376"/>
          <w:jc w:val="center"/>
        </w:trPr>
        <w:tc>
          <w:tcPr>
            <w:tcW w:w="1560" w:type="dxa"/>
            <w:tcBorders>
              <w:bottom w:val="single" w:sz="8" w:space="0" w:color="auto"/>
              <w:right w:val="nil"/>
            </w:tcBorders>
          </w:tcPr>
          <w:p w14:paraId="63DDE7EC" w14:textId="300ADEC7" w:rsidR="007B212B" w:rsidRPr="00B86FD8" w:rsidRDefault="007B212B" w:rsidP="007B212B">
            <w:pPr>
              <w:jc w:val="center"/>
              <w:rPr>
                <w:rFonts w:ascii="宋体" w:hAnsi="宋体"/>
                <w:sz w:val="24"/>
              </w:rPr>
            </w:pPr>
            <w:r>
              <w:rPr>
                <w:rFonts w:ascii="宋体" w:hAnsi="宋体" w:hint="eastAsia"/>
                <w:sz w:val="24"/>
              </w:rPr>
              <w:t>7</w:t>
            </w:r>
          </w:p>
        </w:tc>
        <w:tc>
          <w:tcPr>
            <w:tcW w:w="7510" w:type="dxa"/>
            <w:tcBorders>
              <w:left w:val="nil"/>
              <w:bottom w:val="single" w:sz="8" w:space="0" w:color="auto"/>
            </w:tcBorders>
          </w:tcPr>
          <w:p w14:paraId="3F0D8BE3" w14:textId="6834E840" w:rsidR="007B212B" w:rsidRPr="00B86FD8" w:rsidRDefault="007B212B" w:rsidP="007B212B">
            <w:pPr>
              <w:rPr>
                <w:rFonts w:ascii="宋体" w:hAnsi="宋体"/>
                <w:sz w:val="24"/>
              </w:rPr>
            </w:pPr>
            <w:r w:rsidRPr="00B86FD8">
              <w:rPr>
                <w:rFonts w:ascii="宋体" w:hAnsi="宋体" w:hint="eastAsia"/>
                <w:sz w:val="24"/>
              </w:rPr>
              <w:t>基于XML的机械图形标记语言的研究与开发</w:t>
            </w:r>
            <w:r w:rsidRPr="007E6008">
              <w:rPr>
                <w:rFonts w:ascii="宋体" w:hAnsi="宋体" w:hint="eastAsia"/>
                <w:sz w:val="24"/>
                <w:vertAlign w:val="superscript"/>
              </w:rPr>
              <w:t>[</w:t>
            </w:r>
            <w:r w:rsidRPr="007E6008">
              <w:rPr>
                <w:rFonts w:ascii="宋体" w:hAnsi="宋体"/>
                <w:sz w:val="24"/>
                <w:vertAlign w:val="superscript"/>
              </w:rPr>
              <w:t>71]</w:t>
            </w:r>
          </w:p>
        </w:tc>
      </w:tr>
    </w:tbl>
    <w:p w14:paraId="3E7E5A8F" w14:textId="77777777" w:rsidR="004614F2" w:rsidRDefault="004614F2" w:rsidP="002B310F">
      <w:pPr>
        <w:pStyle w:val="WSL-4"/>
        <w:ind w:firstLine="518"/>
      </w:pPr>
      <w:r>
        <w:rPr>
          <w:rFonts w:hint="eastAsia"/>
        </w:rPr>
        <w:t>综上所述，</w:t>
      </w:r>
      <w:r>
        <w:rPr>
          <w:rFonts w:hint="eastAsia"/>
        </w:rPr>
        <w:t>XML</w:t>
      </w:r>
      <w:r>
        <w:rPr>
          <w:rFonts w:hint="eastAsia"/>
        </w:rPr>
        <w:t>显然是定义新的标记语言的一个不错的选择，基于</w:t>
      </w:r>
      <w:r>
        <w:rPr>
          <w:rFonts w:hint="eastAsia"/>
        </w:rPr>
        <w:t>XML</w:t>
      </w:r>
      <w:r>
        <w:rPr>
          <w:rFonts w:hint="eastAsia"/>
        </w:rPr>
        <w:t>技术来实现并行标记语言</w:t>
      </w:r>
      <w:r>
        <w:t>PML</w:t>
      </w:r>
      <w:r>
        <w:rPr>
          <w:rFonts w:hint="eastAsia"/>
        </w:rPr>
        <w:t>是完全可行的，</w:t>
      </w:r>
    </w:p>
    <w:p w14:paraId="1064FB84" w14:textId="40D1E9E2" w:rsidR="004614F2" w:rsidRDefault="004614F2" w:rsidP="00162050">
      <w:pPr>
        <w:pStyle w:val="WSL-3"/>
      </w:pPr>
      <w:bookmarkStart w:id="444" w:name="_Toc37081067"/>
      <w:r>
        <w:rPr>
          <w:rFonts w:hint="eastAsia"/>
        </w:rPr>
        <w:t>5.1.2PML</w:t>
      </w:r>
      <w:r>
        <w:rPr>
          <w:rFonts w:hint="eastAsia"/>
        </w:rPr>
        <w:t>的设计与实现</w:t>
      </w:r>
      <w:bookmarkEnd w:id="444"/>
    </w:p>
    <w:p w14:paraId="0D11A915" w14:textId="6B719CAA" w:rsidR="004614F2" w:rsidRDefault="007E6008" w:rsidP="00B86FD8">
      <w:pPr>
        <w:pStyle w:val="WSL-4"/>
        <w:ind w:firstLineChars="0" w:firstLine="0"/>
      </w:pPr>
      <w:r>
        <w:rPr>
          <w:rFonts w:hint="eastAsia"/>
        </w:rPr>
        <w:t>(</w:t>
      </w:r>
      <w:r>
        <w:t>1)</w:t>
      </w:r>
      <w:r w:rsidR="004614F2">
        <w:rPr>
          <w:rFonts w:hint="eastAsia"/>
        </w:rPr>
        <w:t>技术路线</w:t>
      </w:r>
    </w:p>
    <w:p w14:paraId="799051F5" w14:textId="77777777" w:rsidR="004614F2" w:rsidRDefault="004614F2" w:rsidP="002B310F">
      <w:pPr>
        <w:pStyle w:val="WSL-4"/>
        <w:ind w:firstLine="518"/>
      </w:pPr>
      <w:r>
        <w:rPr>
          <w:rFonts w:hint="eastAsia"/>
        </w:rPr>
        <w:t>PML</w:t>
      </w:r>
      <w:r>
        <w:rPr>
          <w:rFonts w:hint="eastAsia"/>
        </w:rPr>
        <w:t>旨在提出一种适合科学计算相关领域使用的并行编程标记语言和代码生成工具，建立</w:t>
      </w:r>
      <w:r>
        <w:rPr>
          <w:rFonts w:hint="eastAsia"/>
        </w:rPr>
        <w:t>PML</w:t>
      </w:r>
      <w:r>
        <w:rPr>
          <w:rFonts w:hint="eastAsia"/>
        </w:rPr>
        <w:t>标签与经典并行混合编程模型（</w:t>
      </w:r>
      <w:proofErr w:type="spellStart"/>
      <w:r>
        <w:rPr>
          <w:rFonts w:hint="eastAsia"/>
        </w:rPr>
        <w:t>MPI+OpenMP</w:t>
      </w:r>
      <w:proofErr w:type="spellEnd"/>
      <w:r>
        <w:rPr>
          <w:rFonts w:hint="eastAsia"/>
        </w:rPr>
        <w:t>）之间统一的映射接口，实现串行程序到并行程序的源到源转换。</w:t>
      </w:r>
    </w:p>
    <w:p w14:paraId="30A52136" w14:textId="3B2F5F2C" w:rsidR="004614F2" w:rsidRDefault="004614F2" w:rsidP="002B310F">
      <w:pPr>
        <w:pStyle w:val="WSL-4"/>
        <w:ind w:firstLine="518"/>
      </w:pPr>
      <w:r>
        <w:rPr>
          <w:rFonts w:hint="eastAsia"/>
        </w:rPr>
        <w:t>本文将</w:t>
      </w:r>
      <w:r>
        <w:rPr>
          <w:rFonts w:hint="eastAsia"/>
        </w:rPr>
        <w:t>XML</w:t>
      </w:r>
      <w:r>
        <w:rPr>
          <w:rFonts w:hint="eastAsia"/>
        </w:rPr>
        <w:t>作为实现并行标记语言</w:t>
      </w:r>
      <w:r>
        <w:rPr>
          <w:rFonts w:hint="eastAsia"/>
        </w:rPr>
        <w:t>PML</w:t>
      </w:r>
      <w:r>
        <w:rPr>
          <w:rFonts w:hint="eastAsia"/>
        </w:rPr>
        <w:t>的基础技术路线（如图</w:t>
      </w:r>
      <w:r>
        <w:rPr>
          <w:rFonts w:hint="eastAsia"/>
        </w:rPr>
        <w:t>5.1</w:t>
      </w:r>
      <w:r>
        <w:rPr>
          <w:rFonts w:hint="eastAsia"/>
        </w:rPr>
        <w:t>所示），首先通过</w:t>
      </w:r>
      <w:r>
        <w:rPr>
          <w:rFonts w:hint="eastAsia"/>
          <w:color w:val="000000"/>
          <w:shd w:val="clear" w:color="auto" w:fill="FFFFFF"/>
        </w:rPr>
        <w:t>大量</w:t>
      </w:r>
      <w:r>
        <w:rPr>
          <w:rFonts w:hint="eastAsia"/>
        </w:rPr>
        <w:t>参考编写良好的</w:t>
      </w:r>
      <w:proofErr w:type="spellStart"/>
      <w:r>
        <w:rPr>
          <w:rFonts w:hint="eastAsia"/>
        </w:rPr>
        <w:t>MPI+OpenMP</w:t>
      </w:r>
      <w:proofErr w:type="spellEnd"/>
      <w:r>
        <w:rPr>
          <w:rFonts w:hint="eastAsia"/>
        </w:rPr>
        <w:t>混合编程模型代码，总结归纳其常用函数、指令以及格式并进行抽象概括，以达到设计尽量少的</w:t>
      </w:r>
      <w:r w:rsidR="00A87AFF">
        <w:t>PML</w:t>
      </w:r>
      <w:r>
        <w:rPr>
          <w:rFonts w:hint="eastAsia"/>
        </w:rPr>
        <w:t>标签进行尽量多的功能覆盖的目的。然后定义</w:t>
      </w:r>
      <w:r>
        <w:rPr>
          <w:rFonts w:hint="eastAsia"/>
        </w:rPr>
        <w:t>XSLT</w:t>
      </w:r>
      <w:r>
        <w:rPr>
          <w:rFonts w:hint="eastAsia"/>
        </w:rPr>
        <w:t>文件，描述所设计的</w:t>
      </w:r>
      <w:r w:rsidR="00A87AFF">
        <w:t>P</w:t>
      </w:r>
      <w:r>
        <w:rPr>
          <w:rFonts w:hint="eastAsia"/>
        </w:rPr>
        <w:t>ML</w:t>
      </w:r>
      <w:r>
        <w:rPr>
          <w:rFonts w:hint="eastAsia"/>
        </w:rPr>
        <w:t>标签与并行编程模型之间的对应关系及具体的转换规则，为从串行代码到并行代码的转换提供转换</w:t>
      </w:r>
      <w:r>
        <w:rPr>
          <w:rFonts w:hint="eastAsia"/>
        </w:rPr>
        <w:lastRenderedPageBreak/>
        <w:t>模板。最后开发转换程序，按照</w:t>
      </w:r>
      <w:r>
        <w:rPr>
          <w:rFonts w:hint="eastAsia"/>
        </w:rPr>
        <w:t>XSLT</w:t>
      </w:r>
      <w:r>
        <w:rPr>
          <w:rFonts w:hint="eastAsia"/>
        </w:rPr>
        <w:t>文件实现从加入了</w:t>
      </w:r>
      <w:r>
        <w:rPr>
          <w:rFonts w:hint="eastAsia"/>
        </w:rPr>
        <w:t>PML</w:t>
      </w:r>
      <w:r>
        <w:rPr>
          <w:rFonts w:hint="eastAsia"/>
        </w:rPr>
        <w:t>标签的串行代码自动转换为并行代码的功能。</w:t>
      </w:r>
    </w:p>
    <w:p w14:paraId="49F7DC2C" w14:textId="77777777" w:rsidR="004614F2" w:rsidRDefault="004614F2" w:rsidP="00B86FD8">
      <w:pPr>
        <w:pStyle w:val="WSL-4"/>
        <w:ind w:firstLineChars="0" w:firstLine="0"/>
        <w:jc w:val="center"/>
      </w:pPr>
      <w:r>
        <w:rPr>
          <w:noProof/>
        </w:rPr>
        <w:drawing>
          <wp:inline distT="0" distB="0" distL="0" distR="0" wp14:anchorId="1CC878B5" wp14:editId="51CB7EB6">
            <wp:extent cx="5274310" cy="2701290"/>
            <wp:effectExtent l="0" t="0" r="2540" b="381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5.1 并行标记语言技术路线.PNG"/>
                    <pic:cNvPicPr/>
                  </pic:nvPicPr>
                  <pic:blipFill>
                    <a:blip r:embed="rId62">
                      <a:extLst>
                        <a:ext uri="{28A0092B-C50C-407E-A947-70E740481C1C}">
                          <a14:useLocalDpi xmlns:a14="http://schemas.microsoft.com/office/drawing/2010/main" val="0"/>
                        </a:ext>
                      </a:extLst>
                    </a:blip>
                    <a:stretch>
                      <a:fillRect/>
                    </a:stretch>
                  </pic:blipFill>
                  <pic:spPr>
                    <a:xfrm>
                      <a:off x="0" y="0"/>
                      <a:ext cx="5274310" cy="2701290"/>
                    </a:xfrm>
                    <a:prstGeom prst="rect">
                      <a:avLst/>
                    </a:prstGeom>
                  </pic:spPr>
                </pic:pic>
              </a:graphicData>
            </a:graphic>
          </wp:inline>
        </w:drawing>
      </w:r>
    </w:p>
    <w:p w14:paraId="44C66FBB" w14:textId="77777777" w:rsidR="004614F2" w:rsidRDefault="004614F2" w:rsidP="00B86FD8">
      <w:pPr>
        <w:pStyle w:val="WSL-6"/>
      </w:pPr>
      <w:bookmarkStart w:id="445" w:name="_Toc36925582"/>
      <w:bookmarkStart w:id="446" w:name="_Toc37081000"/>
      <w:r>
        <w:rPr>
          <w:rFonts w:hint="eastAsia"/>
        </w:rPr>
        <w:t>图</w:t>
      </w:r>
      <w:r>
        <w:rPr>
          <w:rFonts w:hint="eastAsia"/>
        </w:rPr>
        <w:t>5.1</w:t>
      </w:r>
      <w:r>
        <w:t xml:space="preserve"> </w:t>
      </w:r>
      <w:r>
        <w:rPr>
          <w:rFonts w:hint="eastAsia"/>
        </w:rPr>
        <w:t>并行标记语言技术路线</w:t>
      </w:r>
      <w:bookmarkEnd w:id="445"/>
      <w:bookmarkEnd w:id="446"/>
    </w:p>
    <w:p w14:paraId="0BB93A6B" w14:textId="5151CA3D" w:rsidR="004614F2" w:rsidRDefault="00A87AFF" w:rsidP="00B86FD8">
      <w:pPr>
        <w:pStyle w:val="WSL-4"/>
        <w:ind w:firstLineChars="0" w:firstLine="0"/>
      </w:pPr>
      <w:r>
        <w:rPr>
          <w:rFonts w:hint="eastAsia"/>
        </w:rPr>
        <w:t>(</w:t>
      </w:r>
      <w:r>
        <w:t>2)</w:t>
      </w:r>
      <w:r w:rsidR="004614F2">
        <w:rPr>
          <w:rFonts w:hint="eastAsia"/>
        </w:rPr>
        <w:t>标签详情</w:t>
      </w:r>
    </w:p>
    <w:p w14:paraId="5C02DA69" w14:textId="509C829C" w:rsidR="004614F2" w:rsidRDefault="004614F2" w:rsidP="002B310F">
      <w:pPr>
        <w:pStyle w:val="WSL-4"/>
        <w:ind w:firstLine="518"/>
      </w:pPr>
      <w:r>
        <w:rPr>
          <w:rFonts w:hint="eastAsia"/>
        </w:rPr>
        <w:t>为了方便使用和理解，</w:t>
      </w:r>
      <w:r w:rsidR="00F65F1E">
        <w:rPr>
          <w:rFonts w:hint="eastAsia"/>
        </w:rPr>
        <w:t>统一不同并行编程模型和框架的编程接口，</w:t>
      </w:r>
      <w:r>
        <w:rPr>
          <w:rFonts w:hint="eastAsia"/>
        </w:rPr>
        <w:t>本文将</w:t>
      </w:r>
      <w:r>
        <w:rPr>
          <w:rFonts w:hint="eastAsia"/>
        </w:rPr>
        <w:t>PML</w:t>
      </w:r>
      <w:r>
        <w:rPr>
          <w:rFonts w:hint="eastAsia"/>
        </w:rPr>
        <w:t>语言的标签全部设计为</w:t>
      </w:r>
      <w:r w:rsidR="00F65F1E">
        <w:rPr>
          <w:rFonts w:hint="eastAsia"/>
        </w:rPr>
        <w:t>格式统一的</w:t>
      </w:r>
      <w:r>
        <w:rPr>
          <w:rFonts w:hint="eastAsia"/>
        </w:rPr>
        <w:t>中文标签。</w:t>
      </w:r>
      <w:r>
        <w:rPr>
          <w:rFonts w:hint="eastAsia"/>
        </w:rPr>
        <w:t>PML</w:t>
      </w:r>
      <w:r>
        <w:rPr>
          <w:rFonts w:hint="eastAsia"/>
        </w:rPr>
        <w:t>标签共计</w:t>
      </w:r>
      <w:r>
        <w:rPr>
          <w:rFonts w:hint="eastAsia"/>
        </w:rPr>
        <w:t>70</w:t>
      </w:r>
      <w:r>
        <w:rPr>
          <w:rFonts w:hint="eastAsia"/>
        </w:rPr>
        <w:t>个，其中</w:t>
      </w:r>
      <w:r>
        <w:rPr>
          <w:rFonts w:hint="eastAsia"/>
        </w:rPr>
        <w:t>PML</w:t>
      </w:r>
      <w:r>
        <w:rPr>
          <w:rFonts w:hint="eastAsia"/>
        </w:rPr>
        <w:t>根节点标签</w:t>
      </w:r>
      <w:r>
        <w:rPr>
          <w:rFonts w:hint="eastAsia"/>
        </w:rPr>
        <w:t>1</w:t>
      </w:r>
      <w:r>
        <w:rPr>
          <w:rFonts w:hint="eastAsia"/>
        </w:rPr>
        <w:t>个，</w:t>
      </w:r>
      <w:r>
        <w:rPr>
          <w:rFonts w:hint="eastAsia"/>
        </w:rPr>
        <w:t>MPI</w:t>
      </w:r>
      <w:r>
        <w:rPr>
          <w:rFonts w:hint="eastAsia"/>
        </w:rPr>
        <w:t>相关标签</w:t>
      </w:r>
      <w:r>
        <w:rPr>
          <w:rFonts w:hint="eastAsia"/>
        </w:rPr>
        <w:t>36</w:t>
      </w:r>
      <w:r>
        <w:rPr>
          <w:rFonts w:hint="eastAsia"/>
        </w:rPr>
        <w:t>个，包括</w:t>
      </w:r>
      <w:r>
        <w:rPr>
          <w:rFonts w:hint="eastAsia"/>
        </w:rPr>
        <w:t>5</w:t>
      </w:r>
      <w:r>
        <w:rPr>
          <w:rFonts w:hint="eastAsia"/>
        </w:rPr>
        <w:t>个初等例程、</w:t>
      </w:r>
      <w:r>
        <w:rPr>
          <w:rFonts w:hint="eastAsia"/>
        </w:rPr>
        <w:t>8</w:t>
      </w:r>
      <w:r>
        <w:rPr>
          <w:rFonts w:hint="eastAsia"/>
        </w:rPr>
        <w:t>个点对点消息传递例程、</w:t>
      </w:r>
      <w:r>
        <w:rPr>
          <w:rFonts w:hint="eastAsia"/>
        </w:rPr>
        <w:t>6</w:t>
      </w:r>
      <w:r>
        <w:rPr>
          <w:rFonts w:hint="eastAsia"/>
        </w:rPr>
        <w:t>个组通信例程以及</w:t>
      </w:r>
      <w:r>
        <w:rPr>
          <w:rFonts w:hint="eastAsia"/>
        </w:rPr>
        <w:t>17</w:t>
      </w:r>
      <w:r>
        <w:rPr>
          <w:rFonts w:hint="eastAsia"/>
        </w:rPr>
        <w:t>个常用的参数标签；</w:t>
      </w:r>
      <w:r>
        <w:rPr>
          <w:rFonts w:hint="eastAsia"/>
        </w:rPr>
        <w:t>OpenMP</w:t>
      </w:r>
      <w:r>
        <w:rPr>
          <w:rFonts w:hint="eastAsia"/>
        </w:rPr>
        <w:t>相关标签</w:t>
      </w:r>
      <w:r>
        <w:rPr>
          <w:rFonts w:hint="eastAsia"/>
        </w:rPr>
        <w:t>33</w:t>
      </w:r>
      <w:r>
        <w:rPr>
          <w:rFonts w:hint="eastAsia"/>
        </w:rPr>
        <w:t>个，包括</w:t>
      </w:r>
      <w:r>
        <w:rPr>
          <w:rFonts w:hint="eastAsia"/>
        </w:rPr>
        <w:t>13</w:t>
      </w:r>
      <w:r>
        <w:rPr>
          <w:rFonts w:hint="eastAsia"/>
        </w:rPr>
        <w:t>个常用指令、</w:t>
      </w:r>
      <w:r>
        <w:rPr>
          <w:rFonts w:hint="eastAsia"/>
        </w:rPr>
        <w:t>8</w:t>
      </w:r>
      <w:r>
        <w:rPr>
          <w:rFonts w:hint="eastAsia"/>
        </w:rPr>
        <w:t>个常用</w:t>
      </w:r>
      <w:r>
        <w:rPr>
          <w:rFonts w:hint="eastAsia"/>
        </w:rPr>
        <w:t>API</w:t>
      </w:r>
      <w:r>
        <w:rPr>
          <w:rFonts w:hint="eastAsia"/>
        </w:rPr>
        <w:t>库函数以及</w:t>
      </w:r>
      <w:r>
        <w:rPr>
          <w:rFonts w:hint="eastAsia"/>
        </w:rPr>
        <w:t>12</w:t>
      </w:r>
      <w:r>
        <w:rPr>
          <w:rFonts w:hint="eastAsia"/>
        </w:rPr>
        <w:t>个常用子句。在</w:t>
      </w:r>
      <w:r>
        <w:rPr>
          <w:rFonts w:hint="eastAsia"/>
        </w:rPr>
        <w:t>PML</w:t>
      </w:r>
      <w:r>
        <w:rPr>
          <w:rFonts w:hint="eastAsia"/>
        </w:rPr>
        <w:t>的所有标签中，参数标签统一设置，不存在各个例程中含义相同的参数标签不统一的情况，且</w:t>
      </w:r>
      <w:r>
        <w:rPr>
          <w:rFonts w:hint="eastAsia"/>
        </w:rPr>
        <w:t>&lt;</w:t>
      </w:r>
      <w:r>
        <w:rPr>
          <w:rFonts w:hint="eastAsia"/>
        </w:rPr>
        <w:t>返回值</w:t>
      </w:r>
      <w:r>
        <w:t>&gt;</w:t>
      </w:r>
      <w:r>
        <w:rPr>
          <w:rFonts w:hint="eastAsia"/>
        </w:rPr>
        <w:t>标签在不需要使用其返回值时均可以缺省，当需要返回值时，仅需将返回值接收变量写在该标签内即可。以</w:t>
      </w:r>
      <w:r>
        <w:rPr>
          <w:rFonts w:hint="eastAsia"/>
        </w:rPr>
        <w:t>MPI</w:t>
      </w:r>
      <w:r>
        <w:rPr>
          <w:rFonts w:hint="eastAsia"/>
        </w:rPr>
        <w:t>为例，其初始化与终止例程的简单</w:t>
      </w:r>
      <w:r>
        <w:rPr>
          <w:rFonts w:hint="eastAsia"/>
        </w:rPr>
        <w:t>C</w:t>
      </w:r>
      <w:r>
        <w:rPr>
          <w:rFonts w:hint="eastAsia"/>
        </w:rPr>
        <w:t>语言代码示例与对应的</w:t>
      </w:r>
      <w:r>
        <w:rPr>
          <w:rFonts w:hint="eastAsia"/>
        </w:rPr>
        <w:t>PML</w:t>
      </w:r>
      <w:r>
        <w:rPr>
          <w:rFonts w:hint="eastAsia"/>
        </w:rPr>
        <w:t>程序示例如图</w:t>
      </w:r>
      <w:r>
        <w:rPr>
          <w:rFonts w:hint="eastAsia"/>
        </w:rPr>
        <w:t>5.2</w:t>
      </w:r>
      <w:r>
        <w:rPr>
          <w:rFonts w:hint="eastAsia"/>
        </w:rPr>
        <w:t>所示，可以发现，</w:t>
      </w:r>
      <w:r>
        <w:rPr>
          <w:rFonts w:hint="eastAsia"/>
        </w:rPr>
        <w:t>PML</w:t>
      </w:r>
      <w:r>
        <w:rPr>
          <w:rFonts w:hint="eastAsia"/>
        </w:rPr>
        <w:t>语言所写的程序源码文件为</w:t>
      </w:r>
      <w:r>
        <w:rPr>
          <w:rFonts w:hint="eastAsia"/>
        </w:rPr>
        <w:t>XML</w:t>
      </w:r>
      <w:r>
        <w:rPr>
          <w:rFonts w:hint="eastAsia"/>
        </w:rPr>
        <w:t>文档（后缀名为</w:t>
      </w:r>
      <w:r>
        <w:rPr>
          <w:rFonts w:hint="eastAsia"/>
        </w:rPr>
        <w:t>.xml</w:t>
      </w:r>
      <w:r>
        <w:t>）</w:t>
      </w:r>
      <w:r>
        <w:rPr>
          <w:rFonts w:hint="eastAsia"/>
        </w:rPr>
        <w:t>，且</w:t>
      </w:r>
      <w:r>
        <w:rPr>
          <w:rFonts w:hint="eastAsia"/>
        </w:rPr>
        <w:t>PML</w:t>
      </w:r>
      <w:r>
        <w:rPr>
          <w:rFonts w:hint="eastAsia"/>
        </w:rPr>
        <w:t>并不改变原有的</w:t>
      </w:r>
      <w:r>
        <w:rPr>
          <w:rFonts w:hint="eastAsia"/>
        </w:rPr>
        <w:t>C</w:t>
      </w:r>
      <w:r>
        <w:rPr>
          <w:rFonts w:hint="eastAsia"/>
        </w:rPr>
        <w:t>语言编程语法规范与编程逻辑，仅仅只是在本应调用并行编程模型的位置，将不同的调用语句替换为了标准统一的</w:t>
      </w:r>
      <w:r>
        <w:rPr>
          <w:rFonts w:hint="eastAsia"/>
        </w:rPr>
        <w:t>PML</w:t>
      </w:r>
      <w:r>
        <w:rPr>
          <w:rFonts w:hint="eastAsia"/>
        </w:rPr>
        <w:t>标签。</w:t>
      </w:r>
    </w:p>
    <w:p w14:paraId="7481C92E" w14:textId="77777777" w:rsidR="004614F2" w:rsidRDefault="004614F2" w:rsidP="00B86FD8">
      <w:pPr>
        <w:pStyle w:val="WSL-4"/>
        <w:ind w:firstLineChars="0" w:firstLine="0"/>
        <w:jc w:val="center"/>
      </w:pPr>
      <w:r>
        <w:rPr>
          <w:noProof/>
        </w:rPr>
        <w:lastRenderedPageBreak/>
        <w:drawing>
          <wp:inline distT="0" distB="0" distL="0" distR="0" wp14:anchorId="06C8E67C" wp14:editId="643ED8C5">
            <wp:extent cx="5274310" cy="3708400"/>
            <wp:effectExtent l="0" t="0" r="2540" b="635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5.2 C语言与PML程序示例.PNG"/>
                    <pic:cNvPicPr/>
                  </pic:nvPicPr>
                  <pic:blipFill>
                    <a:blip r:embed="rId63">
                      <a:extLst>
                        <a:ext uri="{28A0092B-C50C-407E-A947-70E740481C1C}">
                          <a14:useLocalDpi xmlns:a14="http://schemas.microsoft.com/office/drawing/2010/main" val="0"/>
                        </a:ext>
                      </a:extLst>
                    </a:blip>
                    <a:stretch>
                      <a:fillRect/>
                    </a:stretch>
                  </pic:blipFill>
                  <pic:spPr>
                    <a:xfrm>
                      <a:off x="0" y="0"/>
                      <a:ext cx="5274310" cy="3708400"/>
                    </a:xfrm>
                    <a:prstGeom prst="rect">
                      <a:avLst/>
                    </a:prstGeom>
                  </pic:spPr>
                </pic:pic>
              </a:graphicData>
            </a:graphic>
          </wp:inline>
        </w:drawing>
      </w:r>
    </w:p>
    <w:p w14:paraId="320FDE27" w14:textId="77777777" w:rsidR="004614F2" w:rsidRPr="00142F81" w:rsidRDefault="004614F2" w:rsidP="00B86FD8">
      <w:pPr>
        <w:pStyle w:val="WSL-6"/>
      </w:pPr>
      <w:bookmarkStart w:id="447" w:name="_Toc36925583"/>
      <w:bookmarkStart w:id="448" w:name="_Toc37081001"/>
      <w:r>
        <w:rPr>
          <w:rFonts w:hint="eastAsia"/>
        </w:rPr>
        <w:t>图</w:t>
      </w:r>
      <w:r>
        <w:rPr>
          <w:rFonts w:hint="eastAsia"/>
        </w:rPr>
        <w:t>5.2</w:t>
      </w:r>
      <w:r>
        <w:t xml:space="preserve"> </w:t>
      </w:r>
      <w:r>
        <w:rPr>
          <w:rFonts w:hint="eastAsia"/>
        </w:rPr>
        <w:t>C</w:t>
      </w:r>
      <w:r>
        <w:rPr>
          <w:rFonts w:hint="eastAsia"/>
        </w:rPr>
        <w:t>语言与</w:t>
      </w:r>
      <w:r>
        <w:rPr>
          <w:rFonts w:hint="eastAsia"/>
        </w:rPr>
        <w:t>PML</w:t>
      </w:r>
      <w:r>
        <w:rPr>
          <w:rFonts w:hint="eastAsia"/>
        </w:rPr>
        <w:t>程序示例</w:t>
      </w:r>
      <w:bookmarkEnd w:id="447"/>
      <w:bookmarkEnd w:id="448"/>
    </w:p>
    <w:p w14:paraId="25CA3C23" w14:textId="3BF81B72" w:rsidR="004614F2" w:rsidRDefault="00F65F1E" w:rsidP="00B86FD8">
      <w:pPr>
        <w:pStyle w:val="WSL-4"/>
        <w:ind w:firstLineChars="0" w:firstLine="0"/>
      </w:pPr>
      <w:r>
        <w:rPr>
          <w:rFonts w:hint="eastAsia"/>
        </w:rPr>
        <w:t>(</w:t>
      </w:r>
      <w:r>
        <w:t>3)</w:t>
      </w:r>
      <w:r w:rsidR="004614F2">
        <w:rPr>
          <w:rFonts w:hint="eastAsia"/>
        </w:rPr>
        <w:t>转换机制</w:t>
      </w:r>
    </w:p>
    <w:p w14:paraId="5A71C682" w14:textId="77777777" w:rsidR="004614F2" w:rsidRDefault="004614F2" w:rsidP="002B310F">
      <w:pPr>
        <w:pStyle w:val="WSL-4"/>
        <w:ind w:firstLine="518"/>
      </w:pPr>
      <w:r>
        <w:rPr>
          <w:rFonts w:hint="eastAsia"/>
        </w:rPr>
        <w:t>由上文所述技术路线可知，</w:t>
      </w:r>
      <w:r>
        <w:rPr>
          <w:rFonts w:hint="eastAsia"/>
        </w:rPr>
        <w:t>PML</w:t>
      </w:r>
      <w:r>
        <w:rPr>
          <w:rFonts w:hint="eastAsia"/>
        </w:rPr>
        <w:t>标签向普通</w:t>
      </w:r>
      <w:r>
        <w:rPr>
          <w:rFonts w:hint="eastAsia"/>
        </w:rPr>
        <w:t>C/C++</w:t>
      </w:r>
      <w:r>
        <w:rPr>
          <w:rFonts w:hint="eastAsia"/>
        </w:rPr>
        <w:t>语言代码转换的功能主要由</w:t>
      </w:r>
      <w:r>
        <w:rPr>
          <w:rFonts w:hint="eastAsia"/>
        </w:rPr>
        <w:t>XSLT</w:t>
      </w:r>
      <w:r>
        <w:rPr>
          <w:rFonts w:hint="eastAsia"/>
        </w:rPr>
        <w:t>文件负责，</w:t>
      </w:r>
      <w:r>
        <w:rPr>
          <w:rFonts w:hint="eastAsia"/>
        </w:rPr>
        <w:t>XSLT</w:t>
      </w:r>
      <w:r>
        <w:rPr>
          <w:rFonts w:hint="eastAsia"/>
        </w:rPr>
        <w:t>文件本身也是一种</w:t>
      </w:r>
      <w:r>
        <w:rPr>
          <w:rFonts w:hint="eastAsia"/>
        </w:rPr>
        <w:t>XML</w:t>
      </w:r>
      <w:r>
        <w:rPr>
          <w:rFonts w:hint="eastAsia"/>
        </w:rPr>
        <w:t>格式的文档，可以看作是普通</w:t>
      </w:r>
      <w:r>
        <w:rPr>
          <w:rFonts w:hint="eastAsia"/>
        </w:rPr>
        <w:t>XML</w:t>
      </w:r>
      <w:r>
        <w:rPr>
          <w:rFonts w:hint="eastAsia"/>
        </w:rPr>
        <w:t>文档的样式表（类似</w:t>
      </w:r>
      <w:r>
        <w:rPr>
          <w:rFonts w:hint="eastAsia"/>
        </w:rPr>
        <w:t>CSS</w:t>
      </w:r>
      <w:r>
        <w:rPr>
          <w:rFonts w:hint="eastAsia"/>
        </w:rPr>
        <w:t>之于</w:t>
      </w:r>
      <w:r>
        <w:rPr>
          <w:rFonts w:hint="eastAsia"/>
        </w:rPr>
        <w:t>HTML</w:t>
      </w:r>
      <w:r>
        <w:rPr>
          <w:rFonts w:hint="eastAsia"/>
        </w:rPr>
        <w:t>），用于定义</w:t>
      </w:r>
      <w:r>
        <w:rPr>
          <w:rFonts w:hint="eastAsia"/>
        </w:rPr>
        <w:t>XML</w:t>
      </w:r>
      <w:r>
        <w:rPr>
          <w:rFonts w:hint="eastAsia"/>
        </w:rPr>
        <w:t>标签的转换逻辑，这些逻辑会应用于</w:t>
      </w:r>
      <w:r>
        <w:rPr>
          <w:rFonts w:hint="eastAsia"/>
        </w:rPr>
        <w:t>XML</w:t>
      </w:r>
      <w:r>
        <w:rPr>
          <w:rFonts w:hint="eastAsia"/>
        </w:rPr>
        <w:t>文档树状结构的节点集上，然后生成</w:t>
      </w:r>
      <w:r>
        <w:rPr>
          <w:rFonts w:hint="eastAsia"/>
        </w:rPr>
        <w:t>HTML</w:t>
      </w:r>
      <w:r>
        <w:rPr>
          <w:rFonts w:hint="eastAsia"/>
        </w:rPr>
        <w:t>、文本或其他形式的输出文件。</w:t>
      </w:r>
    </w:p>
    <w:p w14:paraId="59D9411E" w14:textId="77777777" w:rsidR="004614F2" w:rsidRDefault="004614F2" w:rsidP="002B310F">
      <w:pPr>
        <w:pStyle w:val="WSL-4"/>
        <w:ind w:firstLine="518"/>
      </w:pPr>
      <w:r>
        <w:rPr>
          <w:rFonts w:hint="eastAsia"/>
        </w:rPr>
        <w:t>在</w:t>
      </w:r>
      <w:r>
        <w:rPr>
          <w:rFonts w:hint="eastAsia"/>
        </w:rPr>
        <w:t>PML</w:t>
      </w:r>
      <w:r>
        <w:rPr>
          <w:rFonts w:hint="eastAsia"/>
        </w:rPr>
        <w:t>语言的</w:t>
      </w:r>
      <w:r>
        <w:rPr>
          <w:rFonts w:hint="eastAsia"/>
        </w:rPr>
        <w:t>XSLT</w:t>
      </w:r>
      <w:r>
        <w:rPr>
          <w:rFonts w:hint="eastAsia"/>
        </w:rPr>
        <w:t>文件中，将输出类型定义为文本类型，并且为每一个设计好的</w:t>
      </w:r>
      <w:r>
        <w:rPr>
          <w:rFonts w:hint="eastAsia"/>
        </w:rPr>
        <w:t>PML</w:t>
      </w:r>
      <w:r>
        <w:rPr>
          <w:rFonts w:hint="eastAsia"/>
        </w:rPr>
        <w:t>标签都定义了转换规则。每个转换规则一般都与</w:t>
      </w:r>
      <w:r>
        <w:rPr>
          <w:rFonts w:hint="eastAsia"/>
        </w:rPr>
        <w:t>XPATH</w:t>
      </w:r>
      <w:r>
        <w:rPr>
          <w:rFonts w:hint="eastAsia"/>
        </w:rPr>
        <w:t>关联，</w:t>
      </w:r>
      <w:r>
        <w:rPr>
          <w:rFonts w:hint="eastAsia"/>
        </w:rPr>
        <w:t>XPATH</w:t>
      </w:r>
      <w:r>
        <w:rPr>
          <w:rFonts w:hint="eastAsia"/>
        </w:rPr>
        <w:t>代表着标签在</w:t>
      </w:r>
      <w:r>
        <w:rPr>
          <w:rFonts w:hint="eastAsia"/>
        </w:rPr>
        <w:t>XML</w:t>
      </w:r>
      <w:r>
        <w:rPr>
          <w:rFonts w:hint="eastAsia"/>
        </w:rPr>
        <w:t>文档的树状结构中的层次信息，</w:t>
      </w:r>
      <w:r w:rsidRPr="001E3AD1">
        <w:t>表明</w:t>
      </w:r>
      <w:r>
        <w:rPr>
          <w:rFonts w:hint="eastAsia"/>
        </w:rPr>
        <w:t>了</w:t>
      </w:r>
      <w:r w:rsidRPr="001E3AD1">
        <w:t>这个规则适用于哪</w:t>
      </w:r>
      <w:r>
        <w:rPr>
          <w:rFonts w:hint="eastAsia"/>
        </w:rPr>
        <w:t>一</w:t>
      </w:r>
      <w:r w:rsidRPr="001E3AD1">
        <w:t>个</w:t>
      </w:r>
      <w:r w:rsidRPr="001E3AD1">
        <w:rPr>
          <w:rFonts w:hint="eastAsia"/>
        </w:rPr>
        <w:t>或哪一类</w:t>
      </w:r>
      <w:r w:rsidRPr="001E3AD1">
        <w:t>节点</w:t>
      </w:r>
      <w:r w:rsidRPr="001E3AD1">
        <w:rPr>
          <w:rFonts w:hint="eastAsia"/>
        </w:rPr>
        <w:t>，</w:t>
      </w:r>
      <w:r>
        <w:rPr>
          <w:rFonts w:hint="eastAsia"/>
        </w:rPr>
        <w:t>用于定位标签在</w:t>
      </w:r>
      <w:r>
        <w:rPr>
          <w:rFonts w:hint="eastAsia"/>
        </w:rPr>
        <w:t>XML</w:t>
      </w:r>
      <w:r>
        <w:rPr>
          <w:rFonts w:hint="eastAsia"/>
        </w:rPr>
        <w:t>文档中的位置从而</w:t>
      </w:r>
      <w:r w:rsidRPr="001E3AD1">
        <w:t>查找匹配</w:t>
      </w:r>
      <w:r>
        <w:rPr>
          <w:rFonts w:hint="eastAsia"/>
        </w:rPr>
        <w:t>正确的标签进行转换。</w:t>
      </w:r>
      <w:r w:rsidRPr="001E3AD1">
        <w:t>当然，这种规则也被</w:t>
      </w:r>
      <w:proofErr w:type="gramStart"/>
      <w:r w:rsidRPr="001E3AD1">
        <w:t>称做</w:t>
      </w:r>
      <w:proofErr w:type="gramEnd"/>
      <w:r w:rsidRPr="001E3AD1">
        <w:rPr>
          <w:rFonts w:hint="eastAsia"/>
        </w:rPr>
        <w:t>模板</w:t>
      </w:r>
      <w:r w:rsidRPr="001E3AD1">
        <w:rPr>
          <w:rFonts w:hint="eastAsia"/>
        </w:rPr>
        <w:t>(</w:t>
      </w:r>
      <w:r w:rsidRPr="001E3AD1">
        <w:t>Template)</w:t>
      </w:r>
      <w:r w:rsidRPr="001E3AD1">
        <w:rPr>
          <w:rFonts w:hint="eastAsia"/>
        </w:rPr>
        <w:t>，</w:t>
      </w:r>
      <w:r w:rsidRPr="001E3AD1">
        <w:t>在</w:t>
      </w:r>
      <w:r w:rsidRPr="001E3AD1">
        <w:t>XSLT</w:t>
      </w:r>
      <w:r w:rsidRPr="001E3AD1">
        <w:t>中</w:t>
      </w:r>
      <w:r w:rsidRPr="001E3AD1">
        <w:rPr>
          <w:rFonts w:hint="eastAsia"/>
        </w:rPr>
        <w:t>使</w:t>
      </w:r>
      <w:r w:rsidRPr="001E3AD1">
        <w:t>用标签</w:t>
      </w:r>
      <w:r w:rsidRPr="001E3AD1">
        <w:t>&lt;</w:t>
      </w:r>
      <w:proofErr w:type="spellStart"/>
      <w:r w:rsidRPr="001E3AD1">
        <w:t>xsl:template</w:t>
      </w:r>
      <w:proofErr w:type="spellEnd"/>
      <w:r w:rsidRPr="001E3AD1">
        <w:t>&gt;</w:t>
      </w:r>
      <w:r w:rsidRPr="001E3AD1">
        <w:t>表示，</w:t>
      </w:r>
      <w:r>
        <w:rPr>
          <w:rFonts w:hint="eastAsia"/>
        </w:rPr>
        <w:t>并使用</w:t>
      </w:r>
      <w:r w:rsidRPr="001E3AD1">
        <w:t>该标签</w:t>
      </w:r>
      <w:r>
        <w:rPr>
          <w:rFonts w:hint="eastAsia"/>
        </w:rPr>
        <w:t>的</w:t>
      </w:r>
      <w:r w:rsidRPr="001E3AD1">
        <w:t>match</w:t>
      </w:r>
      <w:r w:rsidRPr="001E3AD1">
        <w:t>属性来关联</w:t>
      </w:r>
      <w:r w:rsidRPr="001E3AD1">
        <w:t>XPATH</w:t>
      </w:r>
      <w:r w:rsidRPr="001E3AD1">
        <w:t>表达式</w:t>
      </w:r>
      <w:r w:rsidRPr="001E3AD1">
        <w:rPr>
          <w:rFonts w:hint="eastAsia"/>
        </w:rPr>
        <w:t>。</w:t>
      </w:r>
      <w:r>
        <w:rPr>
          <w:rFonts w:hint="eastAsia"/>
        </w:rPr>
        <w:t>仍以图</w:t>
      </w:r>
      <w:r>
        <w:rPr>
          <w:rFonts w:hint="eastAsia"/>
        </w:rPr>
        <w:t>5.2</w:t>
      </w:r>
      <w:r>
        <w:rPr>
          <w:rFonts w:hint="eastAsia"/>
        </w:rPr>
        <w:t>所示</w:t>
      </w:r>
      <w:r>
        <w:rPr>
          <w:rFonts w:hint="eastAsia"/>
        </w:rPr>
        <w:t>PML</w:t>
      </w:r>
      <w:r>
        <w:rPr>
          <w:rFonts w:hint="eastAsia"/>
        </w:rPr>
        <w:t>程序为例，其中所使用到的</w:t>
      </w:r>
      <w:r>
        <w:rPr>
          <w:rFonts w:hint="eastAsia"/>
        </w:rPr>
        <w:t>MPI</w:t>
      </w:r>
      <w:r>
        <w:rPr>
          <w:rFonts w:hint="eastAsia"/>
        </w:rPr>
        <w:t>环境终止标签的</w:t>
      </w:r>
      <w:r>
        <w:rPr>
          <w:rFonts w:hint="eastAsia"/>
        </w:rPr>
        <w:t>XSLT</w:t>
      </w:r>
      <w:r>
        <w:rPr>
          <w:rFonts w:hint="eastAsia"/>
        </w:rPr>
        <w:t>转换规则如图</w:t>
      </w:r>
      <w:r>
        <w:rPr>
          <w:rFonts w:hint="eastAsia"/>
        </w:rPr>
        <w:t>5.3</w:t>
      </w:r>
      <w:r>
        <w:rPr>
          <w:rFonts w:hint="eastAsia"/>
        </w:rPr>
        <w:t>所示，此规则</w:t>
      </w:r>
      <w:proofErr w:type="gramStart"/>
      <w:r>
        <w:rPr>
          <w:rFonts w:hint="eastAsia"/>
        </w:rPr>
        <w:t>仅作用</w:t>
      </w:r>
      <w:proofErr w:type="gramEnd"/>
      <w:r>
        <w:rPr>
          <w:rFonts w:hint="eastAsia"/>
        </w:rPr>
        <w:t>于</w:t>
      </w:r>
      <w:r>
        <w:rPr>
          <w:rFonts w:hint="eastAsia"/>
        </w:rPr>
        <w:t>&lt;</w:t>
      </w:r>
      <w:r>
        <w:t>MPI</w:t>
      </w:r>
      <w:r>
        <w:rPr>
          <w:rFonts w:hint="eastAsia"/>
        </w:rPr>
        <w:t>终止</w:t>
      </w:r>
      <w:r>
        <w:t>&gt;</w:t>
      </w:r>
      <w:r>
        <w:rPr>
          <w:rFonts w:hint="eastAsia"/>
        </w:rPr>
        <w:t>标签，并且</w:t>
      </w:r>
      <w:r>
        <w:rPr>
          <w:rFonts w:hint="eastAsia"/>
        </w:rPr>
        <w:t>XPATH</w:t>
      </w:r>
      <w:r>
        <w:rPr>
          <w:rFonts w:hint="eastAsia"/>
        </w:rPr>
        <w:t>规定这个</w:t>
      </w:r>
      <w:r>
        <w:rPr>
          <w:rFonts w:hint="eastAsia"/>
        </w:rPr>
        <w:t>&lt;</w:t>
      </w:r>
      <w:r>
        <w:t>MPI</w:t>
      </w:r>
      <w:r>
        <w:rPr>
          <w:rFonts w:hint="eastAsia"/>
        </w:rPr>
        <w:t>终止</w:t>
      </w:r>
      <w:r>
        <w:t>&gt;</w:t>
      </w:r>
      <w:r>
        <w:rPr>
          <w:rFonts w:hint="eastAsia"/>
        </w:rPr>
        <w:t>标签必须是根节点的直接子节点，才能使用这个规则。值得</w:t>
      </w:r>
      <w:r w:rsidRPr="00F56FCC">
        <w:rPr>
          <w:rFonts w:hint="eastAsia"/>
        </w:rPr>
        <w:t>注意的是，</w:t>
      </w:r>
      <w:r w:rsidRPr="00F56FCC">
        <w:rPr>
          <w:rFonts w:hint="eastAsia"/>
        </w:rPr>
        <w:t>XSLT</w:t>
      </w:r>
      <w:r w:rsidRPr="00F56FCC">
        <w:rPr>
          <w:rFonts w:hint="eastAsia"/>
        </w:rPr>
        <w:t>文档还提供了条件判断、选择分支等功能。在图</w:t>
      </w:r>
      <w:r w:rsidRPr="00F56FCC">
        <w:rPr>
          <w:rFonts w:hint="eastAsia"/>
        </w:rPr>
        <w:t>5.3</w:t>
      </w:r>
      <w:r w:rsidRPr="00F56FCC">
        <w:rPr>
          <w:rFonts w:hint="eastAsia"/>
        </w:rPr>
        <w:t>中，</w:t>
      </w:r>
      <w:r w:rsidRPr="00F56FCC">
        <w:rPr>
          <w:rFonts w:hint="eastAsia"/>
        </w:rPr>
        <w:t>&lt;</w:t>
      </w:r>
      <w:proofErr w:type="spellStart"/>
      <w:r w:rsidRPr="00F56FCC">
        <w:rPr>
          <w:rFonts w:hint="eastAsia"/>
        </w:rPr>
        <w:t>xsl:choose</w:t>
      </w:r>
      <w:proofErr w:type="spellEnd"/>
      <w:r w:rsidRPr="00F56FCC">
        <w:rPr>
          <w:rFonts w:hint="eastAsia"/>
        </w:rPr>
        <w:t>&gt;</w:t>
      </w:r>
      <w:r w:rsidRPr="00F56FCC">
        <w:rPr>
          <w:rFonts w:hint="eastAsia"/>
        </w:rPr>
        <w:t>标签用于结合</w:t>
      </w:r>
      <w:r w:rsidRPr="00F56FCC">
        <w:rPr>
          <w:rFonts w:hint="eastAsia"/>
        </w:rPr>
        <w:t xml:space="preserve"> &lt;</w:t>
      </w:r>
      <w:proofErr w:type="spellStart"/>
      <w:r w:rsidRPr="00F56FCC">
        <w:rPr>
          <w:rFonts w:hint="eastAsia"/>
        </w:rPr>
        <w:t>xsl:when</w:t>
      </w:r>
      <w:proofErr w:type="spellEnd"/>
      <w:r w:rsidRPr="00F56FCC">
        <w:rPr>
          <w:rFonts w:hint="eastAsia"/>
        </w:rPr>
        <w:t xml:space="preserve">&gt; </w:t>
      </w:r>
      <w:r w:rsidRPr="00F56FCC">
        <w:rPr>
          <w:rFonts w:hint="eastAsia"/>
        </w:rPr>
        <w:t>和</w:t>
      </w:r>
      <w:r w:rsidRPr="00F56FCC">
        <w:rPr>
          <w:rFonts w:hint="eastAsia"/>
        </w:rPr>
        <w:t xml:space="preserve"> &lt;</w:t>
      </w:r>
      <w:proofErr w:type="spellStart"/>
      <w:r w:rsidRPr="00F56FCC">
        <w:rPr>
          <w:rFonts w:hint="eastAsia"/>
        </w:rPr>
        <w:t>xsl:otherwise</w:t>
      </w:r>
      <w:proofErr w:type="spellEnd"/>
      <w:r w:rsidRPr="00F56FCC">
        <w:rPr>
          <w:rFonts w:hint="eastAsia"/>
        </w:rPr>
        <w:t xml:space="preserve">&gt; </w:t>
      </w:r>
      <w:r w:rsidRPr="00F56FCC">
        <w:rPr>
          <w:rFonts w:hint="eastAsia"/>
        </w:rPr>
        <w:t>来表达条件</w:t>
      </w:r>
      <w:r>
        <w:rPr>
          <w:rFonts w:hint="eastAsia"/>
        </w:rPr>
        <w:t>分支。在该规则中，如果</w:t>
      </w:r>
      <w:r>
        <w:rPr>
          <w:rFonts w:hint="eastAsia"/>
        </w:rPr>
        <w:t>&lt;</w:t>
      </w:r>
      <w:r>
        <w:rPr>
          <w:rFonts w:hint="eastAsia"/>
        </w:rPr>
        <w:t>返回值</w:t>
      </w:r>
      <w:r>
        <w:t>&gt;</w:t>
      </w:r>
      <w:r>
        <w:rPr>
          <w:rFonts w:hint="eastAsia"/>
        </w:rPr>
        <w:t>标签存在且不为空（假设为</w:t>
      </w:r>
      <w:r>
        <w:rPr>
          <w:rFonts w:hint="eastAsia"/>
        </w:rPr>
        <w:t>ret</w:t>
      </w:r>
      <w:r>
        <w:rPr>
          <w:rFonts w:hint="eastAsia"/>
        </w:rPr>
        <w:t>），则对应的将标签转换为“</w:t>
      </w:r>
      <w:r>
        <w:rPr>
          <w:rFonts w:hint="eastAsia"/>
        </w:rPr>
        <w:t>ret=</w:t>
      </w:r>
      <w:proofErr w:type="spellStart"/>
      <w:r>
        <w:t>MPI_Finalize</w:t>
      </w:r>
      <w:proofErr w:type="spellEnd"/>
      <w:r>
        <w:t>();</w:t>
      </w:r>
      <w:r>
        <w:rPr>
          <w:rFonts w:hint="eastAsia"/>
        </w:rPr>
        <w:t>”，否则直接转换为“</w:t>
      </w:r>
      <w:proofErr w:type="spellStart"/>
      <w:r>
        <w:t>MPI_Finalize</w:t>
      </w:r>
      <w:proofErr w:type="spellEnd"/>
      <w:r>
        <w:t>();</w:t>
      </w:r>
      <w:r>
        <w:rPr>
          <w:rFonts w:hint="eastAsia"/>
        </w:rPr>
        <w:t>”。</w:t>
      </w:r>
    </w:p>
    <w:p w14:paraId="7EA3F835" w14:textId="77777777" w:rsidR="004614F2" w:rsidRDefault="004614F2" w:rsidP="00B86FD8">
      <w:pPr>
        <w:pStyle w:val="WSL-4"/>
        <w:ind w:firstLineChars="0" w:firstLine="0"/>
        <w:jc w:val="center"/>
      </w:pPr>
      <w:r>
        <w:rPr>
          <w:rFonts w:hint="eastAsia"/>
          <w:noProof/>
        </w:rPr>
        <w:lastRenderedPageBreak/>
        <w:drawing>
          <wp:inline distT="0" distB="0" distL="0" distR="0" wp14:anchorId="5A0EE078" wp14:editId="07C652CF">
            <wp:extent cx="4366638" cy="1425063"/>
            <wp:effectExtent l="0" t="0" r="0" b="381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5.3 XSLT示例.PNG"/>
                    <pic:cNvPicPr/>
                  </pic:nvPicPr>
                  <pic:blipFill>
                    <a:blip r:embed="rId64">
                      <a:extLst>
                        <a:ext uri="{28A0092B-C50C-407E-A947-70E740481C1C}">
                          <a14:useLocalDpi xmlns:a14="http://schemas.microsoft.com/office/drawing/2010/main" val="0"/>
                        </a:ext>
                      </a:extLst>
                    </a:blip>
                    <a:stretch>
                      <a:fillRect/>
                    </a:stretch>
                  </pic:blipFill>
                  <pic:spPr>
                    <a:xfrm>
                      <a:off x="0" y="0"/>
                      <a:ext cx="4366638" cy="1425063"/>
                    </a:xfrm>
                    <a:prstGeom prst="rect">
                      <a:avLst/>
                    </a:prstGeom>
                  </pic:spPr>
                </pic:pic>
              </a:graphicData>
            </a:graphic>
          </wp:inline>
        </w:drawing>
      </w:r>
    </w:p>
    <w:p w14:paraId="73760110" w14:textId="77777777" w:rsidR="004614F2" w:rsidRDefault="004614F2" w:rsidP="00B86FD8">
      <w:pPr>
        <w:pStyle w:val="WSL-6"/>
        <w:rPr>
          <w:noProof/>
        </w:rPr>
      </w:pPr>
      <w:bookmarkStart w:id="449" w:name="_Toc36925584"/>
      <w:bookmarkStart w:id="450" w:name="_Toc37081002"/>
      <w:r>
        <w:rPr>
          <w:rFonts w:hint="eastAsia"/>
        </w:rPr>
        <w:t>图</w:t>
      </w:r>
      <w:r>
        <w:rPr>
          <w:rFonts w:hint="eastAsia"/>
        </w:rPr>
        <w:t>5.3</w:t>
      </w:r>
      <w:r>
        <w:t xml:space="preserve"> </w:t>
      </w:r>
      <w:r>
        <w:rPr>
          <w:rFonts w:hint="eastAsia"/>
        </w:rPr>
        <w:t>XSLT</w:t>
      </w:r>
      <w:r>
        <w:rPr>
          <w:rFonts w:hint="eastAsia"/>
        </w:rPr>
        <w:t>示例</w:t>
      </w:r>
      <w:bookmarkEnd w:id="449"/>
      <w:bookmarkEnd w:id="450"/>
    </w:p>
    <w:p w14:paraId="133405F1" w14:textId="23C92A11" w:rsidR="004614F2" w:rsidRDefault="004614F2" w:rsidP="002B310F">
      <w:pPr>
        <w:pStyle w:val="WSL-4"/>
        <w:ind w:firstLine="518"/>
      </w:pPr>
      <w:r>
        <w:rPr>
          <w:rFonts w:hint="eastAsia"/>
        </w:rPr>
        <w:t>图</w:t>
      </w:r>
      <w:r>
        <w:rPr>
          <w:rFonts w:hint="eastAsia"/>
        </w:rPr>
        <w:t>5.2</w:t>
      </w:r>
      <w:r>
        <w:rPr>
          <w:rFonts w:hint="eastAsia"/>
        </w:rPr>
        <w:t>中的</w:t>
      </w:r>
      <w:r>
        <w:rPr>
          <w:rFonts w:hint="eastAsia"/>
        </w:rPr>
        <w:t>PML</w:t>
      </w:r>
      <w:r>
        <w:rPr>
          <w:rFonts w:hint="eastAsia"/>
        </w:rPr>
        <w:t>程序向并行化的</w:t>
      </w:r>
      <w:r>
        <w:rPr>
          <w:rFonts w:hint="eastAsia"/>
        </w:rPr>
        <w:t>C</w:t>
      </w:r>
      <w:r>
        <w:rPr>
          <w:rFonts w:hint="eastAsia"/>
        </w:rPr>
        <w:t>语言程序转换的完整流程如图</w:t>
      </w:r>
      <w:r>
        <w:rPr>
          <w:rFonts w:hint="eastAsia"/>
        </w:rPr>
        <w:t>5.4</w:t>
      </w:r>
      <w:r>
        <w:rPr>
          <w:rFonts w:hint="eastAsia"/>
        </w:rPr>
        <w:t>所示。</w:t>
      </w:r>
      <w:r w:rsidR="00282DCF">
        <w:rPr>
          <w:rFonts w:hint="eastAsia"/>
        </w:rPr>
        <w:t>对于</w:t>
      </w:r>
      <w:r w:rsidR="0037782A">
        <w:rPr>
          <w:rFonts w:hint="eastAsia"/>
        </w:rPr>
        <w:t>根节点标签</w:t>
      </w:r>
      <w:r w:rsidR="00282DCF">
        <w:t>&lt;PML&gt;</w:t>
      </w:r>
      <w:r w:rsidR="00282DCF">
        <w:rPr>
          <w:rFonts w:hint="eastAsia"/>
        </w:rPr>
        <w:t>下的文本内容，直接将其保留；而对于其他</w:t>
      </w:r>
      <w:r w:rsidR="0037782A">
        <w:rPr>
          <w:rFonts w:hint="eastAsia"/>
        </w:rPr>
        <w:t>PML</w:t>
      </w:r>
      <w:r w:rsidR="00282DCF">
        <w:rPr>
          <w:rFonts w:hint="eastAsia"/>
        </w:rPr>
        <w:t>标签包裹的内容则</w:t>
      </w:r>
      <w:r w:rsidR="003B511F">
        <w:rPr>
          <w:rFonts w:hint="eastAsia"/>
        </w:rPr>
        <w:t>通过</w:t>
      </w:r>
      <w:r w:rsidR="003B511F">
        <w:rPr>
          <w:rFonts w:hint="eastAsia"/>
        </w:rPr>
        <w:t>match</w:t>
      </w:r>
      <w:r w:rsidR="003B511F">
        <w:rPr>
          <w:rFonts w:hint="eastAsia"/>
        </w:rPr>
        <w:t>属性匹配</w:t>
      </w:r>
      <w:r w:rsidR="00282DCF">
        <w:rPr>
          <w:rFonts w:hint="eastAsia"/>
        </w:rPr>
        <w:t>XSLT</w:t>
      </w:r>
      <w:r w:rsidR="00282DCF">
        <w:rPr>
          <w:rFonts w:hint="eastAsia"/>
        </w:rPr>
        <w:t>模板中定义的转换规则进行转换。</w:t>
      </w:r>
      <w:r>
        <w:rPr>
          <w:rFonts w:hint="eastAsia"/>
        </w:rPr>
        <w:t>为了实现这一流程的自动化，本文开发了一个专门用于</w:t>
      </w:r>
      <w:r>
        <w:rPr>
          <w:rFonts w:hint="eastAsia"/>
        </w:rPr>
        <w:t>PML</w:t>
      </w:r>
      <w:r>
        <w:rPr>
          <w:rFonts w:hint="eastAsia"/>
        </w:rPr>
        <w:t>代码向</w:t>
      </w:r>
      <w:r>
        <w:rPr>
          <w:rFonts w:hint="eastAsia"/>
        </w:rPr>
        <w:t>C</w:t>
      </w:r>
      <w:r>
        <w:rPr>
          <w:rFonts w:hint="eastAsia"/>
        </w:rPr>
        <w:t>语言代码转换的转换程序，算法描述如图</w:t>
      </w:r>
      <w:r>
        <w:rPr>
          <w:rFonts w:hint="eastAsia"/>
        </w:rPr>
        <w:t>5.5</w:t>
      </w:r>
      <w:r>
        <w:rPr>
          <w:rFonts w:hint="eastAsia"/>
        </w:rPr>
        <w:t>所示。其中为了适应接下来的章节中所提及到的部分功能，算法中所使用的</w:t>
      </w:r>
      <w:r>
        <w:rPr>
          <w:rFonts w:hint="eastAsia"/>
        </w:rPr>
        <w:t>PML</w:t>
      </w:r>
      <w:r>
        <w:rPr>
          <w:rFonts w:hint="eastAsia"/>
        </w:rPr>
        <w:t>代码由浏览器端</w:t>
      </w:r>
      <w:r>
        <w:rPr>
          <w:rFonts w:hint="eastAsia"/>
        </w:rPr>
        <w:t>http</w:t>
      </w:r>
      <w:r>
        <w:rPr>
          <w:rFonts w:hint="eastAsia"/>
        </w:rPr>
        <w:t>请求传回，对</w:t>
      </w:r>
      <w:r>
        <w:rPr>
          <w:rFonts w:hint="eastAsia"/>
        </w:rPr>
        <w:t>PML</w:t>
      </w:r>
      <w:r>
        <w:rPr>
          <w:rFonts w:hint="eastAsia"/>
        </w:rPr>
        <w:t>代码中的部分内容进行了一些预处理工作以避免一些字符编码问题。</w:t>
      </w:r>
    </w:p>
    <w:p w14:paraId="69A2BC0F" w14:textId="104AC295" w:rsidR="00194222" w:rsidRDefault="00282DCF" w:rsidP="00194222">
      <w:pPr>
        <w:pStyle w:val="WSL-4"/>
        <w:ind w:firstLineChars="0" w:firstLine="0"/>
        <w:jc w:val="center"/>
      </w:pPr>
      <w:r>
        <w:rPr>
          <w:noProof/>
        </w:rPr>
        <w:drawing>
          <wp:inline distT="0" distB="0" distL="0" distR="0" wp14:anchorId="1F178175" wp14:editId="5F0C3B38">
            <wp:extent cx="5759450" cy="3429000"/>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5.4PML语言转换完整流程.PNG"/>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759450" cy="3429000"/>
                    </a:xfrm>
                    <a:prstGeom prst="rect">
                      <a:avLst/>
                    </a:prstGeom>
                  </pic:spPr>
                </pic:pic>
              </a:graphicData>
            </a:graphic>
          </wp:inline>
        </w:drawing>
      </w:r>
    </w:p>
    <w:p w14:paraId="231587C2" w14:textId="77777777" w:rsidR="00194222" w:rsidRDefault="00194222" w:rsidP="00194222">
      <w:pPr>
        <w:pStyle w:val="WSL-6"/>
      </w:pPr>
      <w:bookmarkStart w:id="451" w:name="_Toc36925585"/>
      <w:bookmarkStart w:id="452" w:name="_Toc37081003"/>
      <w:r>
        <w:rPr>
          <w:rFonts w:hint="eastAsia"/>
        </w:rPr>
        <w:t>图</w:t>
      </w:r>
      <w:r>
        <w:rPr>
          <w:rFonts w:hint="eastAsia"/>
        </w:rPr>
        <w:t>5.4</w:t>
      </w:r>
      <w:r>
        <w:t xml:space="preserve"> </w:t>
      </w:r>
      <w:r>
        <w:rPr>
          <w:rFonts w:hint="eastAsia"/>
        </w:rPr>
        <w:t>PML</w:t>
      </w:r>
      <w:r>
        <w:rPr>
          <w:rFonts w:hint="eastAsia"/>
        </w:rPr>
        <w:t>向</w:t>
      </w:r>
      <w:r>
        <w:rPr>
          <w:rFonts w:hint="eastAsia"/>
        </w:rPr>
        <w:t>C/C++</w:t>
      </w:r>
      <w:r>
        <w:rPr>
          <w:rFonts w:hint="eastAsia"/>
        </w:rPr>
        <w:t>语言转换完整流程</w:t>
      </w:r>
      <w:bookmarkEnd w:id="451"/>
      <w:bookmarkEnd w:id="452"/>
    </w:p>
    <w:p w14:paraId="4DD49AFC" w14:textId="77777777" w:rsidR="004614F2" w:rsidRDefault="004614F2" w:rsidP="00B86FD8">
      <w:pPr>
        <w:pStyle w:val="WSL-4"/>
        <w:ind w:firstLineChars="0" w:firstLine="0"/>
        <w:jc w:val="center"/>
      </w:pPr>
      <w:r>
        <w:rPr>
          <w:noProof/>
        </w:rPr>
        <w:lastRenderedPageBreak/>
        <w:drawing>
          <wp:inline distT="0" distB="0" distL="0" distR="0" wp14:anchorId="2222CE41" wp14:editId="2C4F5FF7">
            <wp:extent cx="4732430" cy="2865368"/>
            <wp:effectExtent l="0" t="0" r="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5.5 转换算法.PNG"/>
                    <pic:cNvPicPr/>
                  </pic:nvPicPr>
                  <pic:blipFill>
                    <a:blip r:embed="rId66">
                      <a:extLst>
                        <a:ext uri="{28A0092B-C50C-407E-A947-70E740481C1C}">
                          <a14:useLocalDpi xmlns:a14="http://schemas.microsoft.com/office/drawing/2010/main" val="0"/>
                        </a:ext>
                      </a:extLst>
                    </a:blip>
                    <a:stretch>
                      <a:fillRect/>
                    </a:stretch>
                  </pic:blipFill>
                  <pic:spPr>
                    <a:xfrm>
                      <a:off x="0" y="0"/>
                      <a:ext cx="4732430" cy="2865368"/>
                    </a:xfrm>
                    <a:prstGeom prst="rect">
                      <a:avLst/>
                    </a:prstGeom>
                  </pic:spPr>
                </pic:pic>
              </a:graphicData>
            </a:graphic>
          </wp:inline>
        </w:drawing>
      </w:r>
    </w:p>
    <w:p w14:paraId="704A845E" w14:textId="77777777" w:rsidR="004614F2" w:rsidRPr="002B399D" w:rsidRDefault="004614F2" w:rsidP="00B86FD8">
      <w:pPr>
        <w:pStyle w:val="WSL-6"/>
      </w:pPr>
      <w:bookmarkStart w:id="453" w:name="_Toc36925586"/>
      <w:bookmarkStart w:id="454" w:name="_Toc37081004"/>
      <w:r>
        <w:rPr>
          <w:rFonts w:hint="eastAsia"/>
        </w:rPr>
        <w:t>图</w:t>
      </w:r>
      <w:r>
        <w:rPr>
          <w:rFonts w:hint="eastAsia"/>
        </w:rPr>
        <w:t>5.5</w:t>
      </w:r>
      <w:r>
        <w:t xml:space="preserve"> </w:t>
      </w:r>
      <w:r>
        <w:rPr>
          <w:rFonts w:hint="eastAsia"/>
        </w:rPr>
        <w:t>PML</w:t>
      </w:r>
      <w:r>
        <w:rPr>
          <w:rFonts w:hint="eastAsia"/>
        </w:rPr>
        <w:t>转换算法描述</w:t>
      </w:r>
      <w:bookmarkEnd w:id="453"/>
      <w:bookmarkEnd w:id="454"/>
    </w:p>
    <w:p w14:paraId="75C50DA5" w14:textId="7A93D248" w:rsidR="004614F2" w:rsidRDefault="008340E3" w:rsidP="008340E3">
      <w:pPr>
        <w:pStyle w:val="WSL-2"/>
        <w:numPr>
          <w:ilvl w:val="0"/>
          <w:numId w:val="0"/>
        </w:numPr>
      </w:pPr>
      <w:bookmarkStart w:id="455" w:name="_Toc37081068"/>
      <w:r>
        <w:rPr>
          <w:rFonts w:hint="eastAsia"/>
        </w:rPr>
        <w:t>5.2</w:t>
      </w:r>
      <w:r w:rsidR="004614F2">
        <w:rPr>
          <w:rFonts w:hint="eastAsia"/>
        </w:rPr>
        <w:t>并行编程辅助平台</w:t>
      </w:r>
      <w:bookmarkEnd w:id="455"/>
    </w:p>
    <w:p w14:paraId="68B9C05F" w14:textId="77777777" w:rsidR="00813A31" w:rsidRDefault="004614F2" w:rsidP="00B86FD8">
      <w:pPr>
        <w:pStyle w:val="WSL-4"/>
        <w:ind w:firstLine="518"/>
      </w:pPr>
      <w:r>
        <w:rPr>
          <w:rFonts w:hint="eastAsia"/>
        </w:rPr>
        <w:t>考虑到</w:t>
      </w:r>
      <w:r>
        <w:rPr>
          <w:rFonts w:hint="eastAsia"/>
        </w:rPr>
        <w:t>PML</w:t>
      </w:r>
      <w:r>
        <w:rPr>
          <w:rFonts w:hint="eastAsia"/>
        </w:rPr>
        <w:t>的设计是为了更好的进行并行程序编程开发，目前主流的</w:t>
      </w:r>
      <w:r>
        <w:rPr>
          <w:rFonts w:hint="eastAsia"/>
        </w:rPr>
        <w:t>XML</w:t>
      </w:r>
      <w:r>
        <w:rPr>
          <w:rFonts w:hint="eastAsia"/>
        </w:rPr>
        <w:t>文档编辑器虽然功能完善且使用方便，但是很难为</w:t>
      </w:r>
      <w:r>
        <w:rPr>
          <w:rFonts w:hint="eastAsia"/>
        </w:rPr>
        <w:t>C/C++</w:t>
      </w:r>
      <w:r>
        <w:rPr>
          <w:rFonts w:hint="eastAsia"/>
        </w:rPr>
        <w:t>语言提供诸如着色、格式化等特性功能，同时为了使本文的所有研究成果更好的统一与融合，本着部署方便、使用简单和易于扩展的原则，本文结合</w:t>
      </w:r>
      <w:r>
        <w:rPr>
          <w:rFonts w:hint="eastAsia"/>
        </w:rPr>
        <w:t>Web</w:t>
      </w:r>
      <w:r>
        <w:rPr>
          <w:rFonts w:hint="eastAsia"/>
        </w:rPr>
        <w:t>开发相关技术与部分开</w:t>
      </w:r>
      <w:proofErr w:type="gramStart"/>
      <w:r>
        <w:rPr>
          <w:rFonts w:hint="eastAsia"/>
        </w:rPr>
        <w:t>源项目</w:t>
      </w:r>
      <w:proofErr w:type="gramEnd"/>
      <w:r>
        <w:rPr>
          <w:rFonts w:hint="eastAsia"/>
        </w:rPr>
        <w:t>搭建了一个基于</w:t>
      </w:r>
      <w:r>
        <w:rPr>
          <w:rFonts w:hint="eastAsia"/>
        </w:rPr>
        <w:t>M</w:t>
      </w:r>
      <w:r>
        <w:t>VC</w:t>
      </w:r>
      <w:r w:rsidR="00996363">
        <w:t>(</w:t>
      </w:r>
      <w:r>
        <w:rPr>
          <w:rFonts w:ascii="Arial" w:hAnsi="Arial" w:cs="Arial"/>
          <w:color w:val="333333"/>
          <w:sz w:val="20"/>
          <w:szCs w:val="20"/>
          <w:shd w:val="clear" w:color="auto" w:fill="FFFFFF"/>
        </w:rPr>
        <w:t xml:space="preserve">Model – View </w:t>
      </w:r>
      <w:r w:rsidR="00996363">
        <w:rPr>
          <w:rFonts w:ascii="Arial" w:hAnsi="Arial" w:cs="Arial"/>
          <w:color w:val="333333"/>
          <w:sz w:val="20"/>
          <w:szCs w:val="20"/>
          <w:shd w:val="clear" w:color="auto" w:fill="FFFFFF"/>
        </w:rPr>
        <w:t>–</w:t>
      </w:r>
      <w:r>
        <w:rPr>
          <w:rFonts w:ascii="Arial" w:hAnsi="Arial" w:cs="Arial"/>
          <w:color w:val="333333"/>
          <w:sz w:val="20"/>
          <w:szCs w:val="20"/>
          <w:shd w:val="clear" w:color="auto" w:fill="FFFFFF"/>
        </w:rPr>
        <w:t xml:space="preserve"> Controller</w:t>
      </w:r>
      <w:r w:rsidR="00996363">
        <w:rPr>
          <w:rFonts w:ascii="Arial" w:hAnsi="Arial" w:cs="Arial"/>
          <w:color w:val="333333"/>
          <w:sz w:val="20"/>
          <w:szCs w:val="20"/>
          <w:shd w:val="clear" w:color="auto" w:fill="FFFFFF"/>
        </w:rPr>
        <w:t>)</w:t>
      </w:r>
      <w:r>
        <w:rPr>
          <w:rFonts w:hint="eastAsia"/>
        </w:rPr>
        <w:t>三层架构模式的并行编程辅助平台。为用户提供串行程序开发功能、串行程序的并行</w:t>
      </w:r>
      <w:r w:rsidR="00813A31">
        <w:rPr>
          <w:rFonts w:hint="eastAsia"/>
        </w:rPr>
        <w:t>性</w:t>
      </w:r>
      <w:r>
        <w:rPr>
          <w:rFonts w:hint="eastAsia"/>
        </w:rPr>
        <w:t>自动识别功能、</w:t>
      </w:r>
      <w:r>
        <w:rPr>
          <w:rFonts w:hint="eastAsia"/>
        </w:rPr>
        <w:t>PML</w:t>
      </w:r>
      <w:r>
        <w:rPr>
          <w:rFonts w:hint="eastAsia"/>
        </w:rPr>
        <w:t>并行标记语言开发功能、并行程序自动转换功能和远程集群系统调试功能。</w:t>
      </w:r>
    </w:p>
    <w:p w14:paraId="1A7AB3CE" w14:textId="77777777" w:rsidR="003307A6" w:rsidRDefault="004614F2" w:rsidP="00B86FD8">
      <w:pPr>
        <w:pStyle w:val="WSL-4"/>
        <w:ind w:firstLine="518"/>
      </w:pPr>
      <w:r>
        <w:rPr>
          <w:rFonts w:hint="eastAsia"/>
        </w:rPr>
        <w:t>平台的详细架构如图</w:t>
      </w:r>
      <w:r>
        <w:rPr>
          <w:rFonts w:hint="eastAsia"/>
        </w:rPr>
        <w:t>5.6</w:t>
      </w:r>
      <w:r>
        <w:rPr>
          <w:rFonts w:hint="eastAsia"/>
        </w:rPr>
        <w:t>所示，模型</w:t>
      </w:r>
      <w:proofErr w:type="gramStart"/>
      <w:r>
        <w:rPr>
          <w:rFonts w:hint="eastAsia"/>
        </w:rPr>
        <w:t>层负责</w:t>
      </w:r>
      <w:proofErr w:type="gramEnd"/>
      <w:r>
        <w:rPr>
          <w:rFonts w:hint="eastAsia"/>
        </w:rPr>
        <w:t>数据的存储与处理，将</w:t>
      </w:r>
      <w:r>
        <w:rPr>
          <w:rFonts w:hint="eastAsia"/>
        </w:rPr>
        <w:t>PML</w:t>
      </w:r>
      <w:r>
        <w:rPr>
          <w:rFonts w:hint="eastAsia"/>
        </w:rPr>
        <w:t>标签存储在</w:t>
      </w:r>
      <w:r>
        <w:rPr>
          <w:rFonts w:hint="eastAsia"/>
        </w:rPr>
        <w:t>MySQL</w:t>
      </w:r>
      <w:r>
        <w:rPr>
          <w:rFonts w:hint="eastAsia"/>
        </w:rPr>
        <w:t>数据库中；视图</w:t>
      </w:r>
      <w:proofErr w:type="gramStart"/>
      <w:r>
        <w:rPr>
          <w:rFonts w:hint="eastAsia"/>
        </w:rPr>
        <w:t>层负责</w:t>
      </w:r>
      <w:proofErr w:type="gramEnd"/>
      <w:r>
        <w:rPr>
          <w:rFonts w:hint="eastAsia"/>
        </w:rPr>
        <w:t>和用户交互，为用户提供</w:t>
      </w:r>
      <w:r w:rsidR="009E3BC9">
        <w:rPr>
          <w:rFonts w:hint="eastAsia"/>
        </w:rPr>
        <w:t>串行程序的并行性识别、</w:t>
      </w:r>
      <w:r w:rsidR="009E3BC9">
        <w:rPr>
          <w:rFonts w:hint="eastAsia"/>
        </w:rPr>
        <w:t>PML</w:t>
      </w:r>
      <w:r w:rsidR="009E3BC9">
        <w:rPr>
          <w:rFonts w:hint="eastAsia"/>
        </w:rPr>
        <w:t>使用指导、程序编辑、程序调试等</w:t>
      </w:r>
      <w:r>
        <w:rPr>
          <w:rFonts w:hint="eastAsia"/>
        </w:rPr>
        <w:t>具体</w:t>
      </w:r>
      <w:r w:rsidR="00813A31">
        <w:rPr>
          <w:rFonts w:hint="eastAsia"/>
        </w:rPr>
        <w:t>的</w:t>
      </w:r>
      <w:r w:rsidR="009E3BC9">
        <w:rPr>
          <w:rFonts w:hint="eastAsia"/>
        </w:rPr>
        <w:t>功能</w:t>
      </w:r>
      <w:r>
        <w:rPr>
          <w:rFonts w:hint="eastAsia"/>
        </w:rPr>
        <w:t>体验；控制层则负责</w:t>
      </w:r>
      <w:r w:rsidR="009E3BC9">
        <w:rPr>
          <w:rFonts w:hint="eastAsia"/>
        </w:rPr>
        <w:t>视图</w:t>
      </w:r>
      <w:proofErr w:type="gramStart"/>
      <w:r w:rsidR="009E3BC9">
        <w:rPr>
          <w:rFonts w:hint="eastAsia"/>
        </w:rPr>
        <w:t>层各种</w:t>
      </w:r>
      <w:proofErr w:type="gramEnd"/>
      <w:r w:rsidR="009E3BC9">
        <w:rPr>
          <w:rFonts w:hint="eastAsia"/>
        </w:rPr>
        <w:t>功能体验的</w:t>
      </w:r>
      <w:r>
        <w:rPr>
          <w:rFonts w:hint="eastAsia"/>
        </w:rPr>
        <w:t>逻辑实现，处理用户发来的请求并</w:t>
      </w:r>
      <w:proofErr w:type="gramStart"/>
      <w:r>
        <w:rPr>
          <w:rFonts w:hint="eastAsia"/>
        </w:rPr>
        <w:t>作出</w:t>
      </w:r>
      <w:proofErr w:type="gramEnd"/>
      <w:r w:rsidR="006B4B53">
        <w:rPr>
          <w:rFonts w:hint="eastAsia"/>
        </w:rPr>
        <w:t>正确</w:t>
      </w:r>
      <w:r>
        <w:rPr>
          <w:rFonts w:hint="eastAsia"/>
        </w:rPr>
        <w:t>响应。</w:t>
      </w:r>
      <w:r w:rsidR="00813A31">
        <w:rPr>
          <w:rFonts w:hint="eastAsia"/>
        </w:rPr>
        <w:t>在使用过程中，</w:t>
      </w:r>
      <w:r>
        <w:rPr>
          <w:rFonts w:hint="eastAsia"/>
        </w:rPr>
        <w:t>用户通过浏览器访问</w:t>
      </w:r>
      <w:r w:rsidR="00813A31">
        <w:rPr>
          <w:rFonts w:hint="eastAsia"/>
        </w:rPr>
        <w:t>本</w:t>
      </w:r>
      <w:r>
        <w:rPr>
          <w:rFonts w:hint="eastAsia"/>
        </w:rPr>
        <w:t>平台，在编辑器中进行</w:t>
      </w:r>
      <w:r w:rsidR="009A296A">
        <w:rPr>
          <w:rFonts w:hint="eastAsia"/>
        </w:rPr>
        <w:t>C/C++</w:t>
      </w:r>
      <w:r>
        <w:rPr>
          <w:rFonts w:hint="eastAsia"/>
        </w:rPr>
        <w:t>串行程序的开发，通过使用</w:t>
      </w:r>
      <w:r w:rsidR="009A296A">
        <w:rPr>
          <w:rFonts w:hint="eastAsia"/>
        </w:rPr>
        <w:t>串行程序的</w:t>
      </w:r>
      <w:r>
        <w:rPr>
          <w:rFonts w:hint="eastAsia"/>
        </w:rPr>
        <w:t>并行性</w:t>
      </w:r>
      <w:r w:rsidR="00813A31">
        <w:rPr>
          <w:rFonts w:hint="eastAsia"/>
        </w:rPr>
        <w:t>识别</w:t>
      </w:r>
      <w:r>
        <w:rPr>
          <w:rFonts w:hint="eastAsia"/>
        </w:rPr>
        <w:t>功能自动识别</w:t>
      </w:r>
      <w:r w:rsidR="00813A31">
        <w:rPr>
          <w:rFonts w:hint="eastAsia"/>
        </w:rPr>
        <w:t>出</w:t>
      </w:r>
      <w:r>
        <w:rPr>
          <w:rFonts w:hint="eastAsia"/>
        </w:rPr>
        <w:t>串行程序中</w:t>
      </w:r>
      <w:r w:rsidR="00813A31">
        <w:rPr>
          <w:rFonts w:hint="eastAsia"/>
        </w:rPr>
        <w:t>可以</w:t>
      </w:r>
      <w:r>
        <w:rPr>
          <w:rFonts w:hint="eastAsia"/>
        </w:rPr>
        <w:t>并行</w:t>
      </w:r>
      <w:r w:rsidR="00813A31">
        <w:rPr>
          <w:rFonts w:hint="eastAsia"/>
        </w:rPr>
        <w:t>的</w:t>
      </w:r>
      <w:r>
        <w:rPr>
          <w:rFonts w:hint="eastAsia"/>
        </w:rPr>
        <w:t>部分，然后使用</w:t>
      </w:r>
      <w:r>
        <w:rPr>
          <w:rFonts w:hint="eastAsia"/>
        </w:rPr>
        <w:t>PML</w:t>
      </w:r>
      <w:r>
        <w:rPr>
          <w:rFonts w:hint="eastAsia"/>
        </w:rPr>
        <w:t>标签对可以并行的部分进行改造，</w:t>
      </w:r>
      <w:r w:rsidR="009A296A">
        <w:rPr>
          <w:rFonts w:hint="eastAsia"/>
        </w:rPr>
        <w:t>将改造后的程序</w:t>
      </w:r>
      <w:r>
        <w:rPr>
          <w:rFonts w:hint="eastAsia"/>
        </w:rPr>
        <w:t>提交到服务器自动转换为并行程序，最后</w:t>
      </w:r>
      <w:r w:rsidR="009A296A">
        <w:rPr>
          <w:rFonts w:hint="eastAsia"/>
        </w:rPr>
        <w:t>通过</w:t>
      </w:r>
      <w:r w:rsidR="009A296A">
        <w:rPr>
          <w:rFonts w:hint="eastAsia"/>
        </w:rPr>
        <w:t>SSH</w:t>
      </w:r>
      <w:r w:rsidR="009A296A">
        <w:rPr>
          <w:rFonts w:hint="eastAsia"/>
        </w:rPr>
        <w:t>终端</w:t>
      </w:r>
      <w:r>
        <w:rPr>
          <w:rFonts w:hint="eastAsia"/>
        </w:rPr>
        <w:t>在</w:t>
      </w:r>
      <w:r w:rsidR="009A296A">
        <w:rPr>
          <w:rFonts w:hint="eastAsia"/>
        </w:rPr>
        <w:t>浏览器中实现程序在</w:t>
      </w:r>
      <w:r>
        <w:rPr>
          <w:rFonts w:hint="eastAsia"/>
        </w:rPr>
        <w:t>远程集群环境上</w:t>
      </w:r>
      <w:r w:rsidR="009A296A">
        <w:rPr>
          <w:rFonts w:hint="eastAsia"/>
        </w:rPr>
        <w:t>的</w:t>
      </w:r>
      <w:r>
        <w:rPr>
          <w:rFonts w:hint="eastAsia"/>
        </w:rPr>
        <w:t>调试。</w:t>
      </w:r>
    </w:p>
    <w:p w14:paraId="512AE225" w14:textId="124920C4" w:rsidR="00B86FD8" w:rsidRDefault="001761BC" w:rsidP="00B86FD8">
      <w:pPr>
        <w:pStyle w:val="WSL-4"/>
        <w:ind w:firstLine="518"/>
      </w:pPr>
      <w:r>
        <w:rPr>
          <w:rFonts w:hint="eastAsia"/>
        </w:rPr>
        <w:t>为了更好地说明本文所有研究成果的融合过程，</w:t>
      </w:r>
      <w:r w:rsidR="00350AB4">
        <w:rPr>
          <w:rFonts w:hint="eastAsia"/>
        </w:rPr>
        <w:t>本章接下来的内容将首先按照</w:t>
      </w:r>
      <w:r w:rsidR="00350AB4">
        <w:rPr>
          <w:rFonts w:hint="eastAsia"/>
        </w:rPr>
        <w:t>MVC</w:t>
      </w:r>
      <w:r w:rsidR="00350AB4">
        <w:rPr>
          <w:rFonts w:hint="eastAsia"/>
        </w:rPr>
        <w:t>三层架构的顺序，依次介绍并行编程辅助平台各个基础功能的实现技术，然后</w:t>
      </w:r>
      <w:r w:rsidR="00186A94">
        <w:rPr>
          <w:rFonts w:hint="eastAsia"/>
        </w:rPr>
        <w:t>再</w:t>
      </w:r>
      <w:r w:rsidR="00350AB4">
        <w:rPr>
          <w:rFonts w:hint="eastAsia"/>
        </w:rPr>
        <w:t>单独介绍如何将串行程序的并行性识别功能集成到平台上来。</w:t>
      </w:r>
    </w:p>
    <w:p w14:paraId="357132AC" w14:textId="45B1CDA4" w:rsidR="004614F2" w:rsidRDefault="004614F2" w:rsidP="00B86FD8">
      <w:pPr>
        <w:pStyle w:val="WSL-4"/>
        <w:ind w:firstLineChars="0" w:firstLine="0"/>
        <w:jc w:val="center"/>
      </w:pPr>
      <w:r>
        <w:rPr>
          <w:noProof/>
        </w:rPr>
        <w:lastRenderedPageBreak/>
        <w:drawing>
          <wp:inline distT="0" distB="0" distL="0" distR="0" wp14:anchorId="7C216416" wp14:editId="2809ACA2">
            <wp:extent cx="5274310" cy="437261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5.6 平台架构.png"/>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274310" cy="4372610"/>
                    </a:xfrm>
                    <a:prstGeom prst="rect">
                      <a:avLst/>
                    </a:prstGeom>
                  </pic:spPr>
                </pic:pic>
              </a:graphicData>
            </a:graphic>
          </wp:inline>
        </w:drawing>
      </w:r>
    </w:p>
    <w:p w14:paraId="52B1D20A" w14:textId="03149138" w:rsidR="004614F2" w:rsidRPr="007B1406" w:rsidRDefault="004614F2" w:rsidP="00B86FD8">
      <w:pPr>
        <w:pStyle w:val="WSL-6"/>
      </w:pPr>
      <w:bookmarkStart w:id="456" w:name="_Toc36925587"/>
      <w:bookmarkStart w:id="457" w:name="_Toc37081005"/>
      <w:r>
        <w:rPr>
          <w:rFonts w:hint="eastAsia"/>
        </w:rPr>
        <w:t>图</w:t>
      </w:r>
      <w:r>
        <w:rPr>
          <w:rFonts w:hint="eastAsia"/>
        </w:rPr>
        <w:t>5.6</w:t>
      </w:r>
      <w:r>
        <w:t xml:space="preserve"> </w:t>
      </w:r>
      <w:r w:rsidR="00B86FD8">
        <w:rPr>
          <w:rFonts w:hint="eastAsia"/>
        </w:rPr>
        <w:t>并行编程</w:t>
      </w:r>
      <w:r>
        <w:rPr>
          <w:rFonts w:hint="eastAsia"/>
        </w:rPr>
        <w:t>平台架构</w:t>
      </w:r>
      <w:bookmarkEnd w:id="456"/>
      <w:bookmarkEnd w:id="457"/>
    </w:p>
    <w:p w14:paraId="0AD3B682" w14:textId="65B40CE3" w:rsidR="004614F2" w:rsidRDefault="004614F2" w:rsidP="00162050">
      <w:pPr>
        <w:pStyle w:val="WSL-3"/>
      </w:pPr>
      <w:bookmarkStart w:id="458" w:name="_Toc37081069"/>
      <w:r w:rsidRPr="00933720">
        <w:rPr>
          <w:rFonts w:hint="eastAsia"/>
        </w:rPr>
        <w:t>5.</w:t>
      </w:r>
      <w:r>
        <w:rPr>
          <w:rFonts w:hint="eastAsia"/>
        </w:rPr>
        <w:t>2</w:t>
      </w:r>
      <w:r w:rsidRPr="00933720">
        <w:rPr>
          <w:rFonts w:hint="eastAsia"/>
        </w:rPr>
        <w:t>.</w:t>
      </w:r>
      <w:r>
        <w:rPr>
          <w:rFonts w:hint="eastAsia"/>
        </w:rPr>
        <w:t>1</w:t>
      </w:r>
      <w:r>
        <w:rPr>
          <w:rFonts w:hint="eastAsia"/>
        </w:rPr>
        <w:t>基础功能</w:t>
      </w:r>
      <w:r w:rsidRPr="00933720">
        <w:rPr>
          <w:rFonts w:hint="eastAsia"/>
        </w:rPr>
        <w:t>的实现</w:t>
      </w:r>
      <w:bookmarkEnd w:id="458"/>
    </w:p>
    <w:p w14:paraId="770D49C7" w14:textId="2DE6F597" w:rsidR="004614F2" w:rsidRDefault="00FC48A6" w:rsidP="00B86FD8">
      <w:pPr>
        <w:pStyle w:val="WSL-4"/>
        <w:ind w:firstLineChars="0" w:firstLine="0"/>
      </w:pPr>
      <w:r>
        <w:rPr>
          <w:rFonts w:hint="eastAsia"/>
        </w:rPr>
        <w:t>(</w:t>
      </w:r>
      <w:r>
        <w:t>1)</w:t>
      </w:r>
      <w:r w:rsidR="004614F2">
        <w:rPr>
          <w:rFonts w:hint="eastAsia"/>
        </w:rPr>
        <w:t>模型层</w:t>
      </w:r>
    </w:p>
    <w:p w14:paraId="76C6B4A7" w14:textId="77777777" w:rsidR="00A6251D" w:rsidRDefault="004614F2" w:rsidP="002B310F">
      <w:pPr>
        <w:pStyle w:val="WSL-4"/>
        <w:ind w:firstLine="518"/>
      </w:pPr>
      <w:r>
        <w:rPr>
          <w:rFonts w:hint="eastAsia"/>
        </w:rPr>
        <w:t>模型层</w:t>
      </w:r>
      <w:r w:rsidR="00E641E9">
        <w:rPr>
          <w:rFonts w:hint="eastAsia"/>
        </w:rPr>
        <w:t>的</w:t>
      </w:r>
      <w:r>
        <w:rPr>
          <w:rFonts w:hint="eastAsia"/>
        </w:rPr>
        <w:t>主要</w:t>
      </w:r>
      <w:r w:rsidR="00E641E9">
        <w:rPr>
          <w:rFonts w:hint="eastAsia"/>
        </w:rPr>
        <w:t>功能是</w:t>
      </w:r>
      <w:r>
        <w:rPr>
          <w:rFonts w:hint="eastAsia"/>
        </w:rPr>
        <w:t>为数据相关</w:t>
      </w:r>
      <w:r w:rsidR="00E641E9">
        <w:rPr>
          <w:rFonts w:hint="eastAsia"/>
        </w:rPr>
        <w:t>的</w:t>
      </w:r>
      <w:r>
        <w:rPr>
          <w:rFonts w:hint="eastAsia"/>
        </w:rPr>
        <w:t>操作提供</w:t>
      </w:r>
      <w:r w:rsidR="00E641E9">
        <w:rPr>
          <w:rFonts w:hint="eastAsia"/>
        </w:rPr>
        <w:t>支持</w:t>
      </w:r>
      <w:r>
        <w:rPr>
          <w:rFonts w:hint="eastAsia"/>
        </w:rPr>
        <w:t>服务，</w:t>
      </w:r>
      <w:r w:rsidR="00E641E9">
        <w:rPr>
          <w:rFonts w:hint="eastAsia"/>
        </w:rPr>
        <w:t>保证数据的一致性与稳定性。</w:t>
      </w:r>
      <w:r>
        <w:rPr>
          <w:rFonts w:hint="eastAsia"/>
        </w:rPr>
        <w:t>在本平台的生命周期中，数据主要</w:t>
      </w:r>
      <w:r w:rsidR="006E1D96">
        <w:rPr>
          <w:rFonts w:hint="eastAsia"/>
        </w:rPr>
        <w:t>指的是</w:t>
      </w:r>
      <w:r>
        <w:rPr>
          <w:rFonts w:hint="eastAsia"/>
        </w:rPr>
        <w:t>PML</w:t>
      </w:r>
      <w:r>
        <w:rPr>
          <w:rFonts w:hint="eastAsia"/>
        </w:rPr>
        <w:t>语言的</w:t>
      </w:r>
      <w:r w:rsidR="006E1D96">
        <w:rPr>
          <w:rFonts w:hint="eastAsia"/>
        </w:rPr>
        <w:t>编程</w:t>
      </w:r>
      <w:r>
        <w:rPr>
          <w:rFonts w:hint="eastAsia"/>
        </w:rPr>
        <w:t>标签</w:t>
      </w:r>
      <w:r w:rsidR="00A6251D">
        <w:rPr>
          <w:rFonts w:hint="eastAsia"/>
        </w:rPr>
        <w:t>。由于在本研究中</w:t>
      </w:r>
      <w:r w:rsidR="00A6251D">
        <w:rPr>
          <w:rFonts w:hint="eastAsia"/>
        </w:rPr>
        <w:t>PML</w:t>
      </w:r>
      <w:r w:rsidR="00A6251D">
        <w:rPr>
          <w:rFonts w:hint="eastAsia"/>
        </w:rPr>
        <w:t>标签被定义为统一的标准编程接口，因此数据相关的操作主要为读取操作</w:t>
      </w:r>
      <w:r>
        <w:rPr>
          <w:rFonts w:hint="eastAsia"/>
        </w:rPr>
        <w:t>。</w:t>
      </w:r>
    </w:p>
    <w:p w14:paraId="53D44C1B" w14:textId="323B81EC" w:rsidR="004614F2" w:rsidRDefault="00E641E9" w:rsidP="002B310F">
      <w:pPr>
        <w:pStyle w:val="WSL-4"/>
        <w:ind w:firstLine="518"/>
      </w:pPr>
      <w:r>
        <w:rPr>
          <w:rFonts w:hint="eastAsia"/>
        </w:rPr>
        <w:t>本</w:t>
      </w:r>
      <w:r w:rsidR="00A6251D">
        <w:rPr>
          <w:rFonts w:hint="eastAsia"/>
        </w:rPr>
        <w:t>平台</w:t>
      </w:r>
      <w:r w:rsidR="006E1D96">
        <w:rPr>
          <w:rFonts w:hint="eastAsia"/>
        </w:rPr>
        <w:t>在</w:t>
      </w:r>
      <w:r>
        <w:rPr>
          <w:rFonts w:hint="eastAsia"/>
        </w:rPr>
        <w:t>模型层</w:t>
      </w:r>
      <w:r w:rsidR="004614F2">
        <w:rPr>
          <w:rFonts w:hint="eastAsia"/>
        </w:rPr>
        <w:t>采用</w:t>
      </w:r>
      <w:r w:rsidR="00A6251D">
        <w:rPr>
          <w:rFonts w:hint="eastAsia"/>
        </w:rPr>
        <w:t>了</w:t>
      </w:r>
      <w:r w:rsidR="004614F2">
        <w:rPr>
          <w:rFonts w:hint="eastAsia"/>
        </w:rPr>
        <w:t>较为流行的关系型数据库</w:t>
      </w:r>
      <w:r w:rsidR="004614F2">
        <w:rPr>
          <w:rFonts w:hint="eastAsia"/>
        </w:rPr>
        <w:t>MySQL</w:t>
      </w:r>
      <w:r w:rsidR="00A6251D">
        <w:rPr>
          <w:rFonts w:hint="eastAsia"/>
        </w:rPr>
        <w:t>。在数据库</w:t>
      </w:r>
      <w:r w:rsidR="001856FC">
        <w:rPr>
          <w:rFonts w:hint="eastAsia"/>
        </w:rPr>
        <w:t>存储</w:t>
      </w:r>
      <w:r w:rsidR="00A6251D">
        <w:rPr>
          <w:rFonts w:hint="eastAsia"/>
        </w:rPr>
        <w:t>结构的设计中，考虑到需要在视图层为用户提供</w:t>
      </w:r>
      <w:r w:rsidR="00A6251D">
        <w:rPr>
          <w:rFonts w:hint="eastAsia"/>
        </w:rPr>
        <w:t>PML</w:t>
      </w:r>
      <w:r w:rsidR="00A6251D">
        <w:rPr>
          <w:rFonts w:hint="eastAsia"/>
        </w:rPr>
        <w:t>使用指导及</w:t>
      </w:r>
      <w:r w:rsidR="00A6251D">
        <w:rPr>
          <w:rFonts w:hint="eastAsia"/>
        </w:rPr>
        <w:t>PML</w:t>
      </w:r>
      <w:r w:rsidR="00A6251D">
        <w:rPr>
          <w:rFonts w:hint="eastAsia"/>
        </w:rPr>
        <w:t>标签的插入等交互功能，对编程模型的分类、</w:t>
      </w:r>
      <w:r w:rsidR="001856FC">
        <w:rPr>
          <w:rFonts w:hint="eastAsia"/>
        </w:rPr>
        <w:t>标签的功能分类、标签的基础信息以及</w:t>
      </w:r>
      <w:r w:rsidR="00A6251D">
        <w:rPr>
          <w:rFonts w:hint="eastAsia"/>
        </w:rPr>
        <w:t>标签的使用引导等方面均设计了相应的</w:t>
      </w:r>
      <w:r w:rsidR="001856FC">
        <w:rPr>
          <w:rFonts w:hint="eastAsia"/>
        </w:rPr>
        <w:t>表</w:t>
      </w:r>
      <w:r w:rsidR="00A6251D">
        <w:rPr>
          <w:rFonts w:hint="eastAsia"/>
        </w:rPr>
        <w:t>或字段。</w:t>
      </w:r>
      <w:r w:rsidR="001856FC">
        <w:rPr>
          <w:rFonts w:hint="eastAsia"/>
        </w:rPr>
        <w:t>详细的设计信息如</w:t>
      </w:r>
      <w:r w:rsidR="00A6251D">
        <w:rPr>
          <w:rFonts w:hint="eastAsia"/>
        </w:rPr>
        <w:t>表</w:t>
      </w:r>
      <w:r w:rsidR="00A6251D">
        <w:rPr>
          <w:rFonts w:hint="eastAsia"/>
        </w:rPr>
        <w:t>5.3</w:t>
      </w:r>
      <w:r w:rsidR="00A6251D">
        <w:rPr>
          <w:rFonts w:hint="eastAsia"/>
        </w:rPr>
        <w:t>、表</w:t>
      </w:r>
      <w:r w:rsidR="00A6251D">
        <w:rPr>
          <w:rFonts w:hint="eastAsia"/>
        </w:rPr>
        <w:t>5.4</w:t>
      </w:r>
      <w:r w:rsidR="00A6251D">
        <w:rPr>
          <w:rFonts w:hint="eastAsia"/>
        </w:rPr>
        <w:t>、表</w:t>
      </w:r>
      <w:r w:rsidR="00A6251D">
        <w:rPr>
          <w:rFonts w:hint="eastAsia"/>
        </w:rPr>
        <w:t>5.5</w:t>
      </w:r>
      <w:r w:rsidR="00A6251D">
        <w:rPr>
          <w:rFonts w:hint="eastAsia"/>
        </w:rPr>
        <w:t>所示</w:t>
      </w:r>
      <w:r w:rsidR="001856FC">
        <w:rPr>
          <w:rFonts w:hint="eastAsia"/>
        </w:rPr>
        <w:t>。</w:t>
      </w:r>
      <w:r w:rsidR="004614F2">
        <w:rPr>
          <w:rFonts w:hint="eastAsia"/>
        </w:rPr>
        <w:t>同时，为了保证平台运行过程中数据的一致性</w:t>
      </w:r>
      <w:r w:rsidR="001856FC">
        <w:rPr>
          <w:rFonts w:hint="eastAsia"/>
        </w:rPr>
        <w:t>与稳定性</w:t>
      </w:r>
      <w:r w:rsidR="004614F2">
        <w:rPr>
          <w:rFonts w:hint="eastAsia"/>
        </w:rPr>
        <w:t>，</w:t>
      </w:r>
      <w:r w:rsidR="001856FC">
        <w:rPr>
          <w:rFonts w:hint="eastAsia"/>
        </w:rPr>
        <w:t>本平台</w:t>
      </w:r>
      <w:r w:rsidR="004614F2">
        <w:rPr>
          <w:rFonts w:hint="eastAsia"/>
        </w:rPr>
        <w:t>严格按照数据库表的结构封装</w:t>
      </w:r>
      <w:r w:rsidR="001856FC">
        <w:rPr>
          <w:rFonts w:hint="eastAsia"/>
        </w:rPr>
        <w:t>了</w:t>
      </w:r>
      <w:r w:rsidR="004614F2">
        <w:rPr>
          <w:rFonts w:hint="eastAsia"/>
        </w:rPr>
        <w:t>相应的</w:t>
      </w:r>
      <w:r w:rsidR="004614F2">
        <w:rPr>
          <w:rFonts w:hint="eastAsia"/>
        </w:rPr>
        <w:t>Java</w:t>
      </w:r>
      <w:r w:rsidR="004614F2">
        <w:rPr>
          <w:rFonts w:hint="eastAsia"/>
        </w:rPr>
        <w:t>实体类，将表中的字段设计为</w:t>
      </w:r>
      <w:r w:rsidR="001856FC">
        <w:rPr>
          <w:rFonts w:hint="eastAsia"/>
        </w:rPr>
        <w:t>私有的</w:t>
      </w:r>
      <w:r w:rsidR="004614F2">
        <w:rPr>
          <w:rFonts w:hint="eastAsia"/>
        </w:rPr>
        <w:t>类属性</w:t>
      </w:r>
      <w:r w:rsidR="001856FC">
        <w:rPr>
          <w:rFonts w:hint="eastAsia"/>
        </w:rPr>
        <w:t>，</w:t>
      </w:r>
      <w:r w:rsidR="004614F2">
        <w:rPr>
          <w:rFonts w:hint="eastAsia"/>
        </w:rPr>
        <w:t>并</w:t>
      </w:r>
      <w:r w:rsidR="001856FC">
        <w:rPr>
          <w:rFonts w:hint="eastAsia"/>
        </w:rPr>
        <w:t>通过为每一个属性提供</w:t>
      </w:r>
      <w:r w:rsidR="004614F2">
        <w:rPr>
          <w:rFonts w:hint="eastAsia"/>
        </w:rPr>
        <w:t>get</w:t>
      </w:r>
      <w:r w:rsidR="004614F2">
        <w:rPr>
          <w:rFonts w:hint="eastAsia"/>
        </w:rPr>
        <w:t>和</w:t>
      </w:r>
      <w:r w:rsidR="004614F2">
        <w:rPr>
          <w:rFonts w:hint="eastAsia"/>
        </w:rPr>
        <w:t>set</w:t>
      </w:r>
      <w:r w:rsidR="004614F2">
        <w:rPr>
          <w:rFonts w:hint="eastAsia"/>
        </w:rPr>
        <w:t>方法</w:t>
      </w:r>
      <w:r w:rsidR="001856FC">
        <w:rPr>
          <w:rFonts w:hint="eastAsia"/>
        </w:rPr>
        <w:t>来控制对私有属性的修改行为，从根本上避免数据的一致性问题和安全性问题。</w:t>
      </w:r>
    </w:p>
    <w:p w14:paraId="1278888B" w14:textId="77777777" w:rsidR="004614F2" w:rsidRDefault="004614F2" w:rsidP="00B86FD8">
      <w:pPr>
        <w:pStyle w:val="WSl-8"/>
      </w:pPr>
      <w:bookmarkStart w:id="459" w:name="_Toc37080864"/>
      <w:r>
        <w:rPr>
          <w:rFonts w:hint="eastAsia"/>
        </w:rPr>
        <w:t>表</w:t>
      </w:r>
      <w:r>
        <w:rPr>
          <w:rFonts w:hint="eastAsia"/>
        </w:rPr>
        <w:t>5.3</w:t>
      </w:r>
      <w:r>
        <w:rPr>
          <w:rFonts w:hint="eastAsia"/>
        </w:rPr>
        <w:t>标签表</w:t>
      </w:r>
      <w:bookmarkEnd w:id="459"/>
    </w:p>
    <w:tbl>
      <w:tblPr>
        <w:tblStyle w:val="aa"/>
        <w:tblW w:w="0" w:type="auto"/>
        <w:jc w:val="center"/>
        <w:tblBorders>
          <w:left w:val="none" w:sz="0" w:space="0" w:color="auto"/>
          <w:right w:val="none" w:sz="0" w:space="0" w:color="auto"/>
        </w:tblBorders>
        <w:tblLook w:val="04A0" w:firstRow="1" w:lastRow="0" w:firstColumn="1" w:lastColumn="0" w:noHBand="0" w:noVBand="1"/>
      </w:tblPr>
      <w:tblGrid>
        <w:gridCol w:w="2154"/>
        <w:gridCol w:w="2748"/>
        <w:gridCol w:w="4124"/>
      </w:tblGrid>
      <w:tr w:rsidR="004614F2" w:rsidRPr="00B86FD8" w14:paraId="2A6D572C" w14:textId="77777777" w:rsidTr="00B17050">
        <w:trPr>
          <w:trHeight w:val="330"/>
          <w:jc w:val="center"/>
        </w:trPr>
        <w:tc>
          <w:tcPr>
            <w:tcW w:w="2154" w:type="dxa"/>
            <w:tcBorders>
              <w:right w:val="nil"/>
            </w:tcBorders>
          </w:tcPr>
          <w:p w14:paraId="351B0314" w14:textId="77777777" w:rsidR="004614F2" w:rsidRPr="00B86FD8" w:rsidRDefault="004614F2" w:rsidP="00B86FD8">
            <w:pPr>
              <w:jc w:val="center"/>
              <w:rPr>
                <w:rFonts w:ascii="宋体" w:hAnsi="宋体"/>
                <w:sz w:val="24"/>
              </w:rPr>
            </w:pPr>
            <w:r w:rsidRPr="00B86FD8">
              <w:rPr>
                <w:rFonts w:ascii="宋体" w:hAnsi="宋体" w:hint="eastAsia"/>
                <w:sz w:val="24"/>
              </w:rPr>
              <w:t>表名</w:t>
            </w:r>
          </w:p>
        </w:tc>
        <w:tc>
          <w:tcPr>
            <w:tcW w:w="2748" w:type="dxa"/>
            <w:tcBorders>
              <w:left w:val="nil"/>
              <w:bottom w:val="single" w:sz="4" w:space="0" w:color="auto"/>
              <w:right w:val="nil"/>
            </w:tcBorders>
          </w:tcPr>
          <w:p w14:paraId="6851F426" w14:textId="77777777" w:rsidR="004614F2" w:rsidRPr="00B86FD8" w:rsidRDefault="004614F2" w:rsidP="00B86FD8">
            <w:pPr>
              <w:jc w:val="center"/>
              <w:rPr>
                <w:rFonts w:ascii="宋体" w:hAnsi="宋体"/>
                <w:sz w:val="24"/>
              </w:rPr>
            </w:pPr>
            <w:r w:rsidRPr="00B86FD8">
              <w:rPr>
                <w:rFonts w:ascii="宋体" w:hAnsi="宋体" w:hint="eastAsia"/>
                <w:sz w:val="24"/>
              </w:rPr>
              <w:t>字段</w:t>
            </w:r>
          </w:p>
        </w:tc>
        <w:tc>
          <w:tcPr>
            <w:tcW w:w="4124" w:type="dxa"/>
            <w:tcBorders>
              <w:left w:val="nil"/>
              <w:bottom w:val="single" w:sz="4" w:space="0" w:color="auto"/>
            </w:tcBorders>
          </w:tcPr>
          <w:p w14:paraId="2B104680" w14:textId="77777777" w:rsidR="004614F2" w:rsidRPr="00B86FD8" w:rsidRDefault="004614F2" w:rsidP="00B86FD8">
            <w:pPr>
              <w:jc w:val="center"/>
              <w:rPr>
                <w:rFonts w:ascii="宋体" w:hAnsi="宋体"/>
                <w:sz w:val="24"/>
              </w:rPr>
            </w:pPr>
            <w:r w:rsidRPr="00B86FD8">
              <w:rPr>
                <w:rFonts w:ascii="宋体" w:hAnsi="宋体" w:hint="eastAsia"/>
                <w:sz w:val="24"/>
              </w:rPr>
              <w:t>描述</w:t>
            </w:r>
          </w:p>
        </w:tc>
      </w:tr>
      <w:tr w:rsidR="004614F2" w:rsidRPr="00B86FD8" w14:paraId="2750F33A" w14:textId="77777777" w:rsidTr="00B17050">
        <w:trPr>
          <w:trHeight w:val="330"/>
          <w:jc w:val="center"/>
        </w:trPr>
        <w:tc>
          <w:tcPr>
            <w:tcW w:w="2154" w:type="dxa"/>
            <w:vMerge w:val="restart"/>
            <w:tcBorders>
              <w:right w:val="nil"/>
            </w:tcBorders>
            <w:vAlign w:val="center"/>
          </w:tcPr>
          <w:p w14:paraId="3FB5EF14" w14:textId="3568817C" w:rsidR="004614F2" w:rsidRPr="00B86FD8" w:rsidRDefault="00A6251D" w:rsidP="00B86FD8">
            <w:pPr>
              <w:rPr>
                <w:rFonts w:ascii="宋体" w:hAnsi="宋体"/>
                <w:sz w:val="24"/>
              </w:rPr>
            </w:pPr>
            <w:proofErr w:type="spellStart"/>
            <w:r>
              <w:rPr>
                <w:rFonts w:ascii="宋体" w:hAnsi="宋体" w:hint="eastAsia"/>
                <w:sz w:val="24"/>
              </w:rPr>
              <w:lastRenderedPageBreak/>
              <w:t>pml</w:t>
            </w:r>
            <w:r w:rsidR="004614F2" w:rsidRPr="00B86FD8">
              <w:rPr>
                <w:rFonts w:ascii="宋体" w:hAnsi="宋体" w:hint="eastAsia"/>
                <w:sz w:val="24"/>
              </w:rPr>
              <w:t>_</w:t>
            </w:r>
            <w:r w:rsidR="004614F2" w:rsidRPr="00B86FD8">
              <w:rPr>
                <w:rFonts w:ascii="宋体" w:hAnsi="宋体"/>
                <w:sz w:val="24"/>
              </w:rPr>
              <w:t>tag</w:t>
            </w:r>
            <w:proofErr w:type="spellEnd"/>
          </w:p>
        </w:tc>
        <w:tc>
          <w:tcPr>
            <w:tcW w:w="2748" w:type="dxa"/>
            <w:tcBorders>
              <w:left w:val="nil"/>
              <w:bottom w:val="nil"/>
              <w:right w:val="nil"/>
            </w:tcBorders>
          </w:tcPr>
          <w:p w14:paraId="41A19FAB" w14:textId="77777777" w:rsidR="004614F2" w:rsidRPr="00B86FD8" w:rsidRDefault="004614F2" w:rsidP="00B86FD8">
            <w:pPr>
              <w:rPr>
                <w:rFonts w:ascii="宋体" w:hAnsi="宋体"/>
                <w:sz w:val="24"/>
              </w:rPr>
            </w:pPr>
            <w:r w:rsidRPr="00B86FD8">
              <w:rPr>
                <w:rFonts w:ascii="宋体" w:hAnsi="宋体"/>
                <w:sz w:val="24"/>
              </w:rPr>
              <w:t>I</w:t>
            </w:r>
            <w:r w:rsidRPr="00B86FD8">
              <w:rPr>
                <w:rFonts w:ascii="宋体" w:hAnsi="宋体" w:hint="eastAsia"/>
                <w:sz w:val="24"/>
              </w:rPr>
              <w:t>d</w:t>
            </w:r>
          </w:p>
        </w:tc>
        <w:tc>
          <w:tcPr>
            <w:tcW w:w="4124" w:type="dxa"/>
            <w:tcBorders>
              <w:left w:val="nil"/>
              <w:bottom w:val="nil"/>
            </w:tcBorders>
          </w:tcPr>
          <w:p w14:paraId="70772EF2" w14:textId="77777777" w:rsidR="004614F2" w:rsidRPr="00B86FD8" w:rsidRDefault="004614F2" w:rsidP="00B86FD8">
            <w:pPr>
              <w:rPr>
                <w:rFonts w:ascii="宋体" w:hAnsi="宋体"/>
                <w:sz w:val="24"/>
              </w:rPr>
            </w:pPr>
            <w:r w:rsidRPr="00B86FD8">
              <w:rPr>
                <w:rFonts w:ascii="宋体" w:hAnsi="宋体" w:hint="eastAsia"/>
                <w:sz w:val="24"/>
              </w:rPr>
              <w:t>标签编号</w:t>
            </w:r>
          </w:p>
        </w:tc>
      </w:tr>
      <w:tr w:rsidR="004614F2" w:rsidRPr="00B86FD8" w14:paraId="12517D73" w14:textId="77777777" w:rsidTr="00B17050">
        <w:trPr>
          <w:trHeight w:val="340"/>
          <w:jc w:val="center"/>
        </w:trPr>
        <w:tc>
          <w:tcPr>
            <w:tcW w:w="2154" w:type="dxa"/>
            <w:vMerge/>
            <w:tcBorders>
              <w:right w:val="nil"/>
            </w:tcBorders>
          </w:tcPr>
          <w:p w14:paraId="678FAE8B" w14:textId="77777777" w:rsidR="004614F2" w:rsidRPr="00B86FD8" w:rsidRDefault="004614F2" w:rsidP="00B86FD8">
            <w:pPr>
              <w:rPr>
                <w:rFonts w:ascii="宋体" w:hAnsi="宋体"/>
                <w:sz w:val="24"/>
              </w:rPr>
            </w:pPr>
          </w:p>
        </w:tc>
        <w:tc>
          <w:tcPr>
            <w:tcW w:w="2748" w:type="dxa"/>
            <w:tcBorders>
              <w:top w:val="nil"/>
              <w:left w:val="nil"/>
              <w:bottom w:val="nil"/>
              <w:right w:val="nil"/>
            </w:tcBorders>
          </w:tcPr>
          <w:p w14:paraId="0E27E65D" w14:textId="77777777" w:rsidR="004614F2" w:rsidRPr="00B86FD8" w:rsidRDefault="004614F2" w:rsidP="00B86FD8">
            <w:pPr>
              <w:rPr>
                <w:rFonts w:ascii="宋体" w:hAnsi="宋体"/>
                <w:sz w:val="24"/>
              </w:rPr>
            </w:pPr>
            <w:proofErr w:type="spellStart"/>
            <w:r w:rsidRPr="00B86FD8">
              <w:rPr>
                <w:rFonts w:ascii="宋体" w:hAnsi="宋体" w:hint="eastAsia"/>
                <w:sz w:val="24"/>
              </w:rPr>
              <w:t>Model_type</w:t>
            </w:r>
            <w:proofErr w:type="spellEnd"/>
          </w:p>
        </w:tc>
        <w:tc>
          <w:tcPr>
            <w:tcW w:w="4124" w:type="dxa"/>
            <w:tcBorders>
              <w:top w:val="nil"/>
              <w:left w:val="nil"/>
              <w:bottom w:val="nil"/>
            </w:tcBorders>
          </w:tcPr>
          <w:p w14:paraId="2BBD256C" w14:textId="77777777" w:rsidR="004614F2" w:rsidRPr="00B86FD8" w:rsidRDefault="004614F2" w:rsidP="00B86FD8">
            <w:pPr>
              <w:rPr>
                <w:rFonts w:ascii="宋体" w:hAnsi="宋体"/>
                <w:sz w:val="24"/>
              </w:rPr>
            </w:pPr>
            <w:r w:rsidRPr="00B86FD8">
              <w:rPr>
                <w:rFonts w:ascii="宋体" w:hAnsi="宋体" w:hint="eastAsia"/>
                <w:sz w:val="24"/>
              </w:rPr>
              <w:t>并行编程模型类别，</w:t>
            </w:r>
            <w:proofErr w:type="gramStart"/>
            <w:r w:rsidRPr="00B86FD8">
              <w:rPr>
                <w:rFonts w:ascii="宋体" w:hAnsi="宋体" w:hint="eastAsia"/>
                <w:sz w:val="24"/>
              </w:rPr>
              <w:t>外键</w:t>
            </w:r>
            <w:proofErr w:type="gramEnd"/>
          </w:p>
        </w:tc>
      </w:tr>
      <w:tr w:rsidR="004614F2" w:rsidRPr="00B86FD8" w14:paraId="1B1C78D1" w14:textId="77777777" w:rsidTr="00B17050">
        <w:trPr>
          <w:trHeight w:val="340"/>
          <w:jc w:val="center"/>
        </w:trPr>
        <w:tc>
          <w:tcPr>
            <w:tcW w:w="2154" w:type="dxa"/>
            <w:vMerge/>
            <w:tcBorders>
              <w:right w:val="nil"/>
            </w:tcBorders>
            <w:vAlign w:val="center"/>
          </w:tcPr>
          <w:p w14:paraId="5B4656C1" w14:textId="77777777" w:rsidR="004614F2" w:rsidRPr="00B86FD8" w:rsidRDefault="004614F2" w:rsidP="00B86FD8">
            <w:pPr>
              <w:rPr>
                <w:rFonts w:ascii="宋体" w:hAnsi="宋体"/>
                <w:sz w:val="24"/>
              </w:rPr>
            </w:pPr>
          </w:p>
        </w:tc>
        <w:tc>
          <w:tcPr>
            <w:tcW w:w="2748" w:type="dxa"/>
            <w:tcBorders>
              <w:top w:val="nil"/>
              <w:left w:val="nil"/>
              <w:bottom w:val="nil"/>
              <w:right w:val="nil"/>
            </w:tcBorders>
          </w:tcPr>
          <w:p w14:paraId="347B09DF" w14:textId="77777777" w:rsidR="004614F2" w:rsidRPr="00B86FD8" w:rsidRDefault="004614F2" w:rsidP="00B86FD8">
            <w:pPr>
              <w:rPr>
                <w:rFonts w:ascii="宋体" w:hAnsi="宋体"/>
                <w:sz w:val="24"/>
              </w:rPr>
            </w:pPr>
            <w:r w:rsidRPr="00B86FD8">
              <w:rPr>
                <w:rFonts w:ascii="宋体" w:hAnsi="宋体"/>
                <w:sz w:val="24"/>
              </w:rPr>
              <w:t>Tag</w:t>
            </w:r>
          </w:p>
        </w:tc>
        <w:tc>
          <w:tcPr>
            <w:tcW w:w="4124" w:type="dxa"/>
            <w:tcBorders>
              <w:top w:val="nil"/>
              <w:left w:val="nil"/>
              <w:bottom w:val="nil"/>
            </w:tcBorders>
          </w:tcPr>
          <w:p w14:paraId="6F368F18" w14:textId="77777777" w:rsidR="004614F2" w:rsidRPr="00B86FD8" w:rsidRDefault="004614F2" w:rsidP="00B86FD8">
            <w:pPr>
              <w:rPr>
                <w:rFonts w:ascii="宋体" w:hAnsi="宋体"/>
                <w:sz w:val="24"/>
              </w:rPr>
            </w:pPr>
            <w:r w:rsidRPr="00B86FD8">
              <w:rPr>
                <w:rFonts w:ascii="宋体" w:hAnsi="宋体" w:hint="eastAsia"/>
                <w:sz w:val="24"/>
              </w:rPr>
              <w:t>标签内容</w:t>
            </w:r>
          </w:p>
        </w:tc>
      </w:tr>
      <w:tr w:rsidR="004614F2" w:rsidRPr="00B86FD8" w14:paraId="3837F747" w14:textId="77777777" w:rsidTr="00B17050">
        <w:trPr>
          <w:trHeight w:val="340"/>
          <w:jc w:val="center"/>
        </w:trPr>
        <w:tc>
          <w:tcPr>
            <w:tcW w:w="2154" w:type="dxa"/>
            <w:vMerge/>
            <w:tcBorders>
              <w:right w:val="nil"/>
            </w:tcBorders>
          </w:tcPr>
          <w:p w14:paraId="2E53AF63" w14:textId="77777777" w:rsidR="004614F2" w:rsidRPr="00B86FD8" w:rsidRDefault="004614F2" w:rsidP="00B86FD8">
            <w:pPr>
              <w:rPr>
                <w:rFonts w:ascii="宋体" w:hAnsi="宋体"/>
                <w:sz w:val="24"/>
              </w:rPr>
            </w:pPr>
          </w:p>
        </w:tc>
        <w:tc>
          <w:tcPr>
            <w:tcW w:w="2748" w:type="dxa"/>
            <w:tcBorders>
              <w:top w:val="nil"/>
              <w:left w:val="nil"/>
              <w:bottom w:val="nil"/>
              <w:right w:val="nil"/>
            </w:tcBorders>
          </w:tcPr>
          <w:p w14:paraId="5B7C2B0D" w14:textId="77777777" w:rsidR="004614F2" w:rsidRPr="00B86FD8" w:rsidRDefault="004614F2" w:rsidP="00B86FD8">
            <w:pPr>
              <w:rPr>
                <w:rFonts w:ascii="宋体" w:hAnsi="宋体"/>
                <w:sz w:val="24"/>
              </w:rPr>
            </w:pPr>
            <w:r w:rsidRPr="00B86FD8">
              <w:rPr>
                <w:rFonts w:ascii="宋体" w:hAnsi="宋体"/>
                <w:sz w:val="24"/>
              </w:rPr>
              <w:t>C</w:t>
            </w:r>
            <w:r w:rsidRPr="00B86FD8">
              <w:rPr>
                <w:rFonts w:ascii="宋体" w:hAnsi="宋体" w:hint="eastAsia"/>
                <w:sz w:val="24"/>
              </w:rPr>
              <w:t>ode</w:t>
            </w:r>
          </w:p>
        </w:tc>
        <w:tc>
          <w:tcPr>
            <w:tcW w:w="4124" w:type="dxa"/>
            <w:tcBorders>
              <w:top w:val="nil"/>
              <w:left w:val="nil"/>
              <w:bottom w:val="nil"/>
            </w:tcBorders>
          </w:tcPr>
          <w:p w14:paraId="458C7381" w14:textId="77777777" w:rsidR="004614F2" w:rsidRPr="00B86FD8" w:rsidRDefault="004614F2" w:rsidP="00B86FD8">
            <w:pPr>
              <w:rPr>
                <w:rFonts w:ascii="宋体" w:hAnsi="宋体"/>
                <w:sz w:val="24"/>
              </w:rPr>
            </w:pPr>
            <w:r w:rsidRPr="00B86FD8">
              <w:rPr>
                <w:rFonts w:ascii="宋体" w:hAnsi="宋体" w:hint="eastAsia"/>
                <w:sz w:val="24"/>
              </w:rPr>
              <w:t>C语言代码</w:t>
            </w:r>
          </w:p>
        </w:tc>
      </w:tr>
      <w:tr w:rsidR="004614F2" w:rsidRPr="00B86FD8" w14:paraId="0590FD67" w14:textId="77777777" w:rsidTr="00B17050">
        <w:trPr>
          <w:trHeight w:val="340"/>
          <w:jc w:val="center"/>
        </w:trPr>
        <w:tc>
          <w:tcPr>
            <w:tcW w:w="2154" w:type="dxa"/>
            <w:vMerge/>
            <w:tcBorders>
              <w:right w:val="nil"/>
            </w:tcBorders>
          </w:tcPr>
          <w:p w14:paraId="56162958" w14:textId="77777777" w:rsidR="004614F2" w:rsidRPr="00B86FD8" w:rsidRDefault="004614F2" w:rsidP="00B86FD8">
            <w:pPr>
              <w:rPr>
                <w:rFonts w:ascii="宋体" w:hAnsi="宋体"/>
                <w:sz w:val="24"/>
              </w:rPr>
            </w:pPr>
          </w:p>
        </w:tc>
        <w:tc>
          <w:tcPr>
            <w:tcW w:w="2748" w:type="dxa"/>
            <w:tcBorders>
              <w:top w:val="nil"/>
              <w:left w:val="nil"/>
              <w:bottom w:val="nil"/>
              <w:right w:val="nil"/>
            </w:tcBorders>
          </w:tcPr>
          <w:p w14:paraId="2B3D0AE8" w14:textId="77777777" w:rsidR="004614F2" w:rsidRPr="00B86FD8" w:rsidRDefault="004614F2" w:rsidP="00B86FD8">
            <w:pPr>
              <w:rPr>
                <w:rFonts w:ascii="宋体" w:hAnsi="宋体"/>
                <w:sz w:val="24"/>
              </w:rPr>
            </w:pPr>
            <w:r w:rsidRPr="00B86FD8">
              <w:rPr>
                <w:rFonts w:ascii="宋体" w:hAnsi="宋体"/>
                <w:sz w:val="24"/>
              </w:rPr>
              <w:t>D</w:t>
            </w:r>
            <w:r w:rsidRPr="00B86FD8">
              <w:rPr>
                <w:rFonts w:ascii="宋体" w:hAnsi="宋体" w:hint="eastAsia"/>
                <w:sz w:val="24"/>
              </w:rPr>
              <w:t>esc</w:t>
            </w:r>
          </w:p>
        </w:tc>
        <w:tc>
          <w:tcPr>
            <w:tcW w:w="4124" w:type="dxa"/>
            <w:tcBorders>
              <w:top w:val="nil"/>
              <w:left w:val="nil"/>
              <w:bottom w:val="nil"/>
            </w:tcBorders>
          </w:tcPr>
          <w:p w14:paraId="5FD83C5F" w14:textId="77777777" w:rsidR="004614F2" w:rsidRPr="00B86FD8" w:rsidRDefault="004614F2" w:rsidP="00B86FD8">
            <w:pPr>
              <w:rPr>
                <w:rFonts w:ascii="宋体" w:hAnsi="宋体"/>
                <w:sz w:val="24"/>
              </w:rPr>
            </w:pPr>
            <w:r w:rsidRPr="00B86FD8">
              <w:rPr>
                <w:rFonts w:ascii="宋体" w:hAnsi="宋体" w:hint="eastAsia"/>
                <w:sz w:val="24"/>
              </w:rPr>
              <w:t>标签功能描述</w:t>
            </w:r>
          </w:p>
        </w:tc>
      </w:tr>
      <w:tr w:rsidR="004614F2" w:rsidRPr="00B86FD8" w14:paraId="37BF0462" w14:textId="77777777" w:rsidTr="00B17050">
        <w:trPr>
          <w:trHeight w:val="330"/>
          <w:jc w:val="center"/>
        </w:trPr>
        <w:tc>
          <w:tcPr>
            <w:tcW w:w="2154" w:type="dxa"/>
            <w:vMerge/>
            <w:tcBorders>
              <w:right w:val="nil"/>
            </w:tcBorders>
          </w:tcPr>
          <w:p w14:paraId="265619AF" w14:textId="77777777" w:rsidR="004614F2" w:rsidRPr="00B86FD8" w:rsidRDefault="004614F2" w:rsidP="00B86FD8">
            <w:pPr>
              <w:rPr>
                <w:rFonts w:ascii="宋体" w:hAnsi="宋体"/>
                <w:sz w:val="24"/>
              </w:rPr>
            </w:pPr>
          </w:p>
        </w:tc>
        <w:tc>
          <w:tcPr>
            <w:tcW w:w="2748" w:type="dxa"/>
            <w:tcBorders>
              <w:top w:val="nil"/>
              <w:left w:val="nil"/>
              <w:bottom w:val="nil"/>
              <w:right w:val="nil"/>
            </w:tcBorders>
          </w:tcPr>
          <w:p w14:paraId="50240A11" w14:textId="77777777" w:rsidR="004614F2" w:rsidRPr="00B86FD8" w:rsidRDefault="004614F2" w:rsidP="00B86FD8">
            <w:pPr>
              <w:rPr>
                <w:rFonts w:ascii="宋体" w:hAnsi="宋体"/>
                <w:sz w:val="24"/>
              </w:rPr>
            </w:pPr>
            <w:r w:rsidRPr="00B86FD8">
              <w:rPr>
                <w:rFonts w:ascii="宋体" w:hAnsi="宋体"/>
                <w:sz w:val="24"/>
              </w:rPr>
              <w:t>P</w:t>
            </w:r>
            <w:r w:rsidRPr="00B86FD8">
              <w:rPr>
                <w:rFonts w:ascii="宋体" w:hAnsi="宋体" w:hint="eastAsia"/>
                <w:sz w:val="24"/>
              </w:rPr>
              <w:t>aram</w:t>
            </w:r>
          </w:p>
        </w:tc>
        <w:tc>
          <w:tcPr>
            <w:tcW w:w="4124" w:type="dxa"/>
            <w:tcBorders>
              <w:top w:val="nil"/>
              <w:left w:val="nil"/>
              <w:bottom w:val="nil"/>
            </w:tcBorders>
          </w:tcPr>
          <w:p w14:paraId="11A3108F" w14:textId="77777777" w:rsidR="004614F2" w:rsidRPr="00B86FD8" w:rsidRDefault="004614F2" w:rsidP="00B86FD8">
            <w:pPr>
              <w:rPr>
                <w:rFonts w:ascii="宋体" w:hAnsi="宋体"/>
                <w:sz w:val="24"/>
              </w:rPr>
            </w:pPr>
            <w:r w:rsidRPr="00B86FD8">
              <w:rPr>
                <w:rFonts w:ascii="宋体" w:hAnsi="宋体" w:hint="eastAsia"/>
                <w:sz w:val="24"/>
              </w:rPr>
              <w:t>参数详解</w:t>
            </w:r>
          </w:p>
        </w:tc>
      </w:tr>
      <w:tr w:rsidR="004614F2" w:rsidRPr="00B86FD8" w14:paraId="1F6F1C0B" w14:textId="77777777" w:rsidTr="00B17050">
        <w:trPr>
          <w:trHeight w:val="340"/>
          <w:jc w:val="center"/>
        </w:trPr>
        <w:tc>
          <w:tcPr>
            <w:tcW w:w="2154" w:type="dxa"/>
            <w:vMerge/>
            <w:tcBorders>
              <w:right w:val="nil"/>
            </w:tcBorders>
          </w:tcPr>
          <w:p w14:paraId="3617F38D" w14:textId="77777777" w:rsidR="004614F2" w:rsidRPr="00B86FD8" w:rsidRDefault="004614F2" w:rsidP="00B86FD8">
            <w:pPr>
              <w:rPr>
                <w:rFonts w:ascii="宋体" w:hAnsi="宋体"/>
                <w:sz w:val="24"/>
              </w:rPr>
            </w:pPr>
          </w:p>
        </w:tc>
        <w:tc>
          <w:tcPr>
            <w:tcW w:w="2748" w:type="dxa"/>
            <w:tcBorders>
              <w:top w:val="nil"/>
              <w:left w:val="nil"/>
              <w:right w:val="nil"/>
            </w:tcBorders>
          </w:tcPr>
          <w:p w14:paraId="4FE73ACB" w14:textId="77777777" w:rsidR="004614F2" w:rsidRPr="00B86FD8" w:rsidRDefault="004614F2" w:rsidP="00B86FD8">
            <w:pPr>
              <w:rPr>
                <w:rFonts w:ascii="宋体" w:hAnsi="宋体"/>
                <w:sz w:val="24"/>
              </w:rPr>
            </w:pPr>
            <w:proofErr w:type="spellStart"/>
            <w:r w:rsidRPr="00B86FD8">
              <w:rPr>
                <w:rFonts w:ascii="宋体" w:hAnsi="宋体"/>
                <w:sz w:val="24"/>
              </w:rPr>
              <w:t>T</w:t>
            </w:r>
            <w:r w:rsidRPr="00B86FD8">
              <w:rPr>
                <w:rFonts w:ascii="宋体" w:hAnsi="宋体" w:hint="eastAsia"/>
                <w:sz w:val="24"/>
              </w:rPr>
              <w:t>ag_type</w:t>
            </w:r>
            <w:proofErr w:type="spellEnd"/>
          </w:p>
        </w:tc>
        <w:tc>
          <w:tcPr>
            <w:tcW w:w="4124" w:type="dxa"/>
            <w:tcBorders>
              <w:top w:val="nil"/>
              <w:left w:val="nil"/>
            </w:tcBorders>
          </w:tcPr>
          <w:p w14:paraId="74C75E07" w14:textId="77777777" w:rsidR="004614F2" w:rsidRPr="00B86FD8" w:rsidRDefault="004614F2" w:rsidP="00B86FD8">
            <w:pPr>
              <w:rPr>
                <w:rFonts w:ascii="宋体" w:hAnsi="宋体"/>
                <w:sz w:val="24"/>
              </w:rPr>
            </w:pPr>
            <w:r w:rsidRPr="00B86FD8">
              <w:rPr>
                <w:rFonts w:ascii="宋体" w:hAnsi="宋体" w:hint="eastAsia"/>
                <w:sz w:val="24"/>
              </w:rPr>
              <w:t>标签功能类型，</w:t>
            </w:r>
            <w:proofErr w:type="gramStart"/>
            <w:r w:rsidRPr="00B86FD8">
              <w:rPr>
                <w:rFonts w:ascii="宋体" w:hAnsi="宋体" w:hint="eastAsia"/>
                <w:sz w:val="24"/>
              </w:rPr>
              <w:t>外键</w:t>
            </w:r>
            <w:proofErr w:type="gramEnd"/>
          </w:p>
        </w:tc>
      </w:tr>
    </w:tbl>
    <w:p w14:paraId="0493A240" w14:textId="77777777" w:rsidR="004614F2" w:rsidRDefault="004614F2" w:rsidP="00B86FD8">
      <w:pPr>
        <w:pStyle w:val="WSl-8"/>
      </w:pPr>
      <w:bookmarkStart w:id="460" w:name="_Toc37080865"/>
      <w:r>
        <w:rPr>
          <w:rFonts w:hint="eastAsia"/>
        </w:rPr>
        <w:t>表</w:t>
      </w:r>
      <w:r>
        <w:rPr>
          <w:rFonts w:hint="eastAsia"/>
        </w:rPr>
        <w:t>5.4</w:t>
      </w:r>
      <w:r>
        <w:t xml:space="preserve"> </w:t>
      </w:r>
      <w:r>
        <w:rPr>
          <w:rFonts w:hint="eastAsia"/>
        </w:rPr>
        <w:t>标签类别表</w:t>
      </w:r>
      <w:bookmarkEnd w:id="460"/>
      <w:r>
        <w:t xml:space="preserve"> </w:t>
      </w:r>
    </w:p>
    <w:tbl>
      <w:tblPr>
        <w:tblStyle w:val="aa"/>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2154"/>
        <w:gridCol w:w="2748"/>
        <w:gridCol w:w="4124"/>
      </w:tblGrid>
      <w:tr w:rsidR="004614F2" w:rsidRPr="00B86FD8" w14:paraId="6C5B032D" w14:textId="77777777" w:rsidTr="00B17050">
        <w:trPr>
          <w:trHeight w:val="258"/>
          <w:jc w:val="center"/>
        </w:trPr>
        <w:tc>
          <w:tcPr>
            <w:tcW w:w="2154" w:type="dxa"/>
            <w:tcBorders>
              <w:bottom w:val="single" w:sz="4" w:space="0" w:color="auto"/>
            </w:tcBorders>
          </w:tcPr>
          <w:p w14:paraId="2EC412F8" w14:textId="77777777" w:rsidR="004614F2" w:rsidRPr="00B86FD8" w:rsidRDefault="004614F2" w:rsidP="00B86FD8">
            <w:pPr>
              <w:jc w:val="center"/>
              <w:rPr>
                <w:rFonts w:ascii="宋体" w:hAnsi="宋体"/>
                <w:sz w:val="24"/>
              </w:rPr>
            </w:pPr>
            <w:r w:rsidRPr="00B86FD8">
              <w:rPr>
                <w:rFonts w:ascii="宋体" w:hAnsi="宋体" w:hint="eastAsia"/>
                <w:sz w:val="24"/>
              </w:rPr>
              <w:t>表名</w:t>
            </w:r>
          </w:p>
        </w:tc>
        <w:tc>
          <w:tcPr>
            <w:tcW w:w="2748" w:type="dxa"/>
            <w:tcBorders>
              <w:bottom w:val="single" w:sz="4" w:space="0" w:color="auto"/>
            </w:tcBorders>
          </w:tcPr>
          <w:p w14:paraId="331883E5" w14:textId="77777777" w:rsidR="004614F2" w:rsidRPr="00B86FD8" w:rsidRDefault="004614F2" w:rsidP="00B86FD8">
            <w:pPr>
              <w:jc w:val="center"/>
              <w:rPr>
                <w:rFonts w:ascii="宋体" w:hAnsi="宋体"/>
                <w:sz w:val="24"/>
              </w:rPr>
            </w:pPr>
            <w:r w:rsidRPr="00B86FD8">
              <w:rPr>
                <w:rFonts w:ascii="宋体" w:hAnsi="宋体" w:hint="eastAsia"/>
                <w:sz w:val="24"/>
              </w:rPr>
              <w:t>字段</w:t>
            </w:r>
          </w:p>
        </w:tc>
        <w:tc>
          <w:tcPr>
            <w:tcW w:w="4124" w:type="dxa"/>
            <w:tcBorders>
              <w:bottom w:val="single" w:sz="4" w:space="0" w:color="auto"/>
            </w:tcBorders>
          </w:tcPr>
          <w:p w14:paraId="4E88ACD3" w14:textId="77777777" w:rsidR="004614F2" w:rsidRPr="00B86FD8" w:rsidRDefault="004614F2" w:rsidP="00B86FD8">
            <w:pPr>
              <w:jc w:val="center"/>
              <w:rPr>
                <w:rFonts w:ascii="宋体" w:hAnsi="宋体"/>
                <w:sz w:val="24"/>
              </w:rPr>
            </w:pPr>
            <w:r w:rsidRPr="00B86FD8">
              <w:rPr>
                <w:rFonts w:ascii="宋体" w:hAnsi="宋体" w:hint="eastAsia"/>
                <w:sz w:val="24"/>
              </w:rPr>
              <w:t>描述</w:t>
            </w:r>
          </w:p>
        </w:tc>
      </w:tr>
      <w:tr w:rsidR="004614F2" w:rsidRPr="00B86FD8" w14:paraId="3D69338A" w14:textId="77777777" w:rsidTr="00B17050">
        <w:trPr>
          <w:trHeight w:val="258"/>
          <w:jc w:val="center"/>
        </w:trPr>
        <w:tc>
          <w:tcPr>
            <w:tcW w:w="2154" w:type="dxa"/>
            <w:vMerge w:val="restart"/>
            <w:tcBorders>
              <w:bottom w:val="nil"/>
            </w:tcBorders>
            <w:vAlign w:val="center"/>
          </w:tcPr>
          <w:p w14:paraId="7A95BE18" w14:textId="77777777" w:rsidR="004614F2" w:rsidRPr="00B86FD8" w:rsidRDefault="004614F2" w:rsidP="00B86FD8">
            <w:pPr>
              <w:rPr>
                <w:rFonts w:ascii="宋体" w:hAnsi="宋体"/>
                <w:sz w:val="24"/>
              </w:rPr>
            </w:pPr>
            <w:proofErr w:type="spellStart"/>
            <w:r w:rsidRPr="00B86FD8">
              <w:rPr>
                <w:rFonts w:ascii="宋体" w:hAnsi="宋体"/>
                <w:sz w:val="24"/>
              </w:rPr>
              <w:t>t</w:t>
            </w:r>
            <w:r w:rsidRPr="00B86FD8">
              <w:rPr>
                <w:rFonts w:ascii="宋体" w:hAnsi="宋体" w:hint="eastAsia"/>
                <w:sz w:val="24"/>
              </w:rPr>
              <w:t>ag_</w:t>
            </w:r>
            <w:r w:rsidRPr="00B86FD8">
              <w:rPr>
                <w:rFonts w:ascii="宋体" w:hAnsi="宋体"/>
                <w:sz w:val="24"/>
              </w:rPr>
              <w:t>type</w:t>
            </w:r>
            <w:proofErr w:type="spellEnd"/>
          </w:p>
        </w:tc>
        <w:tc>
          <w:tcPr>
            <w:tcW w:w="2748" w:type="dxa"/>
            <w:tcBorders>
              <w:bottom w:val="nil"/>
            </w:tcBorders>
          </w:tcPr>
          <w:p w14:paraId="5DAA9C86" w14:textId="77777777" w:rsidR="004614F2" w:rsidRPr="00B86FD8" w:rsidRDefault="004614F2" w:rsidP="00B86FD8">
            <w:pPr>
              <w:rPr>
                <w:rFonts w:ascii="宋体" w:hAnsi="宋体"/>
                <w:sz w:val="24"/>
              </w:rPr>
            </w:pPr>
            <w:proofErr w:type="spellStart"/>
            <w:r w:rsidRPr="00B86FD8">
              <w:rPr>
                <w:rFonts w:ascii="宋体" w:hAnsi="宋体"/>
                <w:sz w:val="24"/>
              </w:rPr>
              <w:t>Type_name</w:t>
            </w:r>
            <w:proofErr w:type="spellEnd"/>
          </w:p>
        </w:tc>
        <w:tc>
          <w:tcPr>
            <w:tcW w:w="4124" w:type="dxa"/>
            <w:tcBorders>
              <w:bottom w:val="nil"/>
            </w:tcBorders>
          </w:tcPr>
          <w:p w14:paraId="7543999E" w14:textId="77777777" w:rsidR="004614F2" w:rsidRPr="00B86FD8" w:rsidRDefault="004614F2" w:rsidP="00B86FD8">
            <w:pPr>
              <w:rPr>
                <w:rFonts w:ascii="宋体" w:hAnsi="宋体"/>
                <w:sz w:val="24"/>
              </w:rPr>
            </w:pPr>
            <w:r w:rsidRPr="00B86FD8">
              <w:rPr>
                <w:rFonts w:ascii="宋体" w:hAnsi="宋体" w:hint="eastAsia"/>
                <w:sz w:val="24"/>
              </w:rPr>
              <w:t>PML标签类别名称</w:t>
            </w:r>
          </w:p>
        </w:tc>
      </w:tr>
      <w:tr w:rsidR="004614F2" w:rsidRPr="00B86FD8" w14:paraId="7F9F2BA9" w14:textId="77777777" w:rsidTr="00B17050">
        <w:trPr>
          <w:trHeight w:val="258"/>
          <w:jc w:val="center"/>
        </w:trPr>
        <w:tc>
          <w:tcPr>
            <w:tcW w:w="2154" w:type="dxa"/>
            <w:vMerge/>
            <w:tcBorders>
              <w:top w:val="nil"/>
            </w:tcBorders>
          </w:tcPr>
          <w:p w14:paraId="07EB19C4" w14:textId="77777777" w:rsidR="004614F2" w:rsidRPr="00B86FD8" w:rsidRDefault="004614F2" w:rsidP="00B86FD8">
            <w:pPr>
              <w:rPr>
                <w:rFonts w:ascii="宋体" w:hAnsi="宋体"/>
                <w:sz w:val="24"/>
              </w:rPr>
            </w:pPr>
          </w:p>
        </w:tc>
        <w:tc>
          <w:tcPr>
            <w:tcW w:w="2748" w:type="dxa"/>
            <w:tcBorders>
              <w:top w:val="nil"/>
            </w:tcBorders>
          </w:tcPr>
          <w:p w14:paraId="61482581" w14:textId="77777777" w:rsidR="004614F2" w:rsidRPr="00B86FD8" w:rsidRDefault="004614F2" w:rsidP="00B86FD8">
            <w:pPr>
              <w:rPr>
                <w:rFonts w:ascii="宋体" w:hAnsi="宋体"/>
                <w:sz w:val="24"/>
              </w:rPr>
            </w:pPr>
            <w:proofErr w:type="spellStart"/>
            <w:r w:rsidRPr="00B86FD8">
              <w:rPr>
                <w:rFonts w:ascii="宋体" w:hAnsi="宋体"/>
                <w:sz w:val="24"/>
              </w:rPr>
              <w:t>Type_id</w:t>
            </w:r>
            <w:proofErr w:type="spellEnd"/>
          </w:p>
        </w:tc>
        <w:tc>
          <w:tcPr>
            <w:tcW w:w="4124" w:type="dxa"/>
            <w:tcBorders>
              <w:top w:val="nil"/>
            </w:tcBorders>
          </w:tcPr>
          <w:p w14:paraId="27D3B3A3" w14:textId="77777777" w:rsidR="004614F2" w:rsidRPr="00B86FD8" w:rsidRDefault="004614F2" w:rsidP="00B86FD8">
            <w:pPr>
              <w:rPr>
                <w:rFonts w:ascii="宋体" w:hAnsi="宋体"/>
                <w:sz w:val="24"/>
              </w:rPr>
            </w:pPr>
            <w:r w:rsidRPr="00B86FD8">
              <w:rPr>
                <w:rFonts w:ascii="宋体" w:hAnsi="宋体" w:hint="eastAsia"/>
                <w:sz w:val="24"/>
              </w:rPr>
              <w:t>类别编号，</w:t>
            </w:r>
            <w:proofErr w:type="gramStart"/>
            <w:r w:rsidRPr="00B86FD8">
              <w:rPr>
                <w:rFonts w:ascii="宋体" w:hAnsi="宋体" w:hint="eastAsia"/>
                <w:sz w:val="24"/>
              </w:rPr>
              <w:t>用于外键</w:t>
            </w:r>
            <w:proofErr w:type="gramEnd"/>
          </w:p>
        </w:tc>
      </w:tr>
    </w:tbl>
    <w:p w14:paraId="185ADC1F" w14:textId="77777777" w:rsidR="004614F2" w:rsidRDefault="004614F2" w:rsidP="00B86FD8">
      <w:pPr>
        <w:pStyle w:val="WSl-8"/>
      </w:pPr>
      <w:bookmarkStart w:id="461" w:name="_Toc37080866"/>
      <w:r>
        <w:rPr>
          <w:rFonts w:hint="eastAsia"/>
        </w:rPr>
        <w:t>表</w:t>
      </w:r>
      <w:r>
        <w:rPr>
          <w:rFonts w:hint="eastAsia"/>
        </w:rPr>
        <w:t>5.5</w:t>
      </w:r>
      <w:r>
        <w:t xml:space="preserve"> </w:t>
      </w:r>
      <w:r>
        <w:rPr>
          <w:rFonts w:hint="eastAsia"/>
        </w:rPr>
        <w:t>并行编程模型表</w:t>
      </w:r>
      <w:bookmarkEnd w:id="461"/>
    </w:p>
    <w:tbl>
      <w:tblPr>
        <w:tblStyle w:val="aa"/>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4"/>
        <w:gridCol w:w="2748"/>
        <w:gridCol w:w="4124"/>
      </w:tblGrid>
      <w:tr w:rsidR="004614F2" w14:paraId="50A599DA" w14:textId="77777777" w:rsidTr="00B17050">
        <w:trPr>
          <w:trHeight w:val="258"/>
          <w:jc w:val="center"/>
        </w:trPr>
        <w:tc>
          <w:tcPr>
            <w:tcW w:w="2154" w:type="dxa"/>
            <w:tcBorders>
              <w:top w:val="single" w:sz="4" w:space="0" w:color="auto"/>
              <w:bottom w:val="single" w:sz="4" w:space="0" w:color="auto"/>
            </w:tcBorders>
          </w:tcPr>
          <w:p w14:paraId="70BB5020" w14:textId="77777777" w:rsidR="004614F2" w:rsidRPr="00B86FD8" w:rsidRDefault="004614F2" w:rsidP="00B86FD8">
            <w:pPr>
              <w:jc w:val="center"/>
              <w:rPr>
                <w:rFonts w:ascii="宋体" w:hAnsi="宋体"/>
                <w:sz w:val="24"/>
              </w:rPr>
            </w:pPr>
            <w:r w:rsidRPr="00B86FD8">
              <w:rPr>
                <w:rFonts w:ascii="宋体" w:hAnsi="宋体" w:hint="eastAsia"/>
                <w:sz w:val="24"/>
              </w:rPr>
              <w:t>表名</w:t>
            </w:r>
          </w:p>
        </w:tc>
        <w:tc>
          <w:tcPr>
            <w:tcW w:w="2748" w:type="dxa"/>
            <w:tcBorders>
              <w:top w:val="single" w:sz="4" w:space="0" w:color="auto"/>
              <w:bottom w:val="single" w:sz="4" w:space="0" w:color="auto"/>
            </w:tcBorders>
          </w:tcPr>
          <w:p w14:paraId="5CFDC4AC" w14:textId="77777777" w:rsidR="004614F2" w:rsidRPr="00B86FD8" w:rsidRDefault="004614F2" w:rsidP="00B86FD8">
            <w:pPr>
              <w:jc w:val="center"/>
              <w:rPr>
                <w:rFonts w:ascii="宋体" w:hAnsi="宋体"/>
                <w:sz w:val="24"/>
              </w:rPr>
            </w:pPr>
            <w:r w:rsidRPr="00B86FD8">
              <w:rPr>
                <w:rFonts w:ascii="宋体" w:hAnsi="宋体" w:hint="eastAsia"/>
                <w:sz w:val="24"/>
              </w:rPr>
              <w:t>字段</w:t>
            </w:r>
          </w:p>
        </w:tc>
        <w:tc>
          <w:tcPr>
            <w:tcW w:w="4124" w:type="dxa"/>
            <w:tcBorders>
              <w:top w:val="single" w:sz="4" w:space="0" w:color="auto"/>
              <w:bottom w:val="single" w:sz="4" w:space="0" w:color="auto"/>
            </w:tcBorders>
          </w:tcPr>
          <w:p w14:paraId="0E6EEDCD" w14:textId="77777777" w:rsidR="004614F2" w:rsidRPr="00B86FD8" w:rsidRDefault="004614F2" w:rsidP="00B86FD8">
            <w:pPr>
              <w:jc w:val="center"/>
              <w:rPr>
                <w:rFonts w:ascii="宋体" w:hAnsi="宋体"/>
                <w:sz w:val="24"/>
              </w:rPr>
            </w:pPr>
            <w:r w:rsidRPr="00B86FD8">
              <w:rPr>
                <w:rFonts w:ascii="宋体" w:hAnsi="宋体" w:hint="eastAsia"/>
                <w:sz w:val="24"/>
              </w:rPr>
              <w:t>描述</w:t>
            </w:r>
          </w:p>
        </w:tc>
      </w:tr>
      <w:tr w:rsidR="004614F2" w14:paraId="291E561C" w14:textId="77777777" w:rsidTr="00B17050">
        <w:trPr>
          <w:trHeight w:val="258"/>
          <w:jc w:val="center"/>
        </w:trPr>
        <w:tc>
          <w:tcPr>
            <w:tcW w:w="2154" w:type="dxa"/>
            <w:vMerge w:val="restart"/>
            <w:tcBorders>
              <w:top w:val="single" w:sz="4" w:space="0" w:color="auto"/>
            </w:tcBorders>
            <w:vAlign w:val="center"/>
          </w:tcPr>
          <w:p w14:paraId="7C0C2BDD" w14:textId="77777777" w:rsidR="004614F2" w:rsidRPr="00B86FD8" w:rsidRDefault="004614F2" w:rsidP="00B86FD8">
            <w:pPr>
              <w:rPr>
                <w:rFonts w:ascii="宋体" w:hAnsi="宋体"/>
                <w:sz w:val="24"/>
              </w:rPr>
            </w:pPr>
            <w:proofErr w:type="spellStart"/>
            <w:r w:rsidRPr="00B86FD8">
              <w:rPr>
                <w:rFonts w:ascii="宋体" w:hAnsi="宋体" w:hint="eastAsia"/>
                <w:sz w:val="24"/>
              </w:rPr>
              <w:t>model_</w:t>
            </w:r>
            <w:r w:rsidRPr="00B86FD8">
              <w:rPr>
                <w:rFonts w:ascii="宋体" w:hAnsi="宋体"/>
                <w:sz w:val="24"/>
              </w:rPr>
              <w:t>type</w:t>
            </w:r>
            <w:proofErr w:type="spellEnd"/>
          </w:p>
        </w:tc>
        <w:tc>
          <w:tcPr>
            <w:tcW w:w="2748" w:type="dxa"/>
            <w:tcBorders>
              <w:top w:val="single" w:sz="4" w:space="0" w:color="auto"/>
            </w:tcBorders>
          </w:tcPr>
          <w:p w14:paraId="79FBBE29" w14:textId="77777777" w:rsidR="004614F2" w:rsidRPr="00B86FD8" w:rsidRDefault="004614F2" w:rsidP="00B86FD8">
            <w:pPr>
              <w:rPr>
                <w:rFonts w:ascii="宋体" w:hAnsi="宋体"/>
                <w:sz w:val="24"/>
              </w:rPr>
            </w:pPr>
            <w:proofErr w:type="spellStart"/>
            <w:r w:rsidRPr="00B86FD8">
              <w:rPr>
                <w:rFonts w:ascii="宋体" w:hAnsi="宋体"/>
                <w:sz w:val="24"/>
              </w:rPr>
              <w:t>Type_name</w:t>
            </w:r>
            <w:proofErr w:type="spellEnd"/>
          </w:p>
        </w:tc>
        <w:tc>
          <w:tcPr>
            <w:tcW w:w="4124" w:type="dxa"/>
            <w:tcBorders>
              <w:top w:val="single" w:sz="4" w:space="0" w:color="auto"/>
            </w:tcBorders>
          </w:tcPr>
          <w:p w14:paraId="49BB14EB" w14:textId="77777777" w:rsidR="004614F2" w:rsidRPr="00B86FD8" w:rsidRDefault="004614F2" w:rsidP="00B86FD8">
            <w:pPr>
              <w:rPr>
                <w:rFonts w:ascii="宋体" w:hAnsi="宋体"/>
                <w:sz w:val="24"/>
              </w:rPr>
            </w:pPr>
            <w:r w:rsidRPr="00B86FD8">
              <w:rPr>
                <w:rFonts w:ascii="宋体" w:hAnsi="宋体" w:hint="eastAsia"/>
                <w:sz w:val="24"/>
              </w:rPr>
              <w:t>模型名称</w:t>
            </w:r>
          </w:p>
        </w:tc>
      </w:tr>
      <w:tr w:rsidR="004614F2" w14:paraId="07AAB237" w14:textId="77777777" w:rsidTr="00B17050">
        <w:trPr>
          <w:trHeight w:val="258"/>
          <w:jc w:val="center"/>
        </w:trPr>
        <w:tc>
          <w:tcPr>
            <w:tcW w:w="2154" w:type="dxa"/>
            <w:vMerge/>
          </w:tcPr>
          <w:p w14:paraId="0BDA48BE" w14:textId="77777777" w:rsidR="004614F2" w:rsidRPr="00B86FD8" w:rsidRDefault="004614F2" w:rsidP="00B86FD8">
            <w:pPr>
              <w:rPr>
                <w:rFonts w:ascii="宋体" w:hAnsi="宋体"/>
                <w:sz w:val="24"/>
              </w:rPr>
            </w:pPr>
          </w:p>
        </w:tc>
        <w:tc>
          <w:tcPr>
            <w:tcW w:w="2748" w:type="dxa"/>
          </w:tcPr>
          <w:p w14:paraId="502548F6" w14:textId="77777777" w:rsidR="004614F2" w:rsidRPr="00B86FD8" w:rsidRDefault="004614F2" w:rsidP="00B86FD8">
            <w:pPr>
              <w:rPr>
                <w:rFonts w:ascii="宋体" w:hAnsi="宋体"/>
                <w:sz w:val="24"/>
              </w:rPr>
            </w:pPr>
            <w:proofErr w:type="spellStart"/>
            <w:r w:rsidRPr="00B86FD8">
              <w:rPr>
                <w:rFonts w:ascii="宋体" w:hAnsi="宋体"/>
                <w:sz w:val="24"/>
              </w:rPr>
              <w:t>Type_id</w:t>
            </w:r>
            <w:proofErr w:type="spellEnd"/>
          </w:p>
        </w:tc>
        <w:tc>
          <w:tcPr>
            <w:tcW w:w="4124" w:type="dxa"/>
          </w:tcPr>
          <w:p w14:paraId="416CD817" w14:textId="77777777" w:rsidR="004614F2" w:rsidRPr="00B86FD8" w:rsidRDefault="004614F2" w:rsidP="00B86FD8">
            <w:pPr>
              <w:rPr>
                <w:rFonts w:ascii="宋体" w:hAnsi="宋体"/>
                <w:sz w:val="24"/>
              </w:rPr>
            </w:pPr>
            <w:r w:rsidRPr="00B86FD8">
              <w:rPr>
                <w:rFonts w:ascii="宋体" w:hAnsi="宋体" w:hint="eastAsia"/>
                <w:sz w:val="24"/>
              </w:rPr>
              <w:t>类别编号，</w:t>
            </w:r>
            <w:proofErr w:type="gramStart"/>
            <w:r w:rsidRPr="00B86FD8">
              <w:rPr>
                <w:rFonts w:ascii="宋体" w:hAnsi="宋体" w:hint="eastAsia"/>
                <w:sz w:val="24"/>
              </w:rPr>
              <w:t>用于外键</w:t>
            </w:r>
            <w:proofErr w:type="gramEnd"/>
          </w:p>
        </w:tc>
      </w:tr>
    </w:tbl>
    <w:p w14:paraId="3A83A2E0" w14:textId="60C81C19" w:rsidR="004614F2" w:rsidRDefault="004B793E" w:rsidP="0071556B">
      <w:pPr>
        <w:pStyle w:val="WSL-4"/>
        <w:ind w:firstLineChars="0" w:firstLine="0"/>
      </w:pPr>
      <w:r>
        <w:rPr>
          <w:rFonts w:hint="eastAsia"/>
        </w:rPr>
        <w:t>(</w:t>
      </w:r>
      <w:r>
        <w:t>2)</w:t>
      </w:r>
      <w:r w:rsidR="004614F2">
        <w:rPr>
          <w:rFonts w:hint="eastAsia"/>
        </w:rPr>
        <w:t>视图层</w:t>
      </w:r>
    </w:p>
    <w:p w14:paraId="670C3C5F" w14:textId="079BFCEF" w:rsidR="004614F2" w:rsidRDefault="009527D7" w:rsidP="002B310F">
      <w:pPr>
        <w:pStyle w:val="WSL-4"/>
        <w:ind w:firstLine="518"/>
      </w:pPr>
      <w:r>
        <w:rPr>
          <w:rFonts w:hint="eastAsia"/>
        </w:rPr>
        <w:t>视图层的主要作用，是为用户提供全面的功能服务和良好的交互体验，考虑到用户访问本平台的本地环境和浏览器不尽相同，</w:t>
      </w:r>
      <w:r w:rsidR="004614F2">
        <w:rPr>
          <w:rFonts w:hint="eastAsia"/>
        </w:rPr>
        <w:t>为了平台更好的兼容性和</w:t>
      </w:r>
      <w:proofErr w:type="gramStart"/>
      <w:r w:rsidR="004614F2">
        <w:rPr>
          <w:rFonts w:hint="eastAsia"/>
        </w:rPr>
        <w:t>可</w:t>
      </w:r>
      <w:proofErr w:type="gramEnd"/>
      <w:r w:rsidR="004614F2">
        <w:rPr>
          <w:rFonts w:hint="eastAsia"/>
        </w:rPr>
        <w:t>扩展性，视图层主要基于开源软件技术进行构建</w:t>
      </w:r>
      <w:r>
        <w:rPr>
          <w:rFonts w:hint="eastAsia"/>
        </w:rPr>
        <w:t>。</w:t>
      </w:r>
      <w:r w:rsidR="004614F2">
        <w:rPr>
          <w:rFonts w:hint="eastAsia"/>
        </w:rPr>
        <w:t>在网页布局上采用</w:t>
      </w:r>
      <w:proofErr w:type="spellStart"/>
      <w:r w:rsidR="004614F2">
        <w:rPr>
          <w:rFonts w:hint="eastAsia"/>
        </w:rPr>
        <w:t>BootStrap</w:t>
      </w:r>
      <w:proofErr w:type="spellEnd"/>
      <w:r w:rsidR="004614F2">
        <w:rPr>
          <w:rFonts w:hint="eastAsia"/>
        </w:rPr>
        <w:t>框架，使用其自带的全局</w:t>
      </w:r>
      <w:r w:rsidR="004614F2">
        <w:rPr>
          <w:rFonts w:hint="eastAsia"/>
        </w:rPr>
        <w:t>CSS</w:t>
      </w:r>
      <w:r w:rsidR="004614F2">
        <w:rPr>
          <w:rFonts w:hint="eastAsia"/>
        </w:rPr>
        <w:t>设置和网格系统，再结合</w:t>
      </w:r>
      <w:r w:rsidR="004614F2">
        <w:rPr>
          <w:rFonts w:hint="eastAsia"/>
        </w:rPr>
        <w:t>HTML5+CSS3+JavaScript</w:t>
      </w:r>
      <w:r w:rsidR="004614F2">
        <w:rPr>
          <w:rFonts w:hint="eastAsia"/>
        </w:rPr>
        <w:t>技术实现页面美化。在</w:t>
      </w:r>
      <w:r w:rsidR="004614F2">
        <w:rPr>
          <w:rFonts w:hint="eastAsia"/>
        </w:rPr>
        <w:t>PML</w:t>
      </w:r>
      <w:r w:rsidR="004614F2">
        <w:rPr>
          <w:rFonts w:hint="eastAsia"/>
        </w:rPr>
        <w:t>编辑功能部分，参考了当前较为流行的在线编辑器</w:t>
      </w:r>
      <w:r w:rsidR="00042CEE">
        <w:rPr>
          <w:rFonts w:hint="eastAsia"/>
        </w:rPr>
        <w:t>（</w:t>
      </w:r>
      <w:r w:rsidR="004614F2">
        <w:rPr>
          <w:rFonts w:hint="eastAsia"/>
        </w:rPr>
        <w:t>如</w:t>
      </w:r>
      <w:r w:rsidR="004614F2">
        <w:rPr>
          <w:rFonts w:hint="eastAsia"/>
        </w:rPr>
        <w:t>Cloud9</w:t>
      </w:r>
      <w:r w:rsidR="004614F2">
        <w:rPr>
          <w:rFonts w:hint="eastAsia"/>
        </w:rPr>
        <w:t>等</w:t>
      </w:r>
      <w:r w:rsidR="00042CEE">
        <w:rPr>
          <w:rFonts w:hint="eastAsia"/>
        </w:rPr>
        <w:t>）</w:t>
      </w:r>
      <w:r w:rsidR="004614F2">
        <w:rPr>
          <w:rFonts w:hint="eastAsia"/>
        </w:rPr>
        <w:t>的技术路线，采用基于</w:t>
      </w:r>
      <w:r w:rsidR="004614F2">
        <w:rPr>
          <w:rFonts w:hint="eastAsia"/>
        </w:rPr>
        <w:t>JavaScript</w:t>
      </w:r>
      <w:r w:rsidR="004614F2">
        <w:rPr>
          <w:rFonts w:hint="eastAsia"/>
        </w:rPr>
        <w:t>的富文本编辑器</w:t>
      </w:r>
      <w:r w:rsidR="004614F2">
        <w:rPr>
          <w:rFonts w:hint="eastAsia"/>
        </w:rPr>
        <w:t>Ace Editor</w:t>
      </w:r>
      <w:r w:rsidR="004614F2">
        <w:rPr>
          <w:rFonts w:hint="eastAsia"/>
        </w:rPr>
        <w:t>实现了</w:t>
      </w:r>
      <w:r w:rsidR="004614F2">
        <w:rPr>
          <w:rFonts w:hint="eastAsia"/>
        </w:rPr>
        <w:t>PML</w:t>
      </w:r>
      <w:r w:rsidR="004614F2">
        <w:rPr>
          <w:rFonts w:hint="eastAsia"/>
        </w:rPr>
        <w:t>代码编辑，通过修改或重写其</w:t>
      </w:r>
      <w:r w:rsidR="004614F2">
        <w:rPr>
          <w:rFonts w:hint="eastAsia"/>
        </w:rPr>
        <w:t>Js</w:t>
      </w:r>
      <w:r w:rsidR="004614F2">
        <w:rPr>
          <w:rFonts w:hint="eastAsia"/>
        </w:rPr>
        <w:t>脚本实现了</w:t>
      </w:r>
      <w:r w:rsidR="004614F2">
        <w:rPr>
          <w:rFonts w:hint="eastAsia"/>
        </w:rPr>
        <w:t>PML+C/C++</w:t>
      </w:r>
      <w:r w:rsidR="004614F2">
        <w:rPr>
          <w:rFonts w:hint="eastAsia"/>
        </w:rPr>
        <w:t>混合编程代码的着色及高亮显示、代码格式化、用户个性化设置等基础功能。</w:t>
      </w:r>
    </w:p>
    <w:p w14:paraId="2D1BE704" w14:textId="4916691D" w:rsidR="007D3558" w:rsidRDefault="00042CEE" w:rsidP="007D3558">
      <w:pPr>
        <w:pStyle w:val="WSL-4"/>
        <w:ind w:firstLine="518"/>
      </w:pPr>
      <w:r>
        <w:rPr>
          <w:rFonts w:hint="eastAsia"/>
        </w:rPr>
        <w:t>视图层的实现效果如图</w:t>
      </w:r>
      <w:r>
        <w:rPr>
          <w:rFonts w:hint="eastAsia"/>
        </w:rPr>
        <w:t>5.7</w:t>
      </w:r>
      <w:r>
        <w:rPr>
          <w:rFonts w:hint="eastAsia"/>
        </w:rPr>
        <w:t>所示，其主要由两部分构成。红色框内的部分为标签列表，该部分将数据库中的</w:t>
      </w:r>
      <w:r>
        <w:rPr>
          <w:rFonts w:hint="eastAsia"/>
        </w:rPr>
        <w:t>PML</w:t>
      </w:r>
      <w:r>
        <w:rPr>
          <w:rFonts w:hint="eastAsia"/>
        </w:rPr>
        <w:t>标签按照并行编程模型的类型进行分类，然后再按照标签的功能类型进行罗列。</w:t>
      </w:r>
      <w:r w:rsidR="007D3558">
        <w:rPr>
          <w:rFonts w:hint="eastAsia"/>
        </w:rPr>
        <w:t>对于每一个</w:t>
      </w:r>
      <w:r w:rsidR="007D3558">
        <w:rPr>
          <w:rFonts w:hint="eastAsia"/>
        </w:rPr>
        <w:t>PML</w:t>
      </w:r>
      <w:r w:rsidR="007D3558">
        <w:rPr>
          <w:rFonts w:hint="eastAsia"/>
        </w:rPr>
        <w:t>标签，均为其提供详情和插入两个选项，分别通过列表上的两个按钮实现。用户可以点击详情按钮，通过如图</w:t>
      </w:r>
      <w:r w:rsidR="007D3558">
        <w:rPr>
          <w:rFonts w:hint="eastAsia"/>
        </w:rPr>
        <w:t>5.8</w:t>
      </w:r>
      <w:r w:rsidR="007D3558">
        <w:rPr>
          <w:rFonts w:hint="eastAsia"/>
        </w:rPr>
        <w:t>所示页面查看该</w:t>
      </w:r>
      <w:r w:rsidR="007D3558">
        <w:rPr>
          <w:rFonts w:hint="eastAsia"/>
        </w:rPr>
        <w:t>PM</w:t>
      </w:r>
      <w:r w:rsidR="007D3558">
        <w:t>L</w:t>
      </w:r>
      <w:r w:rsidR="007D3558">
        <w:rPr>
          <w:rFonts w:hint="eastAsia"/>
        </w:rPr>
        <w:t>标签的详细信息，其中包括该标签的</w:t>
      </w:r>
      <w:r w:rsidR="007D3558">
        <w:rPr>
          <w:rFonts w:hint="eastAsia"/>
        </w:rPr>
        <w:t>PML</w:t>
      </w:r>
      <w:r w:rsidR="007D3558">
        <w:rPr>
          <w:rFonts w:hint="eastAsia"/>
        </w:rPr>
        <w:t>代码、</w:t>
      </w:r>
      <w:r w:rsidR="007D3558">
        <w:rPr>
          <w:rFonts w:hint="eastAsia"/>
        </w:rPr>
        <w:t>C</w:t>
      </w:r>
      <w:r w:rsidR="007D3558">
        <w:rPr>
          <w:rFonts w:hint="eastAsia"/>
        </w:rPr>
        <w:t>语言代码、功能简介以及参数含义；用户还可以点击插入按钮，直接将该标签对应的</w:t>
      </w:r>
      <w:r w:rsidR="007D3558">
        <w:rPr>
          <w:rFonts w:hint="eastAsia"/>
        </w:rPr>
        <w:t>PML</w:t>
      </w:r>
      <w:r w:rsidR="007D3558">
        <w:rPr>
          <w:rFonts w:hint="eastAsia"/>
        </w:rPr>
        <w:t>代码插入至编辑器中光标所在位置。编辑器指的是图中由</w:t>
      </w:r>
      <w:r w:rsidR="000A266F">
        <w:rPr>
          <w:rFonts w:hint="eastAsia"/>
        </w:rPr>
        <w:t>蓝</w:t>
      </w:r>
      <w:r w:rsidR="007D3558">
        <w:rPr>
          <w:rFonts w:hint="eastAsia"/>
        </w:rPr>
        <w:t>色框圈出的部分，该部分为用户提供了普通的</w:t>
      </w:r>
      <w:r w:rsidR="007D3558">
        <w:rPr>
          <w:rFonts w:hint="eastAsia"/>
        </w:rPr>
        <w:t>C/C++</w:t>
      </w:r>
      <w:r w:rsidR="007D3558">
        <w:rPr>
          <w:rFonts w:hint="eastAsia"/>
        </w:rPr>
        <w:t>代码编辑、</w:t>
      </w:r>
      <w:r w:rsidR="007D3558">
        <w:rPr>
          <w:rFonts w:hint="eastAsia"/>
        </w:rPr>
        <w:t>PML</w:t>
      </w:r>
      <w:r w:rsidR="007D3558">
        <w:rPr>
          <w:rFonts w:hint="eastAsia"/>
        </w:rPr>
        <w:t>语言编辑以及对应的代码高亮着色、格式化和个性化设置等功能。</w:t>
      </w:r>
      <w:r w:rsidR="000A266F">
        <w:rPr>
          <w:rFonts w:hint="eastAsia"/>
        </w:rPr>
        <w:t>此外</w:t>
      </w:r>
      <w:r w:rsidR="00724549">
        <w:rPr>
          <w:rFonts w:hint="eastAsia"/>
        </w:rPr>
        <w:t>，编辑器部分在后续的介绍中，</w:t>
      </w:r>
      <w:r w:rsidR="000A266F">
        <w:rPr>
          <w:rFonts w:hint="eastAsia"/>
        </w:rPr>
        <w:t>还</w:t>
      </w:r>
      <w:r w:rsidR="00724549">
        <w:rPr>
          <w:rFonts w:hint="eastAsia"/>
        </w:rPr>
        <w:t>将</w:t>
      </w:r>
      <w:r w:rsidR="000A266F">
        <w:rPr>
          <w:rFonts w:hint="eastAsia"/>
        </w:rPr>
        <w:t>通过绿色框内的选项按钮</w:t>
      </w:r>
      <w:r w:rsidR="00724549">
        <w:rPr>
          <w:rFonts w:hint="eastAsia"/>
        </w:rPr>
        <w:t>被赋予更多的功能角色。</w:t>
      </w:r>
    </w:p>
    <w:p w14:paraId="0817003D" w14:textId="16479F9C" w:rsidR="00042CEE" w:rsidRDefault="000A266F" w:rsidP="00042CEE">
      <w:pPr>
        <w:pStyle w:val="WSL-4"/>
        <w:ind w:firstLineChars="0" w:firstLine="0"/>
      </w:pPr>
      <w:r>
        <w:rPr>
          <w:noProof/>
        </w:rPr>
        <w:lastRenderedPageBreak/>
        <w:drawing>
          <wp:inline distT="0" distB="0" distL="0" distR="0" wp14:anchorId="54C2CEFB" wp14:editId="6AC5532D">
            <wp:extent cx="5943600" cy="3072061"/>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平台视图层.pn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943600" cy="3072061"/>
                    </a:xfrm>
                    <a:prstGeom prst="rect">
                      <a:avLst/>
                    </a:prstGeom>
                  </pic:spPr>
                </pic:pic>
              </a:graphicData>
            </a:graphic>
          </wp:inline>
        </w:drawing>
      </w:r>
    </w:p>
    <w:p w14:paraId="1A14181E" w14:textId="69DACBBD" w:rsidR="00042CEE" w:rsidRDefault="00042CEE" w:rsidP="00042CEE">
      <w:pPr>
        <w:pStyle w:val="WSL-6"/>
      </w:pPr>
      <w:bookmarkStart w:id="462" w:name="_Toc37081006"/>
      <w:r>
        <w:rPr>
          <w:rFonts w:hint="eastAsia"/>
        </w:rPr>
        <w:t>图</w:t>
      </w:r>
      <w:r>
        <w:rPr>
          <w:rFonts w:hint="eastAsia"/>
        </w:rPr>
        <w:t>5.7</w:t>
      </w:r>
      <w:r>
        <w:t xml:space="preserve"> </w:t>
      </w:r>
      <w:r>
        <w:rPr>
          <w:rFonts w:hint="eastAsia"/>
        </w:rPr>
        <w:t>平台视图</w:t>
      </w:r>
      <w:proofErr w:type="gramStart"/>
      <w:r>
        <w:rPr>
          <w:rFonts w:hint="eastAsia"/>
        </w:rPr>
        <w:t>层效果</w:t>
      </w:r>
      <w:proofErr w:type="gramEnd"/>
      <w:r>
        <w:rPr>
          <w:rFonts w:hint="eastAsia"/>
        </w:rPr>
        <w:t>图</w:t>
      </w:r>
      <w:bookmarkEnd w:id="462"/>
    </w:p>
    <w:p w14:paraId="09C70B1F" w14:textId="5A38FFCD" w:rsidR="007D3558" w:rsidRDefault="007D3558" w:rsidP="00D34AA4">
      <w:r>
        <w:rPr>
          <w:noProof/>
        </w:rPr>
        <w:drawing>
          <wp:inline distT="0" distB="0" distL="0" distR="0" wp14:anchorId="419E17EA" wp14:editId="429087BF">
            <wp:extent cx="5759450" cy="2613660"/>
            <wp:effectExtent l="0" t="0" r="0" b="381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59450" cy="2613660"/>
                    </a:xfrm>
                    <a:prstGeom prst="rect">
                      <a:avLst/>
                    </a:prstGeom>
                    <a:noFill/>
                    <a:ln>
                      <a:noFill/>
                    </a:ln>
                  </pic:spPr>
                </pic:pic>
              </a:graphicData>
            </a:graphic>
          </wp:inline>
        </w:drawing>
      </w:r>
    </w:p>
    <w:p w14:paraId="57BA50A9" w14:textId="7CEA4000" w:rsidR="007D3558" w:rsidRDefault="007D3558" w:rsidP="00042CEE">
      <w:pPr>
        <w:pStyle w:val="WSL-6"/>
      </w:pPr>
      <w:bookmarkStart w:id="463" w:name="_Toc37081007"/>
      <w:r>
        <w:rPr>
          <w:rFonts w:hint="eastAsia"/>
        </w:rPr>
        <w:t>图</w:t>
      </w:r>
      <w:r>
        <w:rPr>
          <w:rFonts w:hint="eastAsia"/>
        </w:rPr>
        <w:t>5.8</w:t>
      </w:r>
      <w:r>
        <w:t xml:space="preserve"> </w:t>
      </w:r>
      <w:r>
        <w:rPr>
          <w:rFonts w:hint="eastAsia"/>
        </w:rPr>
        <w:t>标签详情页面效果图</w:t>
      </w:r>
      <w:bookmarkEnd w:id="463"/>
    </w:p>
    <w:p w14:paraId="5B74EFE9" w14:textId="77777777" w:rsidR="004614F2" w:rsidRDefault="004614F2" w:rsidP="0071556B">
      <w:pPr>
        <w:pStyle w:val="WSL-4"/>
        <w:ind w:firstLineChars="0" w:firstLine="0"/>
      </w:pPr>
      <w:r>
        <w:rPr>
          <w:rFonts w:hint="eastAsia"/>
        </w:rPr>
        <w:t>（</w:t>
      </w:r>
      <w:r>
        <w:rPr>
          <w:rFonts w:hint="eastAsia"/>
        </w:rPr>
        <w:t>3</w:t>
      </w:r>
      <w:r>
        <w:rPr>
          <w:rFonts w:hint="eastAsia"/>
        </w:rPr>
        <w:t>）控制层</w:t>
      </w:r>
    </w:p>
    <w:p w14:paraId="258E8E41" w14:textId="78670522" w:rsidR="0042726C" w:rsidRDefault="004614F2" w:rsidP="0042726C">
      <w:pPr>
        <w:pStyle w:val="WSL-4"/>
        <w:ind w:firstLine="518"/>
      </w:pPr>
      <w:r>
        <w:rPr>
          <w:rFonts w:hint="eastAsia"/>
        </w:rPr>
        <w:t>控制层是整个平台的逻辑核心，其主要功能可以分为</w:t>
      </w:r>
      <w:r>
        <w:rPr>
          <w:rFonts w:hint="eastAsia"/>
        </w:rPr>
        <w:t>web</w:t>
      </w:r>
      <w:r>
        <w:rPr>
          <w:rFonts w:hint="eastAsia"/>
        </w:rPr>
        <w:t>服务器功能、代码转换功能、</w:t>
      </w:r>
      <w:r>
        <w:rPr>
          <w:rFonts w:hint="eastAsia"/>
        </w:rPr>
        <w:t>SSH</w:t>
      </w:r>
      <w:r>
        <w:rPr>
          <w:rFonts w:hint="eastAsia"/>
        </w:rPr>
        <w:t>跳转机功能、数据库操作功能和</w:t>
      </w:r>
      <w:r w:rsidR="00506E19">
        <w:rPr>
          <w:rFonts w:hint="eastAsia"/>
        </w:rPr>
        <w:t>串行程序的</w:t>
      </w:r>
      <w:r>
        <w:rPr>
          <w:rFonts w:hint="eastAsia"/>
        </w:rPr>
        <w:t>并行性</w:t>
      </w:r>
      <w:r w:rsidR="00506E19">
        <w:rPr>
          <w:rFonts w:hint="eastAsia"/>
        </w:rPr>
        <w:t>识别</w:t>
      </w:r>
      <w:r>
        <w:rPr>
          <w:rFonts w:hint="eastAsia"/>
        </w:rPr>
        <w:t>功能，在保证平台可以被用户</w:t>
      </w:r>
      <w:proofErr w:type="gramStart"/>
      <w:r w:rsidR="00741E90">
        <w:rPr>
          <w:rFonts w:hint="eastAsia"/>
        </w:rPr>
        <w:t>正常</w:t>
      </w:r>
      <w:r>
        <w:rPr>
          <w:rFonts w:hint="eastAsia"/>
        </w:rPr>
        <w:t>访问</w:t>
      </w:r>
      <w:proofErr w:type="gramEnd"/>
      <w:r w:rsidR="00741E90">
        <w:rPr>
          <w:rFonts w:hint="eastAsia"/>
        </w:rPr>
        <w:t>的</w:t>
      </w:r>
      <w:r>
        <w:rPr>
          <w:rFonts w:hint="eastAsia"/>
        </w:rPr>
        <w:t>前提下，稳定持续地帮助用户</w:t>
      </w:r>
      <w:r w:rsidR="00741E90">
        <w:rPr>
          <w:rFonts w:hint="eastAsia"/>
        </w:rPr>
        <w:t>识别</w:t>
      </w:r>
      <w:r>
        <w:rPr>
          <w:rFonts w:hint="eastAsia"/>
        </w:rPr>
        <w:t>串行代码中可</w:t>
      </w:r>
      <w:r w:rsidR="00741E90">
        <w:rPr>
          <w:rFonts w:hint="eastAsia"/>
        </w:rPr>
        <w:t>以</w:t>
      </w:r>
      <w:r>
        <w:rPr>
          <w:rFonts w:hint="eastAsia"/>
        </w:rPr>
        <w:t>并行的部分，并为用户提供</w:t>
      </w:r>
      <w:r>
        <w:rPr>
          <w:rFonts w:hint="eastAsia"/>
        </w:rPr>
        <w:t>PML</w:t>
      </w:r>
      <w:r>
        <w:rPr>
          <w:rFonts w:hint="eastAsia"/>
        </w:rPr>
        <w:t>代码向</w:t>
      </w:r>
      <w:r>
        <w:rPr>
          <w:rFonts w:hint="eastAsia"/>
        </w:rPr>
        <w:t>C/C++</w:t>
      </w:r>
      <w:r w:rsidR="00741E90">
        <w:rPr>
          <w:rFonts w:hint="eastAsia"/>
        </w:rPr>
        <w:t>代码</w:t>
      </w:r>
      <w:r>
        <w:rPr>
          <w:rFonts w:hint="eastAsia"/>
        </w:rPr>
        <w:t>的转换服务，方便用户通过</w:t>
      </w:r>
      <w:r w:rsidR="00866ED5">
        <w:rPr>
          <w:rFonts w:hint="eastAsia"/>
        </w:rPr>
        <w:t>SSH</w:t>
      </w:r>
      <w:r>
        <w:rPr>
          <w:rFonts w:hint="eastAsia"/>
        </w:rPr>
        <w:t>协议连接远程集群系统进行代码调试。其中，各项功能的相关实现技术如表</w:t>
      </w:r>
      <w:r>
        <w:rPr>
          <w:rFonts w:hint="eastAsia"/>
        </w:rPr>
        <w:t>5.6</w:t>
      </w:r>
      <w:r>
        <w:rPr>
          <w:rFonts w:hint="eastAsia"/>
        </w:rPr>
        <w:t>所示。</w:t>
      </w:r>
      <w:r w:rsidR="0042726C">
        <w:rPr>
          <w:rFonts w:hint="eastAsia"/>
        </w:rPr>
        <w:t>需要注意的是，</w:t>
      </w:r>
      <w:proofErr w:type="spellStart"/>
      <w:r w:rsidR="0042726C" w:rsidRPr="004233B6">
        <w:t>GateOne</w:t>
      </w:r>
      <w:proofErr w:type="spellEnd"/>
      <w:r w:rsidR="0042726C" w:rsidRPr="004233B6">
        <w:t>是一个</w:t>
      </w:r>
      <w:r w:rsidR="0042726C">
        <w:rPr>
          <w:rFonts w:hint="eastAsia"/>
        </w:rPr>
        <w:t>基于</w:t>
      </w:r>
      <w:r w:rsidR="0042726C">
        <w:rPr>
          <w:rFonts w:hint="eastAsia"/>
        </w:rPr>
        <w:t>HTML</w:t>
      </w:r>
      <w:r w:rsidR="0042726C">
        <w:rPr>
          <w:rFonts w:hint="eastAsia"/>
        </w:rPr>
        <w:t>的</w:t>
      </w:r>
      <w:r w:rsidR="0042726C">
        <w:rPr>
          <w:rFonts w:hint="eastAsia"/>
        </w:rPr>
        <w:t>Web</w:t>
      </w:r>
      <w:r w:rsidR="0042726C">
        <w:t xml:space="preserve"> </w:t>
      </w:r>
      <w:r w:rsidR="0042726C" w:rsidRPr="004233B6">
        <w:t>Terminal SSH</w:t>
      </w:r>
      <w:r w:rsidR="0042726C" w:rsidRPr="004233B6">
        <w:t>客户端</w:t>
      </w:r>
      <w:r w:rsidR="0042726C">
        <w:rPr>
          <w:rFonts w:hint="eastAsia"/>
        </w:rPr>
        <w:t>，除了使用正常的</w:t>
      </w:r>
      <w:r w:rsidR="0042726C">
        <w:rPr>
          <w:rFonts w:hint="eastAsia"/>
        </w:rPr>
        <w:t>HTML</w:t>
      </w:r>
      <w:r w:rsidR="0042726C">
        <w:rPr>
          <w:rFonts w:hint="eastAsia"/>
        </w:rPr>
        <w:t>标签将其嵌入在我们的</w:t>
      </w:r>
      <w:r w:rsidR="0042726C">
        <w:rPr>
          <w:rFonts w:hint="eastAsia"/>
        </w:rPr>
        <w:t>Web</w:t>
      </w:r>
      <w:r w:rsidR="0042726C">
        <w:rPr>
          <w:rFonts w:hint="eastAsia"/>
        </w:rPr>
        <w:t>应用中之外，</w:t>
      </w:r>
      <w:proofErr w:type="spellStart"/>
      <w:r w:rsidR="0042726C">
        <w:t>GateOne</w:t>
      </w:r>
      <w:proofErr w:type="spellEnd"/>
      <w:r w:rsidR="0042726C">
        <w:rPr>
          <w:rFonts w:hint="eastAsia"/>
        </w:rPr>
        <w:t>终端的使用还需要在本地服务器的应用脚本和远程服务器的配置文件上进行双重个性化配置才可以正常使用，相关配置文件如图</w:t>
      </w:r>
      <w:r w:rsidR="0042726C">
        <w:rPr>
          <w:rFonts w:hint="eastAsia"/>
        </w:rPr>
        <w:t>5.9</w:t>
      </w:r>
      <w:r w:rsidR="0042726C">
        <w:rPr>
          <w:rFonts w:hint="eastAsia"/>
        </w:rPr>
        <w:t>所示。</w:t>
      </w:r>
    </w:p>
    <w:p w14:paraId="60B073FE" w14:textId="77777777" w:rsidR="00F672C3" w:rsidRDefault="00F672C3" w:rsidP="00F672C3">
      <w:pPr>
        <w:pStyle w:val="WSl-8"/>
      </w:pPr>
      <w:bookmarkStart w:id="464" w:name="_Toc37080867"/>
      <w:r>
        <w:rPr>
          <w:rFonts w:hint="eastAsia"/>
        </w:rPr>
        <w:lastRenderedPageBreak/>
        <w:t>表</w:t>
      </w:r>
      <w:r>
        <w:rPr>
          <w:rFonts w:hint="eastAsia"/>
        </w:rPr>
        <w:t>5.6</w:t>
      </w:r>
      <w:r>
        <w:t xml:space="preserve"> </w:t>
      </w:r>
      <w:r>
        <w:rPr>
          <w:rFonts w:hint="eastAsia"/>
        </w:rPr>
        <w:t>控制</w:t>
      </w:r>
      <w:proofErr w:type="gramStart"/>
      <w:r>
        <w:rPr>
          <w:rFonts w:hint="eastAsia"/>
        </w:rPr>
        <w:t>层相关</w:t>
      </w:r>
      <w:proofErr w:type="gramEnd"/>
      <w:r>
        <w:rPr>
          <w:rFonts w:hint="eastAsia"/>
        </w:rPr>
        <w:t>实现技术</w:t>
      </w:r>
      <w:bookmarkEnd w:id="464"/>
    </w:p>
    <w:tbl>
      <w:tblPr>
        <w:tblStyle w:val="aa"/>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436"/>
        <w:gridCol w:w="4436"/>
      </w:tblGrid>
      <w:tr w:rsidR="00F672C3" w:rsidRPr="0071556B" w14:paraId="19309C30" w14:textId="77777777" w:rsidTr="000C2A80">
        <w:trPr>
          <w:trHeight w:val="368"/>
          <w:jc w:val="center"/>
        </w:trPr>
        <w:tc>
          <w:tcPr>
            <w:tcW w:w="4436" w:type="dxa"/>
            <w:tcBorders>
              <w:top w:val="single" w:sz="8" w:space="0" w:color="auto"/>
              <w:bottom w:val="single" w:sz="8" w:space="0" w:color="auto"/>
            </w:tcBorders>
          </w:tcPr>
          <w:p w14:paraId="6C5ECB0A" w14:textId="77777777" w:rsidR="00F672C3" w:rsidRPr="0071556B" w:rsidRDefault="00F672C3" w:rsidP="007B6790">
            <w:pPr>
              <w:jc w:val="center"/>
              <w:rPr>
                <w:rFonts w:ascii="宋体" w:hAnsi="宋体"/>
                <w:sz w:val="24"/>
              </w:rPr>
            </w:pPr>
            <w:r w:rsidRPr="0071556B">
              <w:rPr>
                <w:rFonts w:ascii="宋体" w:hAnsi="宋体" w:hint="eastAsia"/>
                <w:sz w:val="24"/>
              </w:rPr>
              <w:t>功能</w:t>
            </w:r>
          </w:p>
        </w:tc>
        <w:tc>
          <w:tcPr>
            <w:tcW w:w="4436" w:type="dxa"/>
            <w:tcBorders>
              <w:top w:val="single" w:sz="8" w:space="0" w:color="auto"/>
              <w:bottom w:val="single" w:sz="8" w:space="0" w:color="auto"/>
            </w:tcBorders>
          </w:tcPr>
          <w:p w14:paraId="0BA02177" w14:textId="77777777" w:rsidR="00F672C3" w:rsidRPr="0071556B" w:rsidRDefault="00F672C3" w:rsidP="007B6790">
            <w:pPr>
              <w:jc w:val="center"/>
              <w:rPr>
                <w:rFonts w:ascii="宋体" w:hAnsi="宋体"/>
                <w:sz w:val="24"/>
              </w:rPr>
            </w:pPr>
            <w:r w:rsidRPr="0071556B">
              <w:rPr>
                <w:rFonts w:ascii="宋体" w:hAnsi="宋体" w:hint="eastAsia"/>
                <w:sz w:val="24"/>
              </w:rPr>
              <w:t>技术</w:t>
            </w:r>
          </w:p>
        </w:tc>
      </w:tr>
      <w:tr w:rsidR="00F672C3" w:rsidRPr="0071556B" w14:paraId="4A323D0A" w14:textId="77777777" w:rsidTr="000C2A80">
        <w:trPr>
          <w:trHeight w:val="357"/>
          <w:jc w:val="center"/>
        </w:trPr>
        <w:tc>
          <w:tcPr>
            <w:tcW w:w="4436" w:type="dxa"/>
            <w:tcBorders>
              <w:top w:val="single" w:sz="8" w:space="0" w:color="auto"/>
            </w:tcBorders>
          </w:tcPr>
          <w:p w14:paraId="78E49BA0" w14:textId="77777777" w:rsidR="00F672C3" w:rsidRPr="0071556B" w:rsidRDefault="00F672C3" w:rsidP="007B6790">
            <w:pPr>
              <w:rPr>
                <w:rFonts w:ascii="宋体" w:hAnsi="宋体"/>
                <w:sz w:val="24"/>
              </w:rPr>
            </w:pPr>
            <w:r w:rsidRPr="0071556B">
              <w:rPr>
                <w:rFonts w:ascii="宋体" w:hAnsi="宋体" w:hint="eastAsia"/>
                <w:sz w:val="24"/>
              </w:rPr>
              <w:t>web服务器功能</w:t>
            </w:r>
          </w:p>
        </w:tc>
        <w:tc>
          <w:tcPr>
            <w:tcW w:w="4436" w:type="dxa"/>
            <w:tcBorders>
              <w:top w:val="single" w:sz="8" w:space="0" w:color="auto"/>
            </w:tcBorders>
          </w:tcPr>
          <w:p w14:paraId="7533402F" w14:textId="77777777" w:rsidR="00F672C3" w:rsidRPr="0071556B" w:rsidRDefault="00F672C3" w:rsidP="007B6790">
            <w:pPr>
              <w:rPr>
                <w:rFonts w:ascii="宋体" w:hAnsi="宋体"/>
                <w:sz w:val="24"/>
              </w:rPr>
            </w:pPr>
            <w:r w:rsidRPr="0071556B">
              <w:rPr>
                <w:rFonts w:ascii="宋体" w:hAnsi="宋体" w:hint="eastAsia"/>
                <w:sz w:val="24"/>
              </w:rPr>
              <w:t>Apache</w:t>
            </w:r>
            <w:r w:rsidRPr="0071556B">
              <w:rPr>
                <w:rFonts w:ascii="宋体" w:hAnsi="宋体"/>
                <w:sz w:val="24"/>
              </w:rPr>
              <w:t xml:space="preserve"> </w:t>
            </w:r>
            <w:r w:rsidRPr="0071556B">
              <w:rPr>
                <w:rFonts w:ascii="宋体" w:hAnsi="宋体" w:hint="eastAsia"/>
                <w:sz w:val="24"/>
              </w:rPr>
              <w:t>Tomcat7.0</w:t>
            </w:r>
          </w:p>
        </w:tc>
      </w:tr>
      <w:tr w:rsidR="00F672C3" w:rsidRPr="0071556B" w14:paraId="6F200F59" w14:textId="77777777" w:rsidTr="000C2A80">
        <w:trPr>
          <w:trHeight w:val="379"/>
          <w:jc w:val="center"/>
        </w:trPr>
        <w:tc>
          <w:tcPr>
            <w:tcW w:w="4436" w:type="dxa"/>
          </w:tcPr>
          <w:p w14:paraId="045C8D1E" w14:textId="77777777" w:rsidR="00F672C3" w:rsidRPr="0071556B" w:rsidRDefault="00F672C3" w:rsidP="007B6790">
            <w:pPr>
              <w:rPr>
                <w:rFonts w:ascii="宋体" w:hAnsi="宋体"/>
                <w:sz w:val="24"/>
              </w:rPr>
            </w:pPr>
            <w:r w:rsidRPr="0071556B">
              <w:rPr>
                <w:rFonts w:ascii="宋体" w:hAnsi="宋体" w:hint="eastAsia"/>
                <w:sz w:val="24"/>
              </w:rPr>
              <w:t>SSH跳转机功能</w:t>
            </w:r>
          </w:p>
        </w:tc>
        <w:tc>
          <w:tcPr>
            <w:tcW w:w="4436" w:type="dxa"/>
          </w:tcPr>
          <w:p w14:paraId="6D9E5B43" w14:textId="77777777" w:rsidR="00F672C3" w:rsidRPr="0071556B" w:rsidRDefault="00F672C3" w:rsidP="007B6790">
            <w:pPr>
              <w:rPr>
                <w:rFonts w:ascii="宋体" w:hAnsi="宋体"/>
                <w:sz w:val="24"/>
              </w:rPr>
            </w:pPr>
            <w:proofErr w:type="spellStart"/>
            <w:r w:rsidRPr="0071556B">
              <w:rPr>
                <w:rFonts w:ascii="宋体" w:hAnsi="宋体" w:hint="eastAsia"/>
                <w:sz w:val="24"/>
              </w:rPr>
              <w:t>GateOne</w:t>
            </w:r>
            <w:proofErr w:type="spellEnd"/>
          </w:p>
        </w:tc>
      </w:tr>
      <w:tr w:rsidR="00F672C3" w:rsidRPr="0071556B" w14:paraId="55120180" w14:textId="77777777" w:rsidTr="000C2A80">
        <w:trPr>
          <w:trHeight w:val="368"/>
          <w:jc w:val="center"/>
        </w:trPr>
        <w:tc>
          <w:tcPr>
            <w:tcW w:w="4436" w:type="dxa"/>
          </w:tcPr>
          <w:p w14:paraId="3BF9CCD5" w14:textId="77777777" w:rsidR="00F672C3" w:rsidRPr="0071556B" w:rsidRDefault="00F672C3" w:rsidP="007B6790">
            <w:pPr>
              <w:rPr>
                <w:rFonts w:ascii="宋体" w:hAnsi="宋体"/>
                <w:sz w:val="24"/>
              </w:rPr>
            </w:pPr>
            <w:r w:rsidRPr="0071556B">
              <w:rPr>
                <w:rFonts w:ascii="宋体" w:hAnsi="宋体" w:hint="eastAsia"/>
                <w:sz w:val="24"/>
              </w:rPr>
              <w:t>数据库操作功能</w:t>
            </w:r>
          </w:p>
        </w:tc>
        <w:tc>
          <w:tcPr>
            <w:tcW w:w="4436" w:type="dxa"/>
          </w:tcPr>
          <w:p w14:paraId="7933D8D3" w14:textId="77777777" w:rsidR="00F672C3" w:rsidRPr="0071556B" w:rsidRDefault="00F672C3" w:rsidP="007B6790">
            <w:pPr>
              <w:rPr>
                <w:rFonts w:ascii="宋体" w:hAnsi="宋体"/>
                <w:sz w:val="24"/>
              </w:rPr>
            </w:pPr>
            <w:r w:rsidRPr="0071556B">
              <w:rPr>
                <w:rFonts w:ascii="宋体" w:hAnsi="宋体"/>
                <w:sz w:val="24"/>
              </w:rPr>
              <w:t>JDBC</w:t>
            </w:r>
          </w:p>
        </w:tc>
      </w:tr>
      <w:tr w:rsidR="00F672C3" w:rsidRPr="0071556B" w14:paraId="6C7B4FDE" w14:textId="77777777" w:rsidTr="000C2A80">
        <w:trPr>
          <w:trHeight w:val="368"/>
          <w:jc w:val="center"/>
        </w:trPr>
        <w:tc>
          <w:tcPr>
            <w:tcW w:w="4436" w:type="dxa"/>
          </w:tcPr>
          <w:p w14:paraId="2ED0663D" w14:textId="77777777" w:rsidR="00F672C3" w:rsidRPr="0071556B" w:rsidRDefault="00F672C3" w:rsidP="007B6790">
            <w:pPr>
              <w:rPr>
                <w:rFonts w:ascii="宋体" w:hAnsi="宋体"/>
                <w:sz w:val="24"/>
              </w:rPr>
            </w:pPr>
            <w:r>
              <w:rPr>
                <w:rFonts w:ascii="宋体" w:hAnsi="宋体" w:hint="eastAsia"/>
                <w:sz w:val="24"/>
              </w:rPr>
              <w:t>代码转换功能</w:t>
            </w:r>
          </w:p>
        </w:tc>
        <w:tc>
          <w:tcPr>
            <w:tcW w:w="4436" w:type="dxa"/>
          </w:tcPr>
          <w:p w14:paraId="0BEF0ABB" w14:textId="77777777" w:rsidR="00F672C3" w:rsidRPr="0071556B" w:rsidRDefault="00F672C3" w:rsidP="007B6790">
            <w:pPr>
              <w:rPr>
                <w:rFonts w:ascii="宋体" w:hAnsi="宋体"/>
                <w:sz w:val="24"/>
              </w:rPr>
            </w:pPr>
            <w:r>
              <w:rPr>
                <w:rFonts w:ascii="宋体" w:hAnsi="宋体" w:hint="eastAsia"/>
                <w:sz w:val="24"/>
              </w:rPr>
              <w:t>XSLT+转换程序</w:t>
            </w:r>
          </w:p>
        </w:tc>
      </w:tr>
      <w:tr w:rsidR="00F672C3" w:rsidRPr="0071556B" w14:paraId="1BA2CD6D" w14:textId="77777777" w:rsidTr="000C2A80">
        <w:trPr>
          <w:trHeight w:val="357"/>
          <w:jc w:val="center"/>
        </w:trPr>
        <w:tc>
          <w:tcPr>
            <w:tcW w:w="4436" w:type="dxa"/>
          </w:tcPr>
          <w:p w14:paraId="51B3F0BB" w14:textId="77777777" w:rsidR="00F672C3" w:rsidRDefault="00F672C3" w:rsidP="007B6790">
            <w:pPr>
              <w:rPr>
                <w:rFonts w:ascii="宋体" w:hAnsi="宋体"/>
                <w:sz w:val="24"/>
              </w:rPr>
            </w:pPr>
            <w:r>
              <w:rPr>
                <w:rFonts w:ascii="宋体" w:hAnsi="宋体" w:hint="eastAsia"/>
                <w:sz w:val="24"/>
              </w:rPr>
              <w:t>串行代码的并行性识别功能</w:t>
            </w:r>
          </w:p>
        </w:tc>
        <w:tc>
          <w:tcPr>
            <w:tcW w:w="4436" w:type="dxa"/>
          </w:tcPr>
          <w:p w14:paraId="7F272426" w14:textId="77777777" w:rsidR="00F672C3" w:rsidRDefault="00F672C3" w:rsidP="007B6790">
            <w:pPr>
              <w:rPr>
                <w:rFonts w:ascii="宋体" w:hAnsi="宋体"/>
                <w:sz w:val="24"/>
              </w:rPr>
            </w:pPr>
            <w:r>
              <w:rPr>
                <w:rFonts w:ascii="宋体" w:hAnsi="宋体" w:hint="eastAsia"/>
                <w:sz w:val="24"/>
              </w:rPr>
              <w:t>DGCNN模型</w:t>
            </w:r>
          </w:p>
        </w:tc>
      </w:tr>
    </w:tbl>
    <w:p w14:paraId="41622BB9" w14:textId="77777777" w:rsidR="0042726C" w:rsidRPr="009C5C36" w:rsidRDefault="0042726C" w:rsidP="0042726C">
      <w:pPr>
        <w:pStyle w:val="WSL-4"/>
        <w:ind w:firstLineChars="0" w:firstLine="0"/>
        <w:jc w:val="center"/>
      </w:pPr>
      <w:r>
        <w:rPr>
          <w:noProof/>
        </w:rPr>
        <w:drawing>
          <wp:inline distT="0" distB="0" distL="0" distR="0" wp14:anchorId="654832D2" wp14:editId="1DD28A84">
            <wp:extent cx="5759450" cy="2384425"/>
            <wp:effectExtent l="0" t="0" r="0" b="0"/>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5.7GateOne配置.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59450" cy="2384425"/>
                    </a:xfrm>
                    <a:prstGeom prst="rect">
                      <a:avLst/>
                    </a:prstGeom>
                  </pic:spPr>
                </pic:pic>
              </a:graphicData>
            </a:graphic>
          </wp:inline>
        </w:drawing>
      </w:r>
    </w:p>
    <w:p w14:paraId="6E343E55" w14:textId="77777777" w:rsidR="0042726C" w:rsidRDefault="0042726C" w:rsidP="0042726C">
      <w:pPr>
        <w:pStyle w:val="WSL-6"/>
      </w:pPr>
      <w:bookmarkStart w:id="465" w:name="_Toc36925588"/>
      <w:bookmarkStart w:id="466" w:name="_Toc37081008"/>
      <w:r>
        <w:rPr>
          <w:rFonts w:hint="eastAsia"/>
        </w:rPr>
        <w:t>图</w:t>
      </w:r>
      <w:r>
        <w:rPr>
          <w:rFonts w:hint="eastAsia"/>
        </w:rPr>
        <w:t>5.9</w:t>
      </w:r>
      <w:r>
        <w:t xml:space="preserve"> </w:t>
      </w:r>
      <w:proofErr w:type="spellStart"/>
      <w:r>
        <w:rPr>
          <w:rFonts w:hint="eastAsia"/>
        </w:rPr>
        <w:t>GateOne</w:t>
      </w:r>
      <w:proofErr w:type="spellEnd"/>
      <w:r>
        <w:rPr>
          <w:rFonts w:hint="eastAsia"/>
        </w:rPr>
        <w:t>配置</w:t>
      </w:r>
      <w:bookmarkEnd w:id="465"/>
      <w:bookmarkEnd w:id="466"/>
    </w:p>
    <w:p w14:paraId="0B4A0D43" w14:textId="03D9DFC9" w:rsidR="00F950FA" w:rsidRDefault="00F950FA" w:rsidP="002B310F">
      <w:pPr>
        <w:pStyle w:val="WSL-4"/>
        <w:ind w:firstLine="518"/>
      </w:pPr>
      <w:r>
        <w:rPr>
          <w:rFonts w:hint="eastAsia"/>
        </w:rPr>
        <w:t>以计算</w:t>
      </w:r>
      <w:r>
        <w:rPr>
          <w:rFonts w:hint="eastAsia"/>
        </w:rPr>
        <w:t>PI</w:t>
      </w:r>
      <w:r>
        <w:rPr>
          <w:rFonts w:hint="eastAsia"/>
        </w:rPr>
        <w:t>的程序为例，</w:t>
      </w:r>
      <w:r w:rsidR="00D25A00">
        <w:rPr>
          <w:rFonts w:hint="eastAsia"/>
        </w:rPr>
        <w:t>用户通过浏览器访问本平台，在编辑器中开发串行版本的</w:t>
      </w:r>
      <w:r w:rsidR="00D25A00">
        <w:rPr>
          <w:rFonts w:hint="eastAsia"/>
        </w:rPr>
        <w:t>C</w:t>
      </w:r>
      <w:r w:rsidR="00D25A00">
        <w:rPr>
          <w:rFonts w:hint="eastAsia"/>
        </w:rPr>
        <w:t>语言程序，通过并行性识别功能对代码中可以并行的部分进行识别，然后通过</w:t>
      </w:r>
      <w:r w:rsidR="00D25A00">
        <w:rPr>
          <w:rFonts w:hint="eastAsia"/>
        </w:rPr>
        <w:t>PML</w:t>
      </w:r>
      <w:r w:rsidR="00D25A00">
        <w:rPr>
          <w:rFonts w:hint="eastAsia"/>
        </w:rPr>
        <w:t>标签对程序进行改造，点击转换选项得到如图</w:t>
      </w:r>
      <w:r w:rsidR="00D25A00">
        <w:rPr>
          <w:rFonts w:hint="eastAsia"/>
        </w:rPr>
        <w:t>5.</w:t>
      </w:r>
      <w:r w:rsidR="0042726C">
        <w:rPr>
          <w:rFonts w:hint="eastAsia"/>
        </w:rPr>
        <w:t>10</w:t>
      </w:r>
      <w:r w:rsidR="00D25A00">
        <w:rPr>
          <w:rFonts w:hint="eastAsia"/>
        </w:rPr>
        <w:t>所示转换结果。为了验证转换后的并行程序是否正确，用户可以点击终端选项，在网页中开启</w:t>
      </w:r>
      <w:r w:rsidR="00D25A00">
        <w:rPr>
          <w:rFonts w:hint="eastAsia"/>
        </w:rPr>
        <w:t>SSH</w:t>
      </w:r>
      <w:r w:rsidR="00D25A00">
        <w:rPr>
          <w:rFonts w:hint="eastAsia"/>
        </w:rPr>
        <w:t>终端，将该代码上传至远程服务器进行调试，调试结果如图</w:t>
      </w:r>
      <w:r w:rsidR="00D25A00">
        <w:rPr>
          <w:rFonts w:hint="eastAsia"/>
        </w:rPr>
        <w:t>5.1</w:t>
      </w:r>
      <w:r w:rsidR="0042726C">
        <w:rPr>
          <w:rFonts w:hint="eastAsia"/>
        </w:rPr>
        <w:t>1</w:t>
      </w:r>
      <w:r w:rsidR="00D25A00">
        <w:rPr>
          <w:rFonts w:hint="eastAsia"/>
        </w:rPr>
        <w:t>所示。</w:t>
      </w:r>
    </w:p>
    <w:p w14:paraId="65C43C59" w14:textId="77777777" w:rsidR="0042726C" w:rsidRDefault="0042726C" w:rsidP="0042726C">
      <w:pPr>
        <w:pStyle w:val="WSL-4"/>
        <w:ind w:firstLineChars="0" w:firstLine="0"/>
        <w:jc w:val="center"/>
      </w:pPr>
      <w:r>
        <w:rPr>
          <w:noProof/>
        </w:rPr>
        <w:drawing>
          <wp:inline distT="0" distB="0" distL="0" distR="0" wp14:anchorId="639CE411" wp14:editId="73509634">
            <wp:extent cx="5105400" cy="2821760"/>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152029" cy="2847532"/>
                    </a:xfrm>
                    <a:prstGeom prst="rect">
                      <a:avLst/>
                    </a:prstGeom>
                    <a:noFill/>
                    <a:ln>
                      <a:noFill/>
                    </a:ln>
                  </pic:spPr>
                </pic:pic>
              </a:graphicData>
            </a:graphic>
          </wp:inline>
        </w:drawing>
      </w:r>
    </w:p>
    <w:p w14:paraId="344C065D" w14:textId="4B53154F" w:rsidR="0042726C" w:rsidRDefault="0042726C" w:rsidP="0042726C">
      <w:pPr>
        <w:pStyle w:val="WSL-6"/>
      </w:pPr>
      <w:bookmarkStart w:id="467" w:name="_Toc36925590"/>
      <w:bookmarkStart w:id="468" w:name="_Toc37081009"/>
      <w:r>
        <w:rPr>
          <w:rFonts w:hint="eastAsia"/>
        </w:rPr>
        <w:t>图</w:t>
      </w:r>
      <w:r>
        <w:rPr>
          <w:rFonts w:hint="eastAsia"/>
        </w:rPr>
        <w:t>5.10</w:t>
      </w:r>
      <w:r>
        <w:t xml:space="preserve"> </w:t>
      </w:r>
      <w:r>
        <w:rPr>
          <w:rFonts w:hint="eastAsia"/>
        </w:rPr>
        <w:t>代码转换效果</w:t>
      </w:r>
      <w:bookmarkEnd w:id="467"/>
      <w:bookmarkEnd w:id="468"/>
    </w:p>
    <w:p w14:paraId="180BC5BC" w14:textId="77777777" w:rsidR="00F672C3" w:rsidRDefault="00F672C3" w:rsidP="00F672C3">
      <w:pPr>
        <w:pStyle w:val="WSL-4"/>
        <w:ind w:firstLineChars="0" w:firstLine="0"/>
        <w:jc w:val="center"/>
      </w:pPr>
      <w:r>
        <w:rPr>
          <w:noProof/>
        </w:rPr>
        <w:lastRenderedPageBreak/>
        <w:drawing>
          <wp:inline distT="0" distB="0" distL="0" distR="0" wp14:anchorId="19FF68BF" wp14:editId="7662292C">
            <wp:extent cx="5274310" cy="3484245"/>
            <wp:effectExtent l="0" t="0" r="2540" b="190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远程终端调试效果.PNG"/>
                    <pic:cNvPicPr/>
                  </pic:nvPicPr>
                  <pic:blipFill>
                    <a:blip r:embed="rId72">
                      <a:extLst>
                        <a:ext uri="{28A0092B-C50C-407E-A947-70E740481C1C}">
                          <a14:useLocalDpi xmlns:a14="http://schemas.microsoft.com/office/drawing/2010/main" val="0"/>
                        </a:ext>
                      </a:extLst>
                    </a:blip>
                    <a:stretch>
                      <a:fillRect/>
                    </a:stretch>
                  </pic:blipFill>
                  <pic:spPr>
                    <a:xfrm>
                      <a:off x="0" y="0"/>
                      <a:ext cx="5274310" cy="3484245"/>
                    </a:xfrm>
                    <a:prstGeom prst="rect">
                      <a:avLst/>
                    </a:prstGeom>
                  </pic:spPr>
                </pic:pic>
              </a:graphicData>
            </a:graphic>
          </wp:inline>
        </w:drawing>
      </w:r>
    </w:p>
    <w:p w14:paraId="16AD8621" w14:textId="1F8493F7" w:rsidR="00F672C3" w:rsidRPr="00243B4C" w:rsidRDefault="00F672C3" w:rsidP="00F672C3">
      <w:pPr>
        <w:pStyle w:val="WSL-6"/>
      </w:pPr>
      <w:bookmarkStart w:id="469" w:name="_Toc36925591"/>
      <w:bookmarkStart w:id="470" w:name="_Toc37081010"/>
      <w:r>
        <w:rPr>
          <w:rFonts w:hint="eastAsia"/>
        </w:rPr>
        <w:t>图</w:t>
      </w:r>
      <w:r>
        <w:rPr>
          <w:rFonts w:hint="eastAsia"/>
        </w:rPr>
        <w:t>5.1</w:t>
      </w:r>
      <w:r w:rsidR="0042726C">
        <w:rPr>
          <w:rFonts w:hint="eastAsia"/>
        </w:rPr>
        <w:t>1</w:t>
      </w:r>
      <w:r>
        <w:t xml:space="preserve"> </w:t>
      </w:r>
      <w:r w:rsidR="0046435B">
        <w:rPr>
          <w:rFonts w:hint="eastAsia"/>
        </w:rPr>
        <w:t>SSH</w:t>
      </w:r>
      <w:r>
        <w:rPr>
          <w:rFonts w:hint="eastAsia"/>
        </w:rPr>
        <w:t>终端</w:t>
      </w:r>
      <w:r w:rsidR="0046435B">
        <w:rPr>
          <w:rFonts w:hint="eastAsia"/>
        </w:rPr>
        <w:t>远程</w:t>
      </w:r>
      <w:r>
        <w:rPr>
          <w:rFonts w:hint="eastAsia"/>
        </w:rPr>
        <w:t>调试效果</w:t>
      </w:r>
      <w:bookmarkEnd w:id="469"/>
      <w:bookmarkEnd w:id="470"/>
    </w:p>
    <w:p w14:paraId="2490E67F" w14:textId="3AF2E028" w:rsidR="004614F2" w:rsidRPr="00933720" w:rsidRDefault="004614F2" w:rsidP="00162050">
      <w:pPr>
        <w:pStyle w:val="WSL-3"/>
      </w:pPr>
      <w:bookmarkStart w:id="471" w:name="_Toc37081070"/>
      <w:r w:rsidRPr="00933720">
        <w:rPr>
          <w:rFonts w:hint="eastAsia"/>
        </w:rPr>
        <w:t>5.</w:t>
      </w:r>
      <w:r>
        <w:rPr>
          <w:rFonts w:hint="eastAsia"/>
        </w:rPr>
        <w:t>2</w:t>
      </w:r>
      <w:r w:rsidRPr="00933720">
        <w:rPr>
          <w:rFonts w:hint="eastAsia"/>
        </w:rPr>
        <w:t>.2</w:t>
      </w:r>
      <w:r w:rsidR="003720CD">
        <w:rPr>
          <w:rFonts w:hint="eastAsia"/>
        </w:rPr>
        <w:t>串行代码的并行性</w:t>
      </w:r>
      <w:r>
        <w:rPr>
          <w:rFonts w:hint="eastAsia"/>
        </w:rPr>
        <w:t>识别</w:t>
      </w:r>
      <w:r w:rsidR="003720CD">
        <w:rPr>
          <w:rFonts w:hint="eastAsia"/>
        </w:rPr>
        <w:t>功能</w:t>
      </w:r>
      <w:r>
        <w:rPr>
          <w:rFonts w:hint="eastAsia"/>
        </w:rPr>
        <w:t>的集成</w:t>
      </w:r>
      <w:bookmarkEnd w:id="471"/>
    </w:p>
    <w:p w14:paraId="7134A077" w14:textId="163E9B67" w:rsidR="0004207C" w:rsidRDefault="004614F2" w:rsidP="002B310F">
      <w:pPr>
        <w:pStyle w:val="WSL-4"/>
        <w:ind w:firstLine="518"/>
      </w:pPr>
      <w:r w:rsidRPr="003634F3">
        <w:rPr>
          <w:rFonts w:hint="eastAsia"/>
        </w:rPr>
        <w:t>为了</w:t>
      </w:r>
      <w:r>
        <w:rPr>
          <w:rFonts w:hint="eastAsia"/>
        </w:rPr>
        <w:t>使本文的研究成果更好的融合与统一，使并行编程辅助平台的使用流程更加完善，本小节对本文第</w:t>
      </w:r>
      <w:r>
        <w:rPr>
          <w:rFonts w:hint="eastAsia"/>
        </w:rPr>
        <w:t>4</w:t>
      </w:r>
      <w:r>
        <w:rPr>
          <w:rFonts w:hint="eastAsia"/>
        </w:rPr>
        <w:t>章中串行程序</w:t>
      </w:r>
      <w:r w:rsidR="00A95BE4">
        <w:rPr>
          <w:rFonts w:hint="eastAsia"/>
        </w:rPr>
        <w:t>的并行性</w:t>
      </w:r>
      <w:r>
        <w:rPr>
          <w:rFonts w:hint="eastAsia"/>
        </w:rPr>
        <w:t>识别功能</w:t>
      </w:r>
      <w:r w:rsidR="0004207C">
        <w:rPr>
          <w:rFonts w:hint="eastAsia"/>
        </w:rPr>
        <w:t>分为数据提取、数据预处理和并行性识别三个部分</w:t>
      </w:r>
      <w:r>
        <w:rPr>
          <w:rFonts w:hint="eastAsia"/>
        </w:rPr>
        <w:t>进行了集成</w:t>
      </w:r>
      <w:r w:rsidR="00DD0435">
        <w:rPr>
          <w:rFonts w:hint="eastAsia"/>
        </w:rPr>
        <w:t>，整体流程如图</w:t>
      </w:r>
      <w:r w:rsidR="00DD0435">
        <w:rPr>
          <w:rFonts w:hint="eastAsia"/>
        </w:rPr>
        <w:t>5.12</w:t>
      </w:r>
      <w:r w:rsidR="00DD0435">
        <w:rPr>
          <w:rFonts w:hint="eastAsia"/>
        </w:rPr>
        <w:t>所示</w:t>
      </w:r>
      <w:r>
        <w:rPr>
          <w:rFonts w:hint="eastAsia"/>
        </w:rPr>
        <w:t>。</w:t>
      </w:r>
    </w:p>
    <w:p w14:paraId="75F330E5" w14:textId="4AC08987" w:rsidR="008F13F6" w:rsidRDefault="008F13F6" w:rsidP="008F13F6">
      <w:pPr>
        <w:pStyle w:val="WSL-4"/>
        <w:ind w:firstLine="518"/>
      </w:pPr>
      <w:r>
        <w:rPr>
          <w:rFonts w:hint="eastAsia"/>
        </w:rPr>
        <w:t>在数据提取阶段，对于用户提交的需要进行并行性识别的串行代码，仍沿用</w:t>
      </w:r>
      <w:r>
        <w:rPr>
          <w:rFonts w:hint="eastAsia"/>
        </w:rPr>
        <w:t>3.2</w:t>
      </w:r>
      <w:r>
        <w:rPr>
          <w:rFonts w:hint="eastAsia"/>
        </w:rPr>
        <w:t>节所介绍的</w:t>
      </w:r>
      <w:r>
        <w:rPr>
          <w:rFonts w:hint="eastAsia"/>
        </w:rPr>
        <w:t>GFCPD</w:t>
      </w:r>
      <w:r>
        <w:rPr>
          <w:rFonts w:hint="eastAsia"/>
        </w:rPr>
        <w:t>数据构造方式，首先按顺序提取程序中的所有循环片段并进行编号</w:t>
      </w:r>
      <w:r w:rsidR="00810AF9">
        <w:rPr>
          <w:rFonts w:hint="eastAsia"/>
        </w:rPr>
        <w:t>，在源码文件中以注释的形式使用循环片段的编号替换其本身</w:t>
      </w:r>
      <w:r>
        <w:rPr>
          <w:rFonts w:hint="eastAsia"/>
        </w:rPr>
        <w:t>；然后对于每一个循环片段均进行代码重构，同时使用该循环片段的编号对重构后的代码文件进行命名，重构结果如图</w:t>
      </w:r>
      <w:r>
        <w:rPr>
          <w:rFonts w:hint="eastAsia"/>
        </w:rPr>
        <w:t>5.13</w:t>
      </w:r>
      <w:r>
        <w:rPr>
          <w:rFonts w:hint="eastAsia"/>
        </w:rPr>
        <w:t>所示；最后对重构后的代码文件逐一构造</w:t>
      </w:r>
      <w:r>
        <w:rPr>
          <w:rFonts w:hint="eastAsia"/>
        </w:rPr>
        <w:t>XFG</w:t>
      </w:r>
      <w:r>
        <w:rPr>
          <w:rFonts w:hint="eastAsia"/>
        </w:rPr>
        <w:t>。需要注意的是，图</w:t>
      </w:r>
      <w:r>
        <w:rPr>
          <w:rFonts w:hint="eastAsia"/>
        </w:rPr>
        <w:t>5.13</w:t>
      </w:r>
      <w:r>
        <w:rPr>
          <w:rFonts w:hint="eastAsia"/>
        </w:rPr>
        <w:t>可以看出，本过程中虽然在提取循环片段时需要提取所有函数的相关信息，但是并没有将函数的完整定义使用其声明在源码文件中进行替换，这是为了便于在最后阶段将并行性识别的结果反馈在视图层中</w:t>
      </w:r>
      <w:r w:rsidR="000122E8">
        <w:rPr>
          <w:rFonts w:hint="eastAsia"/>
        </w:rPr>
        <w:t>的同时，不改变代码的本身结构和内容</w:t>
      </w:r>
      <w:r>
        <w:rPr>
          <w:rFonts w:hint="eastAsia"/>
        </w:rPr>
        <w:t>。</w:t>
      </w:r>
    </w:p>
    <w:p w14:paraId="0DA7BBB4" w14:textId="5A043611" w:rsidR="008F13F6" w:rsidRDefault="008F13F6" w:rsidP="008F13F6">
      <w:pPr>
        <w:pStyle w:val="WSL-4"/>
        <w:ind w:firstLine="518"/>
      </w:pPr>
      <w:r>
        <w:rPr>
          <w:rFonts w:hint="eastAsia"/>
        </w:rPr>
        <w:t>在数据预处理阶段，对于上述阶段的中间结果</w:t>
      </w:r>
      <w:proofErr w:type="spellStart"/>
      <w:r>
        <w:rPr>
          <w:rFonts w:hint="eastAsia"/>
        </w:rPr>
        <w:t>XFG</w:t>
      </w:r>
      <w:r>
        <w:t>_list</w:t>
      </w:r>
      <w:proofErr w:type="spellEnd"/>
      <w:r>
        <w:rPr>
          <w:rFonts w:hint="eastAsia"/>
        </w:rPr>
        <w:t>采用如</w:t>
      </w:r>
      <w:r>
        <w:rPr>
          <w:rFonts w:hint="eastAsia"/>
        </w:rPr>
        <w:t>4.1</w:t>
      </w:r>
      <w:r>
        <w:rPr>
          <w:rFonts w:hint="eastAsia"/>
        </w:rPr>
        <w:t>节所述的预处理方式</w:t>
      </w:r>
      <w:r w:rsidR="00D305DD">
        <w:rPr>
          <w:rFonts w:hint="eastAsia"/>
        </w:rPr>
        <w:t>，按顺序</w:t>
      </w:r>
      <w:r>
        <w:rPr>
          <w:rFonts w:hint="eastAsia"/>
        </w:rPr>
        <w:t>对</w:t>
      </w:r>
      <w:r>
        <w:rPr>
          <w:rFonts w:hint="eastAsia"/>
        </w:rPr>
        <w:t>XFG</w:t>
      </w:r>
      <w:r>
        <w:rPr>
          <w:rFonts w:hint="eastAsia"/>
        </w:rPr>
        <w:t>进行嵌入表示</w:t>
      </w:r>
      <w:r w:rsidR="00B3059D">
        <w:rPr>
          <w:rFonts w:hint="eastAsia"/>
        </w:rPr>
        <w:t>生成</w:t>
      </w:r>
      <w:proofErr w:type="spellStart"/>
      <w:r w:rsidR="00B3059D">
        <w:rPr>
          <w:rFonts w:hint="eastAsia"/>
        </w:rPr>
        <w:t>data</w:t>
      </w:r>
      <w:r w:rsidR="00B3059D">
        <w:t>_list</w:t>
      </w:r>
      <w:proofErr w:type="spellEnd"/>
      <w:r>
        <w:rPr>
          <w:rFonts w:hint="eastAsia"/>
        </w:rPr>
        <w:t>以作为下一阶段的输入。</w:t>
      </w:r>
      <w:r w:rsidR="00D305DD">
        <w:rPr>
          <w:rFonts w:hint="eastAsia"/>
        </w:rPr>
        <w:t>必须说明的是，此处的顺序代表了循环片段在源码文件中的相对顺序，</w:t>
      </w:r>
      <w:r w:rsidR="00810AF9">
        <w:rPr>
          <w:rFonts w:hint="eastAsia"/>
        </w:rPr>
        <w:t>为了使并行性识别的结果正确的反馈给视图层，该顺序</w:t>
      </w:r>
      <w:r w:rsidR="00D305DD">
        <w:rPr>
          <w:rFonts w:hint="eastAsia"/>
        </w:rPr>
        <w:t>不可进行改变。</w:t>
      </w:r>
    </w:p>
    <w:p w14:paraId="76D89B44" w14:textId="7E8E4978" w:rsidR="008F13F6" w:rsidRDefault="008F13F6" w:rsidP="008F13F6">
      <w:pPr>
        <w:pStyle w:val="WSL-4"/>
        <w:ind w:firstLine="518"/>
      </w:pPr>
      <w:r>
        <w:rPr>
          <w:rFonts w:hint="eastAsia"/>
        </w:rPr>
        <w:t>在并行性识别阶段，平台通过后台程序，调用使用</w:t>
      </w:r>
      <w:r>
        <w:rPr>
          <w:rFonts w:hint="eastAsia"/>
        </w:rPr>
        <w:t>GFCPD</w:t>
      </w:r>
      <w:r>
        <w:rPr>
          <w:rFonts w:hint="eastAsia"/>
        </w:rPr>
        <w:t>数据集训练好的</w:t>
      </w:r>
      <w:r>
        <w:rPr>
          <w:rFonts w:hint="eastAsia"/>
        </w:rPr>
        <w:t>DGCNN</w:t>
      </w:r>
      <w:r>
        <w:rPr>
          <w:rFonts w:hint="eastAsia"/>
        </w:rPr>
        <w:t>模型，对数据预处理阶段生成的所有数据进行预测。</w:t>
      </w:r>
      <w:r w:rsidR="00611A9E">
        <w:rPr>
          <w:rFonts w:hint="eastAsia"/>
        </w:rPr>
        <w:t>预测结果是一个与</w:t>
      </w:r>
    </w:p>
    <w:p w14:paraId="6B0BA501" w14:textId="30A805ED" w:rsidR="008F13F6" w:rsidRDefault="00B3059D" w:rsidP="008F13F6">
      <w:pPr>
        <w:pStyle w:val="WSL-4"/>
        <w:ind w:firstLineChars="0" w:firstLine="0"/>
      </w:pPr>
      <w:r>
        <w:rPr>
          <w:noProof/>
        </w:rPr>
        <w:lastRenderedPageBreak/>
        <w:drawing>
          <wp:inline distT="0" distB="0" distL="0" distR="0" wp14:anchorId="38F81C22" wp14:editId="4A1FFFD4">
            <wp:extent cx="5759450" cy="4959985"/>
            <wp:effectExtent l="0" t="0" r="0" b="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集成流程.png"/>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759450" cy="4959985"/>
                    </a:xfrm>
                    <a:prstGeom prst="rect">
                      <a:avLst/>
                    </a:prstGeom>
                  </pic:spPr>
                </pic:pic>
              </a:graphicData>
            </a:graphic>
          </wp:inline>
        </w:drawing>
      </w:r>
    </w:p>
    <w:p w14:paraId="5448EA5E" w14:textId="0E5F6CC0" w:rsidR="008F13F6" w:rsidRDefault="008F13F6" w:rsidP="008F13F6">
      <w:pPr>
        <w:pStyle w:val="WSL-6"/>
      </w:pPr>
      <w:bookmarkStart w:id="472" w:name="_Toc37081011"/>
      <w:r>
        <w:rPr>
          <w:rFonts w:hint="eastAsia"/>
        </w:rPr>
        <w:t>图</w:t>
      </w:r>
      <w:r>
        <w:rPr>
          <w:rFonts w:hint="eastAsia"/>
        </w:rPr>
        <w:t>5.12</w:t>
      </w:r>
      <w:r>
        <w:t xml:space="preserve"> </w:t>
      </w:r>
      <w:r>
        <w:rPr>
          <w:rFonts w:hint="eastAsia"/>
        </w:rPr>
        <w:t>串行代码的并行性识别功能集成流程</w:t>
      </w:r>
      <w:bookmarkEnd w:id="472"/>
    </w:p>
    <w:p w14:paraId="4A2BB221" w14:textId="33176864" w:rsidR="00F47B14" w:rsidRDefault="007F48E7" w:rsidP="00AD3344">
      <w:pPr>
        <w:pStyle w:val="WSL-4"/>
        <w:ind w:firstLineChars="0" w:firstLine="0"/>
      </w:pPr>
      <w:r>
        <w:rPr>
          <w:noProof/>
        </w:rPr>
        <w:drawing>
          <wp:inline distT="0" distB="0" distL="0" distR="0" wp14:anchorId="240CA177" wp14:editId="148AE131">
            <wp:extent cx="5759450" cy="3345180"/>
            <wp:effectExtent l="0" t="0" r="0" b="7620"/>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5.12提取结果.PNG"/>
                    <pic:cNvPicPr/>
                  </pic:nvPicPr>
                  <pic:blipFill>
                    <a:blip r:embed="rId74">
                      <a:extLst>
                        <a:ext uri="{28A0092B-C50C-407E-A947-70E740481C1C}">
                          <a14:useLocalDpi xmlns:a14="http://schemas.microsoft.com/office/drawing/2010/main" val="0"/>
                        </a:ext>
                      </a:extLst>
                    </a:blip>
                    <a:stretch>
                      <a:fillRect/>
                    </a:stretch>
                  </pic:blipFill>
                  <pic:spPr>
                    <a:xfrm>
                      <a:off x="0" y="0"/>
                      <a:ext cx="5814061" cy="3376899"/>
                    </a:xfrm>
                    <a:prstGeom prst="rect">
                      <a:avLst/>
                    </a:prstGeom>
                  </pic:spPr>
                </pic:pic>
              </a:graphicData>
            </a:graphic>
          </wp:inline>
        </w:drawing>
      </w:r>
    </w:p>
    <w:p w14:paraId="32CFAF85" w14:textId="694E5D29" w:rsidR="00AD3344" w:rsidRDefault="00AD3344" w:rsidP="00AD3344">
      <w:pPr>
        <w:pStyle w:val="WSL-6"/>
      </w:pPr>
      <w:bookmarkStart w:id="473" w:name="_Toc37081012"/>
      <w:r>
        <w:rPr>
          <w:rFonts w:hint="eastAsia"/>
        </w:rPr>
        <w:t>图</w:t>
      </w:r>
      <w:r>
        <w:rPr>
          <w:rFonts w:hint="eastAsia"/>
        </w:rPr>
        <w:t>5.1</w:t>
      </w:r>
      <w:r w:rsidR="00DD0435">
        <w:rPr>
          <w:rFonts w:hint="eastAsia"/>
        </w:rPr>
        <w:t>3</w:t>
      </w:r>
      <w:r>
        <w:t xml:space="preserve"> </w:t>
      </w:r>
      <w:r>
        <w:rPr>
          <w:rFonts w:hint="eastAsia"/>
        </w:rPr>
        <w:t>数据提取阶段提取结果示意图</w:t>
      </w:r>
      <w:bookmarkEnd w:id="473"/>
    </w:p>
    <w:p w14:paraId="6CCCC090" w14:textId="51599040" w:rsidR="00611A9E" w:rsidRDefault="00611A9E" w:rsidP="00611A9E">
      <w:pPr>
        <w:pStyle w:val="WSL-4"/>
        <w:ind w:firstLineChars="0" w:firstLine="0"/>
      </w:pPr>
      <w:r>
        <w:rPr>
          <w:rFonts w:hint="eastAsia"/>
        </w:rPr>
        <w:lastRenderedPageBreak/>
        <w:t>循环提取过程中循环片段的编号顺序相同的结果列表</w:t>
      </w:r>
      <w:proofErr w:type="spellStart"/>
      <w:r>
        <w:rPr>
          <w:rFonts w:hint="eastAsia"/>
        </w:rPr>
        <w:t>result</w:t>
      </w:r>
      <w:r>
        <w:t>_list</w:t>
      </w:r>
      <w:proofErr w:type="spellEnd"/>
      <w:r>
        <w:rPr>
          <w:rFonts w:hint="eastAsia"/>
        </w:rPr>
        <w:t>。</w:t>
      </w:r>
      <w:r w:rsidR="001A5CEE">
        <w:rPr>
          <w:rFonts w:hint="eastAsia"/>
        </w:rPr>
        <w:t>仍以图</w:t>
      </w:r>
      <w:r w:rsidR="001A5CEE">
        <w:rPr>
          <w:rFonts w:hint="eastAsia"/>
        </w:rPr>
        <w:t>5.13</w:t>
      </w:r>
      <w:r w:rsidR="001A5CEE">
        <w:rPr>
          <w:rFonts w:hint="eastAsia"/>
        </w:rPr>
        <w:t>所示的源码文件为例，假设其预测结果</w:t>
      </w:r>
      <w:r w:rsidR="00D50C29">
        <w:rPr>
          <w:rFonts w:hint="eastAsia"/>
        </w:rPr>
        <w:t>如图</w:t>
      </w:r>
      <w:r w:rsidR="00D50C29">
        <w:rPr>
          <w:rFonts w:hint="eastAsia"/>
        </w:rPr>
        <w:t>5.14</w:t>
      </w:r>
      <w:r w:rsidR="001A5CEE">
        <w:t>(a)</w:t>
      </w:r>
      <w:r w:rsidR="00D50C29">
        <w:rPr>
          <w:rFonts w:hint="eastAsia"/>
        </w:rPr>
        <w:t>所示，此结果说明源码文件中存在着两个循环片段，且第一个循环片段可以并行化，而第二个循环片段不可以并行化。</w:t>
      </w:r>
      <w:r w:rsidR="001A5CEE">
        <w:rPr>
          <w:rFonts w:hint="eastAsia"/>
        </w:rPr>
        <w:t>此时</w:t>
      </w:r>
      <w:r w:rsidR="001D40FC">
        <w:rPr>
          <w:rFonts w:hint="eastAsia"/>
        </w:rPr>
        <w:t>，平台后台程序会将第一个循环片段按照如图</w:t>
      </w:r>
      <w:r w:rsidR="001D40FC">
        <w:rPr>
          <w:rFonts w:hint="eastAsia"/>
        </w:rPr>
        <w:t>5.1</w:t>
      </w:r>
      <w:r w:rsidR="00613EFE">
        <w:rPr>
          <w:rFonts w:hint="eastAsia"/>
        </w:rPr>
        <w:t>4</w:t>
      </w:r>
      <w:r w:rsidR="001D40FC">
        <w:rPr>
          <w:rFonts w:hint="eastAsia"/>
        </w:rPr>
        <w:t>(</w:t>
      </w:r>
      <w:r w:rsidR="001D40FC">
        <w:t>b)</w:t>
      </w:r>
      <w:r w:rsidR="001D40FC">
        <w:rPr>
          <w:rFonts w:hint="eastAsia"/>
        </w:rPr>
        <w:t>所示形式进行标注，然后</w:t>
      </w:r>
      <w:r w:rsidR="002132C3">
        <w:rPr>
          <w:rFonts w:hint="eastAsia"/>
        </w:rPr>
        <w:t>在源码文件中使用</w:t>
      </w:r>
      <w:proofErr w:type="gramStart"/>
      <w:r w:rsidR="002132C3">
        <w:rPr>
          <w:rFonts w:hint="eastAsia"/>
        </w:rPr>
        <w:t>该形式</w:t>
      </w:r>
      <w:proofErr w:type="gramEnd"/>
      <w:r w:rsidR="002132C3">
        <w:rPr>
          <w:rFonts w:hint="eastAsia"/>
        </w:rPr>
        <w:t>替换循环片段所对应的注释内容“</w:t>
      </w:r>
      <w:r w:rsidR="002132C3">
        <w:rPr>
          <w:rFonts w:hint="eastAsia"/>
        </w:rPr>
        <w:t>//loop1</w:t>
      </w:r>
      <w:r w:rsidR="002132C3">
        <w:rPr>
          <w:rFonts w:hint="eastAsia"/>
        </w:rPr>
        <w:t>”；而对于第二个循环片段则不做任何标注，直接还原至源码文件中。最后后台程序</w:t>
      </w:r>
      <w:r w:rsidR="001D40FC">
        <w:rPr>
          <w:rFonts w:hint="eastAsia"/>
        </w:rPr>
        <w:t>将</w:t>
      </w:r>
      <w:r w:rsidR="00A20F80">
        <w:rPr>
          <w:rFonts w:hint="eastAsia"/>
        </w:rPr>
        <w:t>如图</w:t>
      </w:r>
      <w:r w:rsidR="00A20F80">
        <w:rPr>
          <w:rFonts w:hint="eastAsia"/>
        </w:rPr>
        <w:t>5.14</w:t>
      </w:r>
      <w:r w:rsidR="00A20F80">
        <w:t>(c)</w:t>
      </w:r>
      <w:r w:rsidR="00A20F80">
        <w:rPr>
          <w:rFonts w:hint="eastAsia"/>
        </w:rPr>
        <w:t>所示</w:t>
      </w:r>
      <w:r w:rsidR="001D40FC">
        <w:rPr>
          <w:rFonts w:hint="eastAsia"/>
        </w:rPr>
        <w:t>结果反馈给视图</w:t>
      </w:r>
      <w:proofErr w:type="gramStart"/>
      <w:r w:rsidR="001D40FC">
        <w:rPr>
          <w:rFonts w:hint="eastAsia"/>
        </w:rPr>
        <w:t>层展示</w:t>
      </w:r>
      <w:proofErr w:type="gramEnd"/>
      <w:r w:rsidR="001D40FC">
        <w:rPr>
          <w:rFonts w:hint="eastAsia"/>
        </w:rPr>
        <w:t>在编辑器</w:t>
      </w:r>
      <w:r w:rsidR="00631DBD">
        <w:rPr>
          <w:rFonts w:hint="eastAsia"/>
        </w:rPr>
        <w:t>中</w:t>
      </w:r>
      <w:r w:rsidR="003C569D">
        <w:rPr>
          <w:rFonts w:hint="eastAsia"/>
        </w:rPr>
        <w:t>，用户可根据识别结果做进一步并行化改造</w:t>
      </w:r>
      <w:r w:rsidR="00631DBD">
        <w:rPr>
          <w:rFonts w:hint="eastAsia"/>
        </w:rPr>
        <w:t>。</w:t>
      </w:r>
    </w:p>
    <w:p w14:paraId="18A96A1B" w14:textId="211AB79D" w:rsidR="002F1871" w:rsidRDefault="0036177B" w:rsidP="00611A9E">
      <w:pPr>
        <w:pStyle w:val="WSL-4"/>
        <w:ind w:firstLineChars="0" w:firstLine="0"/>
      </w:pPr>
      <w:r>
        <w:rPr>
          <w:rFonts w:hint="eastAsia"/>
          <w:noProof/>
        </w:rPr>
        <w:drawing>
          <wp:inline distT="0" distB="0" distL="0" distR="0" wp14:anchorId="6B569635" wp14:editId="2D1270B1">
            <wp:extent cx="5759450" cy="4732020"/>
            <wp:effectExtent l="0" t="0" r="0" b="0"/>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识别结果.PNG"/>
                    <pic:cNvPicPr/>
                  </pic:nvPicPr>
                  <pic:blipFill>
                    <a:blip r:embed="rId75">
                      <a:extLst>
                        <a:ext uri="{28A0092B-C50C-407E-A947-70E740481C1C}">
                          <a14:useLocalDpi xmlns:a14="http://schemas.microsoft.com/office/drawing/2010/main" val="0"/>
                        </a:ext>
                      </a:extLst>
                    </a:blip>
                    <a:stretch>
                      <a:fillRect/>
                    </a:stretch>
                  </pic:blipFill>
                  <pic:spPr>
                    <a:xfrm>
                      <a:off x="0" y="0"/>
                      <a:ext cx="5759450" cy="4732020"/>
                    </a:xfrm>
                    <a:prstGeom prst="rect">
                      <a:avLst/>
                    </a:prstGeom>
                  </pic:spPr>
                </pic:pic>
              </a:graphicData>
            </a:graphic>
          </wp:inline>
        </w:drawing>
      </w:r>
    </w:p>
    <w:p w14:paraId="1902CFF7" w14:textId="7F8E5BEC" w:rsidR="0036177B" w:rsidRDefault="0036177B" w:rsidP="0036177B">
      <w:pPr>
        <w:pStyle w:val="WSL-6"/>
      </w:pPr>
      <w:bookmarkStart w:id="474" w:name="_Toc37081013"/>
      <w:r>
        <w:rPr>
          <w:rFonts w:hint="eastAsia"/>
        </w:rPr>
        <w:t>图</w:t>
      </w:r>
      <w:r>
        <w:rPr>
          <w:rFonts w:hint="eastAsia"/>
        </w:rPr>
        <w:t>5.14</w:t>
      </w:r>
      <w:r>
        <w:t xml:space="preserve"> </w:t>
      </w:r>
      <w:r>
        <w:rPr>
          <w:rFonts w:hint="eastAsia"/>
        </w:rPr>
        <w:t>串行程序并行性识别结果说明</w:t>
      </w:r>
      <w:bookmarkEnd w:id="474"/>
    </w:p>
    <w:p w14:paraId="2F9C39E0" w14:textId="33A5702A" w:rsidR="004614F2" w:rsidRDefault="008340E3" w:rsidP="008340E3">
      <w:pPr>
        <w:pStyle w:val="WSL-2"/>
        <w:numPr>
          <w:ilvl w:val="0"/>
          <w:numId w:val="0"/>
        </w:numPr>
      </w:pPr>
      <w:bookmarkStart w:id="475" w:name="_Toc37081071"/>
      <w:r>
        <w:rPr>
          <w:rFonts w:hint="eastAsia"/>
        </w:rPr>
        <w:t>5.3</w:t>
      </w:r>
      <w:r w:rsidR="004614F2">
        <w:rPr>
          <w:rFonts w:hint="eastAsia"/>
        </w:rPr>
        <w:t>本章小结</w:t>
      </w:r>
      <w:bookmarkEnd w:id="475"/>
    </w:p>
    <w:p w14:paraId="17651AF9" w14:textId="063E330A" w:rsidR="004614F2" w:rsidRPr="006F6D87" w:rsidRDefault="004614F2" w:rsidP="002B310F">
      <w:pPr>
        <w:pStyle w:val="WSL-4"/>
        <w:ind w:firstLine="518"/>
        <w:rPr>
          <w:rFonts w:ascii="宋体" w:hAnsi="宋体" w:cs="宋体"/>
        </w:rPr>
      </w:pPr>
      <w:r w:rsidRPr="000A05E1">
        <w:rPr>
          <w:rFonts w:hint="eastAsia"/>
        </w:rPr>
        <w:t>本章</w:t>
      </w:r>
      <w:r>
        <w:rPr>
          <w:rFonts w:hint="eastAsia"/>
        </w:rPr>
        <w:t>中</w:t>
      </w:r>
      <w:r w:rsidRPr="000A05E1">
        <w:rPr>
          <w:rFonts w:hint="eastAsia"/>
        </w:rPr>
        <w:t>提出并实现</w:t>
      </w:r>
      <w:r>
        <w:rPr>
          <w:rFonts w:hint="eastAsia"/>
        </w:rPr>
        <w:t>了一种基于</w:t>
      </w:r>
      <w:r>
        <w:rPr>
          <w:rFonts w:hint="eastAsia"/>
        </w:rPr>
        <w:t>XML</w:t>
      </w:r>
      <w:r>
        <w:rPr>
          <w:rFonts w:hint="eastAsia"/>
        </w:rPr>
        <w:t>的并行标记语言</w:t>
      </w:r>
      <w:r>
        <w:rPr>
          <w:rFonts w:hint="eastAsia"/>
        </w:rPr>
        <w:t>PML</w:t>
      </w:r>
      <w:r>
        <w:rPr>
          <w:rFonts w:hint="eastAsia"/>
        </w:rPr>
        <w:t>，消除了各个编程模型和框架之间的标准壁垒，为用户提供了统一的</w:t>
      </w:r>
      <w:r w:rsidR="009226BC">
        <w:rPr>
          <w:rFonts w:hint="eastAsia"/>
        </w:rPr>
        <w:t>标准</w:t>
      </w:r>
      <w:r>
        <w:rPr>
          <w:rFonts w:hint="eastAsia"/>
        </w:rPr>
        <w:t>编程接口，大大降低了并行程序开发的技术门槛，同时基于</w:t>
      </w:r>
      <w:r>
        <w:rPr>
          <w:rFonts w:hint="eastAsia"/>
        </w:rPr>
        <w:t>Web</w:t>
      </w:r>
      <w:r>
        <w:rPr>
          <w:rFonts w:hint="eastAsia"/>
        </w:rPr>
        <w:t>开发相关技术，提供了轻量级的在线编程平台，在满足正常代码编辑需求的前提下，集成了基于深度学习的串行代码并行</w:t>
      </w:r>
      <w:r w:rsidR="009226BC">
        <w:rPr>
          <w:rFonts w:hint="eastAsia"/>
        </w:rPr>
        <w:t>性识别功能</w:t>
      </w:r>
      <w:r>
        <w:rPr>
          <w:rFonts w:hint="eastAsia"/>
        </w:rPr>
        <w:t>，为用户的并行编程提供</w:t>
      </w:r>
      <w:r w:rsidR="009226BC">
        <w:rPr>
          <w:rFonts w:hint="eastAsia"/>
        </w:rPr>
        <w:t>技术</w:t>
      </w:r>
      <w:r>
        <w:rPr>
          <w:rFonts w:hint="eastAsia"/>
        </w:rPr>
        <w:t>指导。</w:t>
      </w:r>
    </w:p>
    <w:p w14:paraId="4525FF9C" w14:textId="44130B00" w:rsidR="005D413C" w:rsidRDefault="005D413C" w:rsidP="00162050">
      <w:pPr>
        <w:pStyle w:val="WSL-1"/>
      </w:pPr>
      <w:bookmarkStart w:id="476" w:name="_Toc37081072"/>
      <w:r>
        <w:rPr>
          <w:rFonts w:hint="eastAsia"/>
        </w:rPr>
        <w:lastRenderedPageBreak/>
        <w:t>结论</w:t>
      </w:r>
      <w:bookmarkEnd w:id="476"/>
    </w:p>
    <w:p w14:paraId="5DCBCAED" w14:textId="77777777" w:rsidR="005D413C" w:rsidRDefault="005D413C" w:rsidP="002B310F">
      <w:pPr>
        <w:pStyle w:val="WSL-4"/>
        <w:ind w:firstLine="518"/>
      </w:pPr>
      <w:r>
        <w:rPr>
          <w:rFonts w:hint="eastAsia"/>
        </w:rPr>
        <w:t>随着社会和科技的发展，计算机硬件和架构设计理念的转变使得多</w:t>
      </w:r>
      <w:proofErr w:type="gramStart"/>
      <w:r>
        <w:rPr>
          <w:rFonts w:hint="eastAsia"/>
        </w:rPr>
        <w:t>核系统</w:t>
      </w:r>
      <w:proofErr w:type="gramEnd"/>
      <w:r>
        <w:rPr>
          <w:rFonts w:hint="eastAsia"/>
        </w:rPr>
        <w:t>越来越受欢迎，多核技术为计算机的性能带来了巨大的潜在提升。为了充分开发和利用这一潜力，高性能计算领域进入了新的发展时期，并行编程技术的相关研究也活跃了起来，并行化成为了新的发展趋势。</w:t>
      </w:r>
      <w:r w:rsidRPr="00DB4167">
        <w:rPr>
          <w:rFonts w:hint="eastAsia"/>
        </w:rPr>
        <w:t>并行编程</w:t>
      </w:r>
      <w:r>
        <w:rPr>
          <w:rFonts w:hint="eastAsia"/>
        </w:rPr>
        <w:t>在</w:t>
      </w:r>
      <w:r w:rsidRPr="00FB6185">
        <w:rPr>
          <w:rFonts w:hint="eastAsia"/>
        </w:rPr>
        <w:t>诸如医疗成像、气候模拟、药物发现、地质能源勘探等众多领</w:t>
      </w:r>
      <w:r w:rsidRPr="00DB4167">
        <w:rPr>
          <w:rFonts w:hint="eastAsia"/>
        </w:rPr>
        <w:t>域</w:t>
      </w:r>
      <w:r>
        <w:rPr>
          <w:rFonts w:hint="eastAsia"/>
        </w:rPr>
        <w:t>的</w:t>
      </w:r>
      <w:r w:rsidRPr="00DB4167">
        <w:rPr>
          <w:rFonts w:hint="eastAsia"/>
        </w:rPr>
        <w:t>实际工程应用中</w:t>
      </w:r>
      <w:r>
        <w:rPr>
          <w:rFonts w:hint="eastAsia"/>
        </w:rPr>
        <w:t>占据着越来越重要</w:t>
      </w:r>
      <w:r w:rsidRPr="00DB4167">
        <w:rPr>
          <w:rFonts w:hint="eastAsia"/>
        </w:rPr>
        <w:t>的位置。</w:t>
      </w:r>
      <w:r>
        <w:rPr>
          <w:rFonts w:hint="eastAsia"/>
        </w:rPr>
        <w:t>然而，并行程序开发并不是一项简单的工作，虽然目前并行编程方法和程序并行性分析工具的发展势头良好，但对于上述领域的从业人员来讲熟练且高效地进行并行程序</w:t>
      </w:r>
      <w:proofErr w:type="gramStart"/>
      <w:r>
        <w:rPr>
          <w:rFonts w:hint="eastAsia"/>
        </w:rPr>
        <w:t>开发仍</w:t>
      </w:r>
      <w:proofErr w:type="gramEnd"/>
      <w:r>
        <w:rPr>
          <w:rFonts w:hint="eastAsia"/>
        </w:rPr>
        <w:t>存在着较大的难度。这一难度主要体现在两个方面：一方面，目前存在的并行编程模型（如</w:t>
      </w:r>
      <w:r>
        <w:rPr>
          <w:rFonts w:hint="eastAsia"/>
        </w:rPr>
        <w:t>MPI</w:t>
      </w:r>
      <w:r>
        <w:rPr>
          <w:rFonts w:hint="eastAsia"/>
        </w:rPr>
        <w:t>、</w:t>
      </w:r>
      <w:r>
        <w:t>OpenMP</w:t>
      </w:r>
      <w:r>
        <w:rPr>
          <w:rFonts w:hint="eastAsia"/>
        </w:rPr>
        <w:t>等）所采用的编程方法和手段并不统一，但实际应用中往往需要结合其中的两种或多种，多个不同标准的学习和交叉使用为此增加了一定难度；另一方面，由于需要对程序的数学表示进行限制或收集程序的运行时特征，目前的程序并行性分析与优化工具存在着较大的局限性，这些局限性使得其对于上述领域中普遍存在的程序复杂、数据量大且执行时间长的应用程序并不友好。</w:t>
      </w:r>
    </w:p>
    <w:p w14:paraId="6E34DC55" w14:textId="77777777" w:rsidR="005D413C" w:rsidRDefault="005D413C" w:rsidP="002B310F">
      <w:pPr>
        <w:pStyle w:val="WSL-4"/>
        <w:ind w:firstLine="518"/>
      </w:pPr>
      <w:r>
        <w:rPr>
          <w:rFonts w:hint="eastAsia"/>
        </w:rPr>
        <w:t>针对上述两个方面，本文提出了一种基于深度学习的串行程序并行化方法，为开发人员从程序的并行性识别，到统一并行编程模型接口，再到并行程序的开发与调试提供了整套的解决方案。本文的主要工作如下：</w:t>
      </w:r>
    </w:p>
    <w:p w14:paraId="7CF59AD7" w14:textId="77777777" w:rsidR="005D413C" w:rsidRDefault="005D413C" w:rsidP="002B310F">
      <w:pPr>
        <w:pStyle w:val="WSL-4"/>
        <w:ind w:firstLineChars="0" w:firstLine="0"/>
      </w:pPr>
      <w:r>
        <w:rPr>
          <w:rFonts w:hint="eastAsia"/>
        </w:rPr>
        <w:t>（</w:t>
      </w:r>
      <w:r>
        <w:rPr>
          <w:rFonts w:hint="eastAsia"/>
        </w:rPr>
        <w:t>1</w:t>
      </w:r>
      <w:r>
        <w:rPr>
          <w:rFonts w:hint="eastAsia"/>
        </w:rPr>
        <w:t>）在数据的准备方面，本文以程序的上下文流图（</w:t>
      </w:r>
      <w:r>
        <w:rPr>
          <w:rFonts w:hint="eastAsia"/>
        </w:rPr>
        <w:t>XFG</w:t>
      </w:r>
      <w:r>
        <w:rPr>
          <w:rFonts w:hint="eastAsia"/>
        </w:rPr>
        <w:t>）为数据格式，提出并构造了首个可以用于串行程序的并行性识别的深度学习</w:t>
      </w:r>
      <w:proofErr w:type="gramStart"/>
      <w:r>
        <w:rPr>
          <w:rFonts w:hint="eastAsia"/>
        </w:rPr>
        <w:t>图数据</w:t>
      </w:r>
      <w:proofErr w:type="gramEnd"/>
      <w:r>
        <w:rPr>
          <w:rFonts w:hint="eastAsia"/>
        </w:rPr>
        <w:t>集</w:t>
      </w:r>
      <w:r>
        <w:rPr>
          <w:rFonts w:hint="eastAsia"/>
        </w:rPr>
        <w:t>GFCPD</w:t>
      </w:r>
      <w:r>
        <w:rPr>
          <w:rFonts w:hint="eastAsia"/>
        </w:rPr>
        <w:t>，设计并开发了包括数据提取、代码重构、编译检验、数据标注以及</w:t>
      </w:r>
      <w:r>
        <w:rPr>
          <w:rFonts w:hint="eastAsia"/>
        </w:rPr>
        <w:t>XFG</w:t>
      </w:r>
      <w:r>
        <w:rPr>
          <w:rFonts w:hint="eastAsia"/>
        </w:rPr>
        <w:t>生成等流程在内的用于生成</w:t>
      </w:r>
      <w:r>
        <w:rPr>
          <w:rFonts w:hint="eastAsia"/>
        </w:rPr>
        <w:t>GFCPD</w:t>
      </w:r>
      <w:r>
        <w:rPr>
          <w:rFonts w:hint="eastAsia"/>
        </w:rPr>
        <w:t>数据集数据的自动化脚本。</w:t>
      </w:r>
    </w:p>
    <w:p w14:paraId="754234F2" w14:textId="77777777" w:rsidR="005D413C" w:rsidRDefault="005D413C" w:rsidP="002B310F">
      <w:pPr>
        <w:pStyle w:val="WSL-4"/>
        <w:ind w:firstLineChars="0" w:firstLine="0"/>
      </w:pPr>
      <w:r>
        <w:rPr>
          <w:rFonts w:hint="eastAsia"/>
        </w:rPr>
        <w:t>（</w:t>
      </w:r>
      <w:r>
        <w:rPr>
          <w:rFonts w:hint="eastAsia"/>
        </w:rPr>
        <w:t>2</w:t>
      </w:r>
      <w:r>
        <w:rPr>
          <w:rFonts w:hint="eastAsia"/>
        </w:rPr>
        <w:t>）在挖掘程序的并行性分析方面，本文避开传统的基于依赖关系的分析方法，从另一个角度出发，对基于图卷积神经网络的</w:t>
      </w:r>
      <w:r>
        <w:rPr>
          <w:rFonts w:hint="eastAsia"/>
        </w:rPr>
        <w:t>DGCNN</w:t>
      </w:r>
      <w:r>
        <w:rPr>
          <w:rFonts w:hint="eastAsia"/>
        </w:rPr>
        <w:t>架构进行改进，并使用其针对</w:t>
      </w:r>
      <w:r>
        <w:rPr>
          <w:rFonts w:hint="eastAsia"/>
        </w:rPr>
        <w:t>GFCPD</w:t>
      </w:r>
      <w:r>
        <w:rPr>
          <w:rFonts w:hint="eastAsia"/>
        </w:rPr>
        <w:t>数据集进行学习，使用深度学习的方法实现了串行程序的并行性预测。实验表明，本文所改进的</w:t>
      </w:r>
      <w:r>
        <w:rPr>
          <w:rFonts w:hint="eastAsia"/>
        </w:rPr>
        <w:t>DGCNN</w:t>
      </w:r>
      <w:r>
        <w:rPr>
          <w:rFonts w:hint="eastAsia"/>
        </w:rPr>
        <w:t>架构在串行程序的并行性预测任务中，存在着良好的可行性与有效性。相较于目前</w:t>
      </w:r>
      <w:bookmarkStart w:id="477" w:name="_Hlk36805063"/>
      <w:r>
        <w:rPr>
          <w:rFonts w:hint="eastAsia"/>
        </w:rPr>
        <w:t>传统的静态分析方法、结合动态特征的机器学习方法以及在算法分类问题上表现良好的深度学习模型</w:t>
      </w:r>
      <w:bookmarkEnd w:id="477"/>
      <w:r>
        <w:rPr>
          <w:rFonts w:hint="eastAsia"/>
        </w:rPr>
        <w:t>均表现出强大的竞争力。</w:t>
      </w:r>
    </w:p>
    <w:p w14:paraId="07F61816" w14:textId="77777777" w:rsidR="005D413C" w:rsidRDefault="005D413C" w:rsidP="002B310F">
      <w:pPr>
        <w:pStyle w:val="WSL-4"/>
        <w:ind w:firstLineChars="0" w:firstLine="0"/>
      </w:pPr>
      <w:r>
        <w:rPr>
          <w:rFonts w:hint="eastAsia"/>
        </w:rPr>
        <w:t>（</w:t>
      </w:r>
      <w:r>
        <w:rPr>
          <w:rFonts w:hint="eastAsia"/>
        </w:rPr>
        <w:t>3</w:t>
      </w:r>
      <w:r>
        <w:rPr>
          <w:rFonts w:hint="eastAsia"/>
        </w:rPr>
        <w:t>）在统一并行编程模型接口方面，本文基于</w:t>
      </w:r>
      <w:r>
        <w:rPr>
          <w:rFonts w:hint="eastAsia"/>
        </w:rPr>
        <w:t>XML</w:t>
      </w:r>
      <w:r>
        <w:rPr>
          <w:rFonts w:hint="eastAsia"/>
        </w:rPr>
        <w:t>技术设计并实现了并行标记语言</w:t>
      </w:r>
      <w:r>
        <w:rPr>
          <w:rFonts w:hint="eastAsia"/>
        </w:rPr>
        <w:t>PML</w:t>
      </w:r>
      <w:r>
        <w:rPr>
          <w:rFonts w:hint="eastAsia"/>
        </w:rPr>
        <w:t>。为目前较为流行的两种并行编程模型（</w:t>
      </w:r>
      <w:r>
        <w:rPr>
          <w:rFonts w:hint="eastAsia"/>
        </w:rPr>
        <w:t>MPI</w:t>
      </w:r>
      <w:r>
        <w:rPr>
          <w:rFonts w:hint="eastAsia"/>
        </w:rPr>
        <w:t>与</w:t>
      </w:r>
      <w:r>
        <w:rPr>
          <w:rFonts w:hint="eastAsia"/>
        </w:rPr>
        <w:t>OpenMP</w:t>
      </w:r>
      <w:r>
        <w:rPr>
          <w:rFonts w:hint="eastAsia"/>
        </w:rPr>
        <w:t>）设计了格式统一、使用方便的中文标签，并实现了从</w:t>
      </w:r>
      <w:r>
        <w:rPr>
          <w:rFonts w:hint="eastAsia"/>
        </w:rPr>
        <w:t>XML</w:t>
      </w:r>
      <w:r>
        <w:rPr>
          <w:rFonts w:hint="eastAsia"/>
        </w:rPr>
        <w:t>标签到</w:t>
      </w:r>
      <w:r>
        <w:rPr>
          <w:rFonts w:hint="eastAsia"/>
        </w:rPr>
        <w:t>C/C++</w:t>
      </w:r>
      <w:r>
        <w:rPr>
          <w:rFonts w:hint="eastAsia"/>
        </w:rPr>
        <w:t>代码的转换程序，提供了更加简易快捷的并行编程途径。</w:t>
      </w:r>
    </w:p>
    <w:p w14:paraId="0706B453" w14:textId="44554141" w:rsidR="005D413C" w:rsidRDefault="005D413C" w:rsidP="002B310F">
      <w:pPr>
        <w:pStyle w:val="WSL-4"/>
        <w:ind w:firstLineChars="0" w:firstLine="0"/>
      </w:pPr>
      <w:r>
        <w:rPr>
          <w:rFonts w:hint="eastAsia"/>
        </w:rPr>
        <w:lastRenderedPageBreak/>
        <w:t>（</w:t>
      </w:r>
      <w:r>
        <w:rPr>
          <w:rFonts w:hint="eastAsia"/>
        </w:rPr>
        <w:t>4</w:t>
      </w:r>
      <w:r>
        <w:rPr>
          <w:rFonts w:hint="eastAsia"/>
        </w:rPr>
        <w:t>）在并行程序的开发与调试方面，本文搭建了并行编程辅助平台，将串行程序的并行性预测、并行标记语言</w:t>
      </w:r>
      <w:r>
        <w:rPr>
          <w:rFonts w:hint="eastAsia"/>
        </w:rPr>
        <w:t>PML</w:t>
      </w:r>
      <w:r>
        <w:rPr>
          <w:rFonts w:hint="eastAsia"/>
        </w:rPr>
        <w:t>两大功能集成在该平台上，同时通过</w:t>
      </w:r>
      <w:proofErr w:type="spellStart"/>
      <w:r>
        <w:rPr>
          <w:rFonts w:hint="eastAsia"/>
        </w:rPr>
        <w:t>GateOne</w:t>
      </w:r>
      <w:proofErr w:type="spellEnd"/>
      <w:r>
        <w:t xml:space="preserve"> </w:t>
      </w:r>
      <w:r>
        <w:rPr>
          <w:rFonts w:hint="eastAsia"/>
        </w:rPr>
        <w:t>SSH</w:t>
      </w:r>
      <w:r>
        <w:rPr>
          <w:rFonts w:hint="eastAsia"/>
        </w:rPr>
        <w:t>终端技术将远程调试变为了可能。用户可以在辅助平台中按照正常的</w:t>
      </w:r>
      <w:r>
        <w:rPr>
          <w:rFonts w:hint="eastAsia"/>
        </w:rPr>
        <w:t>C/C++</w:t>
      </w:r>
      <w:r>
        <w:rPr>
          <w:rFonts w:hint="eastAsia"/>
        </w:rPr>
        <w:t>编程语法规范在编辑器内编写串行程序，平台通过并行性</w:t>
      </w:r>
      <w:r w:rsidR="009D1E78">
        <w:rPr>
          <w:rFonts w:hint="eastAsia"/>
        </w:rPr>
        <w:t>识别</w:t>
      </w:r>
      <w:r>
        <w:rPr>
          <w:rFonts w:hint="eastAsia"/>
        </w:rPr>
        <w:t>模型对用户的程序进行并行性</w:t>
      </w:r>
      <w:r w:rsidR="009D1E78">
        <w:rPr>
          <w:rFonts w:hint="eastAsia"/>
        </w:rPr>
        <w:t>识别</w:t>
      </w:r>
      <w:r>
        <w:rPr>
          <w:rFonts w:hint="eastAsia"/>
        </w:rPr>
        <w:t>并在可以并行的循环片段前后加以注释提醒；然后用户可以通过列表查看</w:t>
      </w:r>
      <w:r>
        <w:rPr>
          <w:rFonts w:hint="eastAsia"/>
        </w:rPr>
        <w:t>PML</w:t>
      </w:r>
      <w:r>
        <w:rPr>
          <w:rFonts w:hint="eastAsia"/>
        </w:rPr>
        <w:t>标签说明，通过手动编写或点击按钮的方式直接向编辑器内的指定位置插入</w:t>
      </w:r>
      <w:r>
        <w:rPr>
          <w:rFonts w:hint="eastAsia"/>
        </w:rPr>
        <w:t>PML</w:t>
      </w:r>
      <w:r>
        <w:rPr>
          <w:rFonts w:hint="eastAsia"/>
        </w:rPr>
        <w:t>标签；最后用户将</w:t>
      </w:r>
      <w:r>
        <w:rPr>
          <w:rFonts w:hint="eastAsia"/>
        </w:rPr>
        <w:t>PML</w:t>
      </w:r>
      <w:r>
        <w:rPr>
          <w:rFonts w:hint="eastAsia"/>
        </w:rPr>
        <w:t>程序提交至后台进行转换，同时使用</w:t>
      </w:r>
      <w:r>
        <w:rPr>
          <w:rFonts w:hint="eastAsia"/>
        </w:rPr>
        <w:t>SSH</w:t>
      </w:r>
      <w:r>
        <w:rPr>
          <w:rFonts w:hint="eastAsia"/>
        </w:rPr>
        <w:t>终端连接其远程服务器，将转换后的</w:t>
      </w:r>
      <w:r>
        <w:rPr>
          <w:rFonts w:hint="eastAsia"/>
        </w:rPr>
        <w:t>C/C++</w:t>
      </w:r>
      <w:r>
        <w:rPr>
          <w:rFonts w:hint="eastAsia"/>
        </w:rPr>
        <w:t>代码上传至远程服务器进行调试。</w:t>
      </w:r>
    </w:p>
    <w:p w14:paraId="27408DB3" w14:textId="77777777" w:rsidR="005D413C" w:rsidRDefault="005D413C" w:rsidP="002B310F">
      <w:pPr>
        <w:pStyle w:val="WSL-4"/>
        <w:ind w:firstLine="518"/>
      </w:pPr>
      <w:r>
        <w:rPr>
          <w:rFonts w:hint="eastAsia"/>
        </w:rPr>
        <w:t>虽然本文在完成研究的整个过程中，取得了一定的阶段性研究成果，完成了最初设定的目标，但是本研究仍然存在着一些问题以及一些新的研究方向，需要进一步的解决和探索，主要有以下几方面：</w:t>
      </w:r>
    </w:p>
    <w:p w14:paraId="7288D2AF" w14:textId="76D14336" w:rsidR="005D413C" w:rsidRDefault="003862A3" w:rsidP="002B310F">
      <w:pPr>
        <w:pStyle w:val="WSL-4"/>
        <w:ind w:firstLineChars="0" w:firstLine="0"/>
      </w:pPr>
      <w:r>
        <w:t>(1)</w:t>
      </w:r>
      <w:r w:rsidR="005D413C">
        <w:rPr>
          <w:rFonts w:hint="eastAsia"/>
        </w:rPr>
        <w:t>本文在构造</w:t>
      </w:r>
      <w:r w:rsidR="005D413C">
        <w:rPr>
          <w:rFonts w:hint="eastAsia"/>
        </w:rPr>
        <w:t>GFCPD</w:t>
      </w:r>
      <w:r w:rsidR="005D413C">
        <w:rPr>
          <w:rFonts w:hint="eastAsia"/>
        </w:rPr>
        <w:t>数据集的过程中，由于搜集的原始数据有限，且某些文件因其不可编译或无法确定并行性而被舍弃，导致了</w:t>
      </w:r>
      <w:r w:rsidR="005D413C">
        <w:rPr>
          <w:rFonts w:hint="eastAsia"/>
        </w:rPr>
        <w:t>GFCPD</w:t>
      </w:r>
      <w:r w:rsidR="005D413C">
        <w:rPr>
          <w:rFonts w:hint="eastAsia"/>
        </w:rPr>
        <w:t>数据集规模的小幅度缩减，如果对</w:t>
      </w:r>
      <w:r w:rsidR="005D413C">
        <w:rPr>
          <w:rFonts w:hint="eastAsia"/>
        </w:rPr>
        <w:t>GFCPD</w:t>
      </w:r>
      <w:r w:rsidR="005D413C">
        <w:rPr>
          <w:rFonts w:hint="eastAsia"/>
        </w:rPr>
        <w:t>数据集进行进一步的扩充与完善可能会使本研究的研究成果更加出色。</w:t>
      </w:r>
    </w:p>
    <w:p w14:paraId="0607686E" w14:textId="40396C50" w:rsidR="005D413C" w:rsidRDefault="003862A3" w:rsidP="002B310F">
      <w:pPr>
        <w:pStyle w:val="WSL-4"/>
        <w:ind w:firstLineChars="0" w:firstLine="0"/>
      </w:pPr>
      <w:r>
        <w:rPr>
          <w:rFonts w:hint="eastAsia"/>
        </w:rPr>
        <w:t>(</w:t>
      </w:r>
      <w:r>
        <w:t>2)</w:t>
      </w:r>
      <w:r w:rsidR="005D413C">
        <w:rPr>
          <w:rFonts w:hint="eastAsia"/>
        </w:rPr>
        <w:t>程序可以使用数据流图、控制流图、函数调用图等</w:t>
      </w:r>
      <w:proofErr w:type="gramStart"/>
      <w:r w:rsidR="005D413C">
        <w:rPr>
          <w:rFonts w:hint="eastAsia"/>
        </w:rPr>
        <w:t>多种图</w:t>
      </w:r>
      <w:proofErr w:type="gramEnd"/>
      <w:r w:rsidR="005D413C">
        <w:rPr>
          <w:rFonts w:hint="eastAsia"/>
        </w:rPr>
        <w:t>表示形式分别表示不同方面的语义信息。因本文在研究中所使用的深度图卷积神经网络模型仅接收一个</w:t>
      </w:r>
      <w:proofErr w:type="gramStart"/>
      <w:r w:rsidR="005D413C">
        <w:rPr>
          <w:rFonts w:hint="eastAsia"/>
        </w:rPr>
        <w:t>图对象</w:t>
      </w:r>
      <w:proofErr w:type="gramEnd"/>
      <w:r w:rsidR="005D413C">
        <w:rPr>
          <w:rFonts w:hint="eastAsia"/>
        </w:rPr>
        <w:t>作为输入进行训练和预测，所以本文选取了在设计上结合了数据流图和控制流图的图表示形式</w:t>
      </w:r>
      <w:r w:rsidR="005D413C">
        <w:rPr>
          <w:rFonts w:hint="eastAsia"/>
        </w:rPr>
        <w:t>XFG</w:t>
      </w:r>
      <w:r w:rsidR="005D413C">
        <w:rPr>
          <w:rFonts w:hint="eastAsia"/>
        </w:rPr>
        <w:t>，但</w:t>
      </w:r>
      <w:r w:rsidR="005D413C">
        <w:rPr>
          <w:rFonts w:hint="eastAsia"/>
        </w:rPr>
        <w:t>XFG</w:t>
      </w:r>
      <w:r w:rsidR="005D413C">
        <w:rPr>
          <w:rFonts w:hint="eastAsia"/>
        </w:rPr>
        <w:t>并不能被认为全面完整地表示了程序的语义信息。如何使用接收多图作为输入的图神经网络模型，更完整的利用程序的语义信息进行并行性分析，是下一步研究的重要内容。</w:t>
      </w:r>
    </w:p>
    <w:p w14:paraId="653E0A51" w14:textId="2F144945" w:rsidR="005D413C" w:rsidRPr="0040551F" w:rsidRDefault="003862A3" w:rsidP="002B310F">
      <w:pPr>
        <w:pStyle w:val="WSL-4"/>
        <w:ind w:firstLineChars="0" w:firstLine="0"/>
      </w:pPr>
      <w:r>
        <w:rPr>
          <w:rFonts w:hint="eastAsia"/>
        </w:rPr>
        <w:t>(</w:t>
      </w:r>
      <w:r>
        <w:t>3)</w:t>
      </w:r>
      <w:r w:rsidR="005D413C">
        <w:rPr>
          <w:rFonts w:hint="eastAsia"/>
        </w:rPr>
        <w:t>PML</w:t>
      </w:r>
      <w:r w:rsidR="005D413C">
        <w:rPr>
          <w:rFonts w:hint="eastAsia"/>
        </w:rPr>
        <w:t>编程语言目前仅支持</w:t>
      </w:r>
      <w:r w:rsidR="005D413C">
        <w:rPr>
          <w:rFonts w:hint="eastAsia"/>
        </w:rPr>
        <w:t>MPI</w:t>
      </w:r>
      <w:r w:rsidR="005D413C">
        <w:rPr>
          <w:rFonts w:hint="eastAsia"/>
        </w:rPr>
        <w:t>和</w:t>
      </w:r>
      <w:r w:rsidR="005D413C">
        <w:rPr>
          <w:rFonts w:hint="eastAsia"/>
        </w:rPr>
        <w:t>OpenMP</w:t>
      </w:r>
      <w:r w:rsidR="005D413C">
        <w:rPr>
          <w:rFonts w:hint="eastAsia"/>
        </w:rPr>
        <w:t>两种并行编程模型，下一步的研究可以向其中添加</w:t>
      </w:r>
      <w:r w:rsidR="005D413C">
        <w:rPr>
          <w:rFonts w:hint="eastAsia"/>
        </w:rPr>
        <w:t>CUDA</w:t>
      </w:r>
      <w:r w:rsidR="005D413C">
        <w:rPr>
          <w:rFonts w:hint="eastAsia"/>
        </w:rPr>
        <w:t>等其他编程模型的支持，并在辅助平台上为用户提供定制功能，允许用户将自己常用的编程结构或标签组合定制为新的自定义标签。</w:t>
      </w:r>
    </w:p>
    <w:p w14:paraId="1917A528" w14:textId="0F99D75C" w:rsidR="00871481" w:rsidRDefault="00871481" w:rsidP="009D7919">
      <w:pPr>
        <w:pStyle w:val="a7"/>
        <w:spacing w:line="360" w:lineRule="auto"/>
        <w:rPr>
          <w:rStyle w:val="MTEquationSection"/>
          <w:rFonts w:eastAsia="宋体" w:cs="Times New Roman"/>
          <w:bCs w:val="0"/>
          <w:vanish w:val="0"/>
          <w:color w:val="auto"/>
          <w:kern w:val="2"/>
          <w:sz w:val="22"/>
          <w:szCs w:val="24"/>
        </w:rPr>
      </w:pPr>
    </w:p>
    <w:p w14:paraId="1BE7932E" w14:textId="77777777" w:rsidR="00871481" w:rsidRDefault="00871481" w:rsidP="00E94221">
      <w:pPr>
        <w:widowControl/>
        <w:wordWrap w:val="0"/>
        <w:jc w:val="left"/>
        <w:rPr>
          <w:rStyle w:val="MTEquationSection"/>
          <w:rFonts w:eastAsia="宋体"/>
          <w:vanish w:val="0"/>
          <w:color w:val="auto"/>
          <w:sz w:val="22"/>
        </w:rPr>
      </w:pPr>
      <w:r>
        <w:rPr>
          <w:rStyle w:val="MTEquationSection"/>
          <w:rFonts w:eastAsia="宋体"/>
          <w:bCs/>
          <w:vanish w:val="0"/>
          <w:color w:val="auto"/>
          <w:sz w:val="22"/>
        </w:rPr>
        <w:br w:type="page"/>
      </w:r>
    </w:p>
    <w:p w14:paraId="65C588A6" w14:textId="3241DF01" w:rsidR="00356A33" w:rsidRDefault="00871481" w:rsidP="004825CD">
      <w:pPr>
        <w:pStyle w:val="WSL-1"/>
      </w:pPr>
      <w:bookmarkStart w:id="478" w:name="_Toc37081073"/>
      <w:r>
        <w:lastRenderedPageBreak/>
        <w:t>参考文献</w:t>
      </w:r>
      <w:bookmarkEnd w:id="478"/>
    </w:p>
    <w:p w14:paraId="2414E7A1" w14:textId="75578565" w:rsidR="004825CD" w:rsidRDefault="004825CD" w:rsidP="00AB38A5">
      <w:pPr>
        <w:pStyle w:val="WSL-"/>
        <w:widowControl w:val="0"/>
        <w:numPr>
          <w:ilvl w:val="0"/>
          <w:numId w:val="18"/>
        </w:numPr>
        <w:kinsoku/>
      </w:pPr>
      <w:r w:rsidRPr="004825CD">
        <w:t xml:space="preserve">Kirk D B, Wen-Mei W H. Programming massively parallel processors: a hands-on approach[M]. Morgan </w:t>
      </w:r>
      <w:proofErr w:type="spellStart"/>
      <w:r w:rsidRPr="004825CD">
        <w:t>kaufmann</w:t>
      </w:r>
      <w:proofErr w:type="spellEnd"/>
      <w:r w:rsidRPr="004825CD">
        <w:t>, 2016.</w:t>
      </w:r>
    </w:p>
    <w:p w14:paraId="39A56236" w14:textId="102ED4C7" w:rsidR="004825CD" w:rsidRDefault="004825CD" w:rsidP="00AB38A5">
      <w:pPr>
        <w:pStyle w:val="WSL-"/>
        <w:widowControl w:val="0"/>
        <w:numPr>
          <w:ilvl w:val="0"/>
          <w:numId w:val="18"/>
        </w:numPr>
        <w:kinsoku/>
      </w:pPr>
      <w:proofErr w:type="spellStart"/>
      <w:r w:rsidRPr="004825CD">
        <w:t>Hwu</w:t>
      </w:r>
      <w:proofErr w:type="spellEnd"/>
      <w:r w:rsidRPr="004825CD">
        <w:t xml:space="preserve"> W, </w:t>
      </w:r>
      <w:proofErr w:type="spellStart"/>
      <w:r w:rsidRPr="004825CD">
        <w:t>Keutzer</w:t>
      </w:r>
      <w:proofErr w:type="spellEnd"/>
      <w:r w:rsidRPr="004825CD">
        <w:t xml:space="preserve"> K, Mattson T G. The concurrency challenge[J]. IEEE Design &amp; Test of Computers, 2008, 25(4): 312-320.</w:t>
      </w:r>
    </w:p>
    <w:p w14:paraId="2D256CF0" w14:textId="77777777" w:rsidR="00443FFB" w:rsidRDefault="00443FFB" w:rsidP="00443FFB">
      <w:pPr>
        <w:pStyle w:val="WSL-"/>
        <w:widowControl w:val="0"/>
        <w:numPr>
          <w:ilvl w:val="0"/>
          <w:numId w:val="18"/>
        </w:numPr>
        <w:kinsoku/>
      </w:pPr>
      <w:r w:rsidRPr="004825CD">
        <w:t xml:space="preserve">H. Sutter. Welcome to the </w:t>
      </w:r>
      <w:proofErr w:type="spellStart"/>
      <w:r w:rsidRPr="004825CD">
        <w:t>Jungle.http</w:t>
      </w:r>
      <w:proofErr w:type="spellEnd"/>
      <w:r w:rsidRPr="004825CD">
        <w:t>://herbsutter.com/welcome-to-the-jungle/, 2012. [Last access 4th April 2020].</w:t>
      </w:r>
    </w:p>
    <w:p w14:paraId="7C38893D" w14:textId="042D8DFB" w:rsidR="00443FFB" w:rsidRDefault="00443FFB" w:rsidP="00443FFB">
      <w:pPr>
        <w:pStyle w:val="WSL-0"/>
      </w:pPr>
      <w:r>
        <w:t>Sanchez L M, Fernandez J, Sotomayor R, et al. A comparative study and evaluation of parallel programming models for shared-memory parallel architectures[J]. New Generation Computing, 2013, 31(3): 139-161.</w:t>
      </w:r>
    </w:p>
    <w:p w14:paraId="7D4AD430" w14:textId="6C0C2275" w:rsidR="004825CD" w:rsidRDefault="004825CD" w:rsidP="00AB38A5">
      <w:pPr>
        <w:pStyle w:val="WSL-"/>
        <w:widowControl w:val="0"/>
        <w:numPr>
          <w:ilvl w:val="0"/>
          <w:numId w:val="18"/>
        </w:numPr>
        <w:kinsoku/>
      </w:pPr>
      <w:r w:rsidRPr="004825CD">
        <w:t>McCool M, Reinders J, Robison A. Structured parallel programming: patterns for efficient computation[M]. Elsevier, 2012.</w:t>
      </w:r>
    </w:p>
    <w:p w14:paraId="0798DAF1" w14:textId="0CB4F339" w:rsidR="00BD46F5" w:rsidRPr="00BD46F5" w:rsidRDefault="00BD46F5" w:rsidP="00BD46F5">
      <w:pPr>
        <w:pStyle w:val="WSL-0"/>
        <w:rPr>
          <w:rFonts w:cs="Times New Roman"/>
          <w:color w:val="auto"/>
          <w:szCs w:val="24"/>
          <w:shd w:val="clear" w:color="auto" w:fill="auto"/>
        </w:rPr>
      </w:pPr>
      <w:r>
        <w:t xml:space="preserve">Sun X, Liu X, Hu J, et al. Empirical studies on the </w:t>
      </w:r>
      <w:proofErr w:type="spellStart"/>
      <w:r>
        <w:t>nlp</w:t>
      </w:r>
      <w:proofErr w:type="spellEnd"/>
      <w:r>
        <w:t xml:space="preserve"> techniques for source code data preprocessing[C]//Proceedings of the 2014 3rd International Workshop on Evidential Assessment of Software Technologies. 2014:32-39.</w:t>
      </w:r>
    </w:p>
    <w:p w14:paraId="704565C8" w14:textId="49F2EDC7" w:rsidR="004825CD" w:rsidRDefault="004825CD" w:rsidP="00AB38A5">
      <w:pPr>
        <w:pStyle w:val="WSL-"/>
        <w:widowControl w:val="0"/>
        <w:numPr>
          <w:ilvl w:val="0"/>
          <w:numId w:val="18"/>
        </w:numPr>
        <w:kinsoku/>
      </w:pPr>
      <w:proofErr w:type="gramStart"/>
      <w:r w:rsidRPr="004825CD">
        <w:rPr>
          <w:rFonts w:hint="eastAsia"/>
        </w:rPr>
        <w:t>乐晓波</w:t>
      </w:r>
      <w:proofErr w:type="gramEnd"/>
      <w:r w:rsidRPr="004825CD">
        <w:rPr>
          <w:rFonts w:hint="eastAsia"/>
        </w:rPr>
        <w:t xml:space="preserve">, </w:t>
      </w:r>
      <w:proofErr w:type="gramStart"/>
      <w:r w:rsidRPr="004825CD">
        <w:rPr>
          <w:rFonts w:hint="eastAsia"/>
        </w:rPr>
        <w:t>汪琳</w:t>
      </w:r>
      <w:proofErr w:type="gramEnd"/>
      <w:r w:rsidRPr="004825CD">
        <w:rPr>
          <w:rFonts w:hint="eastAsia"/>
        </w:rPr>
        <w:t xml:space="preserve">, </w:t>
      </w:r>
      <w:r w:rsidRPr="004825CD">
        <w:rPr>
          <w:rFonts w:hint="eastAsia"/>
        </w:rPr>
        <w:t>黄敏</w:t>
      </w:r>
      <w:r w:rsidRPr="004825CD">
        <w:rPr>
          <w:rFonts w:hint="eastAsia"/>
        </w:rPr>
        <w:t xml:space="preserve">. </w:t>
      </w:r>
      <w:r w:rsidRPr="004825CD">
        <w:rPr>
          <w:rFonts w:hint="eastAsia"/>
        </w:rPr>
        <w:t>用</w:t>
      </w:r>
      <w:r w:rsidRPr="004825CD">
        <w:rPr>
          <w:rFonts w:hint="eastAsia"/>
        </w:rPr>
        <w:t xml:space="preserve"> Petri </w:t>
      </w:r>
      <w:proofErr w:type="gramStart"/>
      <w:r w:rsidRPr="004825CD">
        <w:rPr>
          <w:rFonts w:hint="eastAsia"/>
        </w:rPr>
        <w:t>网分析</w:t>
      </w:r>
      <w:proofErr w:type="gramEnd"/>
      <w:r w:rsidRPr="004825CD">
        <w:rPr>
          <w:rFonts w:hint="eastAsia"/>
        </w:rPr>
        <w:t>循环程序的并行性</w:t>
      </w:r>
      <w:r w:rsidRPr="004825CD">
        <w:rPr>
          <w:rFonts w:hint="eastAsia"/>
        </w:rPr>
        <w:t>[D]., 2002.</w:t>
      </w:r>
    </w:p>
    <w:p w14:paraId="55700C16" w14:textId="339AB81E" w:rsidR="004825CD" w:rsidRDefault="004825CD" w:rsidP="00AB38A5">
      <w:pPr>
        <w:pStyle w:val="WSL-"/>
        <w:widowControl w:val="0"/>
        <w:numPr>
          <w:ilvl w:val="0"/>
          <w:numId w:val="18"/>
        </w:numPr>
        <w:kinsoku/>
      </w:pPr>
      <w:r w:rsidRPr="004825CD">
        <w:rPr>
          <w:rFonts w:hint="eastAsia"/>
        </w:rPr>
        <w:t>蒋作</w:t>
      </w:r>
      <w:r w:rsidRPr="004825CD">
        <w:rPr>
          <w:rFonts w:hint="eastAsia"/>
        </w:rPr>
        <w:t xml:space="preserve">, </w:t>
      </w:r>
      <w:proofErr w:type="gramStart"/>
      <w:r w:rsidRPr="004825CD">
        <w:rPr>
          <w:rFonts w:hint="eastAsia"/>
        </w:rPr>
        <w:t>高毅</w:t>
      </w:r>
      <w:proofErr w:type="gramEnd"/>
      <w:r w:rsidRPr="004825CD">
        <w:rPr>
          <w:rFonts w:hint="eastAsia"/>
        </w:rPr>
        <w:t xml:space="preserve">. </w:t>
      </w:r>
      <w:r w:rsidRPr="004825CD">
        <w:rPr>
          <w:rFonts w:hint="eastAsia"/>
        </w:rPr>
        <w:t>关于串行程序并行化</w:t>
      </w:r>
      <w:r w:rsidRPr="004825CD">
        <w:rPr>
          <w:rFonts w:hint="eastAsia"/>
        </w:rPr>
        <w:t xml:space="preserve">[J]. </w:t>
      </w:r>
      <w:r w:rsidRPr="004825CD">
        <w:rPr>
          <w:rFonts w:hint="eastAsia"/>
        </w:rPr>
        <w:t>云南民族大学学报</w:t>
      </w:r>
      <w:r w:rsidRPr="004825CD">
        <w:rPr>
          <w:rFonts w:hint="eastAsia"/>
        </w:rPr>
        <w:t xml:space="preserve"> (</w:t>
      </w:r>
      <w:r w:rsidRPr="004825CD">
        <w:rPr>
          <w:rFonts w:hint="eastAsia"/>
        </w:rPr>
        <w:t>自然科学版</w:t>
      </w:r>
      <w:r w:rsidRPr="004825CD">
        <w:rPr>
          <w:rFonts w:hint="eastAsia"/>
        </w:rPr>
        <w:t>), 2007, 16(3): 274-276.</w:t>
      </w:r>
    </w:p>
    <w:p w14:paraId="51961D41" w14:textId="773F7718" w:rsidR="004825CD" w:rsidRDefault="004825CD" w:rsidP="00AB38A5">
      <w:pPr>
        <w:pStyle w:val="WSL-"/>
        <w:widowControl w:val="0"/>
        <w:numPr>
          <w:ilvl w:val="0"/>
          <w:numId w:val="18"/>
        </w:numPr>
        <w:kinsoku/>
      </w:pPr>
      <w:r w:rsidRPr="004825CD">
        <w:rPr>
          <w:rFonts w:hint="eastAsia"/>
        </w:rPr>
        <w:t>梁博</w:t>
      </w:r>
      <w:r w:rsidRPr="004825CD">
        <w:rPr>
          <w:rFonts w:hint="eastAsia"/>
        </w:rPr>
        <w:t xml:space="preserve">, </w:t>
      </w:r>
      <w:proofErr w:type="gramStart"/>
      <w:r w:rsidRPr="004825CD">
        <w:rPr>
          <w:rFonts w:hint="eastAsia"/>
        </w:rPr>
        <w:t>安虹</w:t>
      </w:r>
      <w:proofErr w:type="gramEnd"/>
      <w:r w:rsidRPr="004825CD">
        <w:rPr>
          <w:rFonts w:hint="eastAsia"/>
        </w:rPr>
        <w:t xml:space="preserve"> [1, </w:t>
      </w:r>
      <w:r w:rsidRPr="004825CD">
        <w:rPr>
          <w:rFonts w:hint="eastAsia"/>
        </w:rPr>
        <w:t>王莉</w:t>
      </w:r>
      <w:r w:rsidRPr="004825CD">
        <w:rPr>
          <w:rFonts w:hint="eastAsia"/>
        </w:rPr>
        <w:t xml:space="preserve">, </w:t>
      </w:r>
      <w:r w:rsidRPr="004825CD">
        <w:rPr>
          <w:rFonts w:hint="eastAsia"/>
        </w:rPr>
        <w:t>等</w:t>
      </w:r>
      <w:r w:rsidRPr="004825CD">
        <w:rPr>
          <w:rFonts w:hint="eastAsia"/>
        </w:rPr>
        <w:t xml:space="preserve">. </w:t>
      </w:r>
      <w:r w:rsidRPr="004825CD">
        <w:rPr>
          <w:rFonts w:hint="eastAsia"/>
        </w:rPr>
        <w:t>针对子程序结构的</w:t>
      </w:r>
      <w:proofErr w:type="gramStart"/>
      <w:r w:rsidRPr="004825CD">
        <w:rPr>
          <w:rFonts w:hint="eastAsia"/>
        </w:rPr>
        <w:t>线程级推测</w:t>
      </w:r>
      <w:proofErr w:type="gramEnd"/>
      <w:r w:rsidRPr="004825CD">
        <w:rPr>
          <w:rFonts w:hint="eastAsia"/>
        </w:rPr>
        <w:t>并行性分析</w:t>
      </w:r>
      <w:r w:rsidRPr="004825CD">
        <w:rPr>
          <w:rFonts w:hint="eastAsia"/>
        </w:rPr>
        <w:t>[D]. , 2009.</w:t>
      </w:r>
    </w:p>
    <w:p w14:paraId="58C8BE0A" w14:textId="6EA118C3" w:rsidR="004825CD" w:rsidRDefault="004825CD" w:rsidP="00AB38A5">
      <w:pPr>
        <w:pStyle w:val="WSL-"/>
        <w:widowControl w:val="0"/>
        <w:numPr>
          <w:ilvl w:val="0"/>
          <w:numId w:val="20"/>
        </w:numPr>
        <w:kinsoku/>
      </w:pPr>
      <w:r w:rsidRPr="004825CD">
        <w:rPr>
          <w:rFonts w:hint="eastAsia"/>
        </w:rPr>
        <w:t>闫昭</w:t>
      </w:r>
      <w:r w:rsidRPr="004825CD">
        <w:rPr>
          <w:rFonts w:hint="eastAsia"/>
        </w:rPr>
        <w:t xml:space="preserve">. </w:t>
      </w:r>
      <w:r w:rsidRPr="004825CD">
        <w:rPr>
          <w:rFonts w:hint="eastAsia"/>
        </w:rPr>
        <w:t>程序并行识别方法及应用研究</w:t>
      </w:r>
      <w:r w:rsidRPr="004825CD">
        <w:rPr>
          <w:rFonts w:hint="eastAsia"/>
        </w:rPr>
        <w:t xml:space="preserve">[D]. </w:t>
      </w:r>
      <w:r w:rsidRPr="004825CD">
        <w:rPr>
          <w:rFonts w:hint="eastAsia"/>
        </w:rPr>
        <w:t>长春</w:t>
      </w:r>
      <w:r w:rsidRPr="004825CD">
        <w:rPr>
          <w:rFonts w:hint="eastAsia"/>
        </w:rPr>
        <w:t xml:space="preserve">: </w:t>
      </w:r>
      <w:r w:rsidRPr="004825CD">
        <w:rPr>
          <w:rFonts w:hint="eastAsia"/>
        </w:rPr>
        <w:t>吉林大学</w:t>
      </w:r>
      <w:r w:rsidRPr="004825CD">
        <w:rPr>
          <w:rFonts w:hint="eastAsia"/>
        </w:rPr>
        <w:t>, 2009.</w:t>
      </w:r>
    </w:p>
    <w:p w14:paraId="70DB4711" w14:textId="77777777" w:rsidR="00C8791B" w:rsidRDefault="00C8791B" w:rsidP="00AB38A5">
      <w:pPr>
        <w:pStyle w:val="WSL-"/>
        <w:widowControl w:val="0"/>
        <w:numPr>
          <w:ilvl w:val="0"/>
          <w:numId w:val="20"/>
        </w:numPr>
        <w:kinsoku/>
      </w:pPr>
      <w:r w:rsidRPr="004825CD">
        <w:rPr>
          <w:rFonts w:hint="eastAsia"/>
        </w:rPr>
        <w:t>郭慎</w:t>
      </w:r>
      <w:r w:rsidRPr="004825CD">
        <w:rPr>
          <w:rFonts w:hint="eastAsia"/>
        </w:rPr>
        <w:t xml:space="preserve">, </w:t>
      </w:r>
      <w:r w:rsidRPr="004825CD">
        <w:rPr>
          <w:rFonts w:hint="eastAsia"/>
        </w:rPr>
        <w:t>李培峰</w:t>
      </w:r>
      <w:r w:rsidRPr="004825CD">
        <w:rPr>
          <w:rFonts w:hint="eastAsia"/>
        </w:rPr>
        <w:t xml:space="preserve">, </w:t>
      </w:r>
      <w:proofErr w:type="gramStart"/>
      <w:r w:rsidRPr="004825CD">
        <w:rPr>
          <w:rFonts w:hint="eastAsia"/>
        </w:rPr>
        <w:t>朱巧明</w:t>
      </w:r>
      <w:proofErr w:type="gramEnd"/>
      <w:r w:rsidRPr="004825CD">
        <w:rPr>
          <w:rFonts w:hint="eastAsia"/>
        </w:rPr>
        <w:t xml:space="preserve">. </w:t>
      </w:r>
      <w:r w:rsidRPr="004825CD">
        <w:rPr>
          <w:rFonts w:hint="eastAsia"/>
        </w:rPr>
        <w:t>一种基于特征的程序可并行点发现方法</w:t>
      </w:r>
      <w:r w:rsidRPr="004825CD">
        <w:rPr>
          <w:rFonts w:hint="eastAsia"/>
        </w:rPr>
        <w:t xml:space="preserve">[J]. </w:t>
      </w:r>
      <w:r w:rsidRPr="004825CD">
        <w:rPr>
          <w:rFonts w:hint="eastAsia"/>
        </w:rPr>
        <w:t>计算机应用与软件</w:t>
      </w:r>
      <w:r w:rsidRPr="004825CD">
        <w:rPr>
          <w:rFonts w:hint="eastAsia"/>
        </w:rPr>
        <w:t>, 2011, 28(4): 24-26.</w:t>
      </w:r>
    </w:p>
    <w:p w14:paraId="353FEFB2" w14:textId="6F15A6BC" w:rsidR="00C8791B" w:rsidRDefault="00C8791B" w:rsidP="00AB38A5">
      <w:pPr>
        <w:pStyle w:val="WSL-"/>
        <w:widowControl w:val="0"/>
        <w:numPr>
          <w:ilvl w:val="0"/>
          <w:numId w:val="20"/>
        </w:numPr>
        <w:kinsoku/>
      </w:pPr>
      <w:r w:rsidRPr="00C8791B">
        <w:rPr>
          <w:rFonts w:hint="eastAsia"/>
        </w:rPr>
        <w:t>王磊</w:t>
      </w:r>
      <w:r w:rsidRPr="00C8791B">
        <w:rPr>
          <w:rFonts w:hint="eastAsia"/>
        </w:rPr>
        <w:t xml:space="preserve">, </w:t>
      </w:r>
      <w:proofErr w:type="gramStart"/>
      <w:r w:rsidRPr="00C8791B">
        <w:rPr>
          <w:rFonts w:hint="eastAsia"/>
        </w:rPr>
        <w:t>曲卫平</w:t>
      </w:r>
      <w:proofErr w:type="gramEnd"/>
      <w:r w:rsidRPr="00C8791B">
        <w:rPr>
          <w:rFonts w:hint="eastAsia"/>
        </w:rPr>
        <w:t xml:space="preserve">, </w:t>
      </w:r>
      <w:proofErr w:type="gramStart"/>
      <w:r w:rsidRPr="00C8791B">
        <w:rPr>
          <w:rFonts w:hint="eastAsia"/>
        </w:rPr>
        <w:t>李敬兆</w:t>
      </w:r>
      <w:proofErr w:type="gramEnd"/>
      <w:r w:rsidRPr="00C8791B">
        <w:rPr>
          <w:rFonts w:hint="eastAsia"/>
        </w:rPr>
        <w:t xml:space="preserve">. </w:t>
      </w:r>
      <w:r w:rsidRPr="00C8791B">
        <w:rPr>
          <w:rFonts w:hint="eastAsia"/>
        </w:rPr>
        <w:t>基于人工智能搜索和数据依赖分析的程序并行化</w:t>
      </w:r>
      <w:r w:rsidRPr="00C8791B">
        <w:rPr>
          <w:rFonts w:hint="eastAsia"/>
        </w:rPr>
        <w:t>[J]</w:t>
      </w:r>
      <w:r w:rsidRPr="00C8791B">
        <w:rPr>
          <w:rFonts w:hint="eastAsia"/>
        </w:rPr>
        <w:t>现代电子技术</w:t>
      </w:r>
      <w:r w:rsidRPr="00C8791B">
        <w:rPr>
          <w:rFonts w:hint="eastAsia"/>
        </w:rPr>
        <w:t>, 2013, 36(6): 1-3.</w:t>
      </w:r>
    </w:p>
    <w:p w14:paraId="09BCFBC8" w14:textId="479E3FC8" w:rsidR="00C8791B" w:rsidRDefault="00C8791B" w:rsidP="00AB38A5">
      <w:pPr>
        <w:pStyle w:val="WSL-"/>
        <w:widowControl w:val="0"/>
        <w:numPr>
          <w:ilvl w:val="0"/>
          <w:numId w:val="20"/>
        </w:numPr>
        <w:kinsoku/>
      </w:pPr>
      <w:r w:rsidRPr="00C8791B">
        <w:rPr>
          <w:rFonts w:hint="eastAsia"/>
        </w:rPr>
        <w:t>王家龙</w:t>
      </w:r>
      <w:r w:rsidRPr="00C8791B">
        <w:rPr>
          <w:rFonts w:hint="eastAsia"/>
        </w:rPr>
        <w:t xml:space="preserve">, </w:t>
      </w:r>
      <w:r w:rsidRPr="00C8791B">
        <w:rPr>
          <w:rFonts w:hint="eastAsia"/>
        </w:rPr>
        <w:t>刘艳红</w:t>
      </w:r>
      <w:r w:rsidRPr="00C8791B">
        <w:rPr>
          <w:rFonts w:hint="eastAsia"/>
        </w:rPr>
        <w:t xml:space="preserve">, </w:t>
      </w:r>
      <w:proofErr w:type="gramStart"/>
      <w:r w:rsidRPr="00C8791B">
        <w:rPr>
          <w:rFonts w:hint="eastAsia"/>
        </w:rPr>
        <w:t>沈立</w:t>
      </w:r>
      <w:proofErr w:type="gramEnd"/>
      <w:r w:rsidRPr="00C8791B">
        <w:rPr>
          <w:rFonts w:hint="eastAsia"/>
        </w:rPr>
        <w:t xml:space="preserve">. </w:t>
      </w:r>
      <w:proofErr w:type="gramStart"/>
      <w:r w:rsidRPr="00C8791B">
        <w:rPr>
          <w:rFonts w:hint="eastAsia"/>
        </w:rPr>
        <w:t>线程级猜测</w:t>
      </w:r>
      <w:proofErr w:type="gramEnd"/>
      <w:r w:rsidRPr="00C8791B">
        <w:rPr>
          <w:rFonts w:hint="eastAsia"/>
        </w:rPr>
        <w:t>并行系统代码自动生成工具的设计与实现</w:t>
      </w:r>
      <w:r w:rsidRPr="00C8791B">
        <w:rPr>
          <w:rFonts w:hint="eastAsia"/>
        </w:rPr>
        <w:t xml:space="preserve">[J]. </w:t>
      </w:r>
      <w:r w:rsidRPr="00C8791B">
        <w:rPr>
          <w:rFonts w:hint="eastAsia"/>
        </w:rPr>
        <w:t>计算机科学</w:t>
      </w:r>
      <w:r w:rsidRPr="00C8791B">
        <w:rPr>
          <w:rFonts w:hint="eastAsia"/>
        </w:rPr>
        <w:t>, 2017, 44(11): 114-119.</w:t>
      </w:r>
    </w:p>
    <w:p w14:paraId="1D01A9E2" w14:textId="3465CBB9" w:rsidR="00C8791B" w:rsidRDefault="00AB38A5" w:rsidP="00AB38A5">
      <w:pPr>
        <w:pStyle w:val="WSL-"/>
        <w:widowControl w:val="0"/>
        <w:numPr>
          <w:ilvl w:val="0"/>
          <w:numId w:val="20"/>
        </w:numPr>
        <w:kinsoku/>
      </w:pPr>
      <w:r w:rsidRPr="00AB38A5">
        <w:rPr>
          <w:rFonts w:hint="eastAsia"/>
        </w:rPr>
        <w:t>王时雨</w:t>
      </w:r>
      <w:r w:rsidRPr="00AB38A5">
        <w:rPr>
          <w:rFonts w:hint="eastAsia"/>
        </w:rPr>
        <w:t xml:space="preserve">, </w:t>
      </w:r>
      <w:r w:rsidRPr="00AB38A5">
        <w:rPr>
          <w:rFonts w:hint="eastAsia"/>
        </w:rPr>
        <w:t>张盛兵</w:t>
      </w:r>
      <w:r w:rsidRPr="00AB38A5">
        <w:rPr>
          <w:rFonts w:hint="eastAsia"/>
        </w:rPr>
        <w:t xml:space="preserve">, </w:t>
      </w:r>
      <w:proofErr w:type="gramStart"/>
      <w:r w:rsidRPr="00AB38A5">
        <w:rPr>
          <w:rFonts w:hint="eastAsia"/>
        </w:rPr>
        <w:t>安建峰</w:t>
      </w:r>
      <w:proofErr w:type="gramEnd"/>
      <w:r w:rsidRPr="00AB38A5">
        <w:rPr>
          <w:rFonts w:hint="eastAsia"/>
        </w:rPr>
        <w:t xml:space="preserve">, </w:t>
      </w:r>
      <w:r w:rsidRPr="00AB38A5">
        <w:rPr>
          <w:rFonts w:hint="eastAsia"/>
        </w:rPr>
        <w:t>等</w:t>
      </w:r>
      <w:r w:rsidRPr="00AB38A5">
        <w:rPr>
          <w:rFonts w:hint="eastAsia"/>
        </w:rPr>
        <w:t xml:space="preserve">. </w:t>
      </w:r>
      <w:r w:rsidRPr="00AB38A5">
        <w:rPr>
          <w:rFonts w:hint="eastAsia"/>
        </w:rPr>
        <w:t>基于</w:t>
      </w:r>
      <w:r w:rsidRPr="00AB38A5">
        <w:rPr>
          <w:rFonts w:hint="eastAsia"/>
        </w:rPr>
        <w:t xml:space="preserve"> LLVM </w:t>
      </w:r>
      <w:r w:rsidRPr="00AB38A5">
        <w:rPr>
          <w:rFonts w:hint="eastAsia"/>
        </w:rPr>
        <w:t>架构的图像处理程序的并行分类</w:t>
      </w:r>
      <w:r w:rsidRPr="00AB38A5">
        <w:rPr>
          <w:rFonts w:hint="eastAsia"/>
        </w:rPr>
        <w:t xml:space="preserve">[J]. </w:t>
      </w:r>
      <w:r w:rsidRPr="00AB38A5">
        <w:rPr>
          <w:rFonts w:hint="eastAsia"/>
        </w:rPr>
        <w:t>微电子学与计算机</w:t>
      </w:r>
      <w:r w:rsidRPr="00AB38A5">
        <w:rPr>
          <w:rFonts w:hint="eastAsia"/>
        </w:rPr>
        <w:t>, 2018, 35(1): 66-71.</w:t>
      </w:r>
    </w:p>
    <w:p w14:paraId="40453B91" w14:textId="1FF2BBCC" w:rsidR="00AB38A5" w:rsidRDefault="00AB38A5" w:rsidP="00AB38A5">
      <w:pPr>
        <w:pStyle w:val="WSL-"/>
        <w:widowControl w:val="0"/>
        <w:numPr>
          <w:ilvl w:val="0"/>
          <w:numId w:val="20"/>
        </w:numPr>
        <w:kinsoku/>
      </w:pPr>
      <w:r w:rsidRPr="00AB38A5">
        <w:rPr>
          <w:rFonts w:hint="eastAsia"/>
        </w:rPr>
        <w:t>谭丁武</w:t>
      </w:r>
      <w:r w:rsidRPr="00AB38A5">
        <w:rPr>
          <w:rFonts w:hint="eastAsia"/>
        </w:rPr>
        <w:t>,</w:t>
      </w:r>
      <w:r w:rsidRPr="00AB38A5">
        <w:rPr>
          <w:rFonts w:hint="eastAsia"/>
        </w:rPr>
        <w:t>张坤芳</w:t>
      </w:r>
      <w:r w:rsidRPr="00AB38A5">
        <w:rPr>
          <w:rFonts w:hint="eastAsia"/>
        </w:rPr>
        <w:t>,</w:t>
      </w:r>
      <w:r w:rsidRPr="00AB38A5">
        <w:rPr>
          <w:rFonts w:hint="eastAsia"/>
        </w:rPr>
        <w:t>刘燕</w:t>
      </w:r>
      <w:r w:rsidRPr="00AB38A5">
        <w:rPr>
          <w:rFonts w:hint="eastAsia"/>
        </w:rPr>
        <w:t>,</w:t>
      </w:r>
      <w:r w:rsidRPr="00AB38A5">
        <w:rPr>
          <w:rFonts w:hint="eastAsia"/>
        </w:rPr>
        <w:t>郑一基</w:t>
      </w:r>
      <w:r w:rsidRPr="00AB38A5">
        <w:rPr>
          <w:rFonts w:hint="eastAsia"/>
        </w:rPr>
        <w:t>,</w:t>
      </w:r>
      <w:r w:rsidRPr="00AB38A5">
        <w:rPr>
          <w:rFonts w:hint="eastAsia"/>
        </w:rPr>
        <w:t>鲁</w:t>
      </w:r>
      <w:proofErr w:type="gramStart"/>
      <w:r w:rsidRPr="00AB38A5">
        <w:rPr>
          <w:rFonts w:hint="eastAsia"/>
        </w:rPr>
        <w:t>鸣鸣</w:t>
      </w:r>
      <w:proofErr w:type="gramEnd"/>
      <w:r w:rsidRPr="00AB38A5">
        <w:rPr>
          <w:rFonts w:hint="eastAsia"/>
        </w:rPr>
        <w:t>.</w:t>
      </w:r>
      <w:r w:rsidRPr="00AB38A5">
        <w:rPr>
          <w:rFonts w:hint="eastAsia"/>
        </w:rPr>
        <w:t>基于</w:t>
      </w:r>
      <w:proofErr w:type="gramStart"/>
      <w:r w:rsidRPr="00AB38A5">
        <w:rPr>
          <w:rFonts w:hint="eastAsia"/>
        </w:rPr>
        <w:t>门控图注意力</w:t>
      </w:r>
      <w:proofErr w:type="gramEnd"/>
      <w:r w:rsidRPr="00AB38A5">
        <w:rPr>
          <w:rFonts w:hint="eastAsia"/>
        </w:rPr>
        <w:t>神经网络的程序分类</w:t>
      </w:r>
      <w:r w:rsidRPr="00AB38A5">
        <w:rPr>
          <w:rFonts w:hint="eastAsia"/>
        </w:rPr>
        <w:t>[J].</w:t>
      </w:r>
      <w:r w:rsidRPr="00AB38A5">
        <w:rPr>
          <w:rFonts w:hint="eastAsia"/>
        </w:rPr>
        <w:t>计算机工程与应用</w:t>
      </w:r>
      <w:r w:rsidRPr="00AB38A5">
        <w:rPr>
          <w:rFonts w:hint="eastAsia"/>
        </w:rPr>
        <w:t>,2020,56(07):176-183.</w:t>
      </w:r>
    </w:p>
    <w:p w14:paraId="3E1B522F" w14:textId="6E9EE5FC" w:rsidR="00AB38A5" w:rsidRDefault="00AB38A5" w:rsidP="00AB38A5">
      <w:pPr>
        <w:pStyle w:val="WSL-"/>
        <w:widowControl w:val="0"/>
        <w:numPr>
          <w:ilvl w:val="0"/>
          <w:numId w:val="20"/>
        </w:numPr>
        <w:kinsoku/>
      </w:pPr>
      <w:proofErr w:type="spellStart"/>
      <w:r w:rsidRPr="00AB38A5">
        <w:t>Bondhugula</w:t>
      </w:r>
      <w:proofErr w:type="spellEnd"/>
      <w:r w:rsidRPr="00AB38A5">
        <w:t xml:space="preserve"> U, Hartono A, </w:t>
      </w:r>
      <w:proofErr w:type="spellStart"/>
      <w:r w:rsidRPr="00AB38A5">
        <w:t>Ramanujam</w:t>
      </w:r>
      <w:proofErr w:type="spellEnd"/>
      <w:r w:rsidRPr="00AB38A5">
        <w:t xml:space="preserve"> J, et al. A practical automatic polyhedral </w:t>
      </w:r>
      <w:proofErr w:type="spellStart"/>
      <w:r w:rsidRPr="00AB38A5">
        <w:t>parallelizer</w:t>
      </w:r>
      <w:proofErr w:type="spellEnd"/>
      <w:r w:rsidRPr="00AB38A5">
        <w:t xml:space="preserve"> and locality optimizer[C]//Proceedings of the 29th ACM SIGPLAN Conference on Programming Language Design and Implementati</w:t>
      </w:r>
      <w:r w:rsidRPr="00AB38A5">
        <w:lastRenderedPageBreak/>
        <w:t>on. 2008: 101-113.</w:t>
      </w:r>
    </w:p>
    <w:p w14:paraId="60E9E7C9" w14:textId="64B57517" w:rsidR="00AB38A5" w:rsidRDefault="00AB38A5" w:rsidP="00AB38A5">
      <w:pPr>
        <w:pStyle w:val="WSL-"/>
        <w:widowControl w:val="0"/>
        <w:numPr>
          <w:ilvl w:val="0"/>
          <w:numId w:val="20"/>
        </w:numPr>
        <w:kinsoku/>
      </w:pPr>
      <w:r w:rsidRPr="00AB38A5">
        <w:t xml:space="preserve">Grosser T, </w:t>
      </w:r>
      <w:proofErr w:type="spellStart"/>
      <w:r w:rsidRPr="00AB38A5">
        <w:t>Groesslinger</w:t>
      </w:r>
      <w:proofErr w:type="spellEnd"/>
      <w:r w:rsidRPr="00AB38A5">
        <w:t xml:space="preserve"> A, </w:t>
      </w:r>
      <w:proofErr w:type="spellStart"/>
      <w:r w:rsidRPr="00AB38A5">
        <w:t>Lengauer</w:t>
      </w:r>
      <w:proofErr w:type="spellEnd"/>
      <w:r w:rsidRPr="00AB38A5">
        <w:t xml:space="preserve"> C. Polly—performing polyhedral optimizations on a low-level intermediate representation[J]. Parallel Processing Letters, 2012, 22(04): 1250010.</w:t>
      </w:r>
    </w:p>
    <w:p w14:paraId="2059E28D" w14:textId="7B83B6AE" w:rsidR="00AB38A5" w:rsidRDefault="00AB38A5" w:rsidP="00AB38A5">
      <w:pPr>
        <w:pStyle w:val="WSL-"/>
        <w:widowControl w:val="0"/>
        <w:numPr>
          <w:ilvl w:val="0"/>
          <w:numId w:val="20"/>
        </w:numPr>
        <w:kinsoku/>
      </w:pPr>
      <w:r w:rsidRPr="00AB38A5">
        <w:t xml:space="preserve">Bielecki W, </w:t>
      </w:r>
      <w:proofErr w:type="spellStart"/>
      <w:r w:rsidRPr="00AB38A5">
        <w:t>Pałkowski</w:t>
      </w:r>
      <w:proofErr w:type="spellEnd"/>
      <w:r w:rsidRPr="00AB38A5">
        <w:t xml:space="preserve"> M. Tiling arbitrarily nested loops by means of the transitive[J]. International Journal of Applied Mathematics and Computer Science, 2016, 26(4): 919-939.</w:t>
      </w:r>
    </w:p>
    <w:p w14:paraId="070420A2" w14:textId="137229CA" w:rsidR="00AB38A5" w:rsidRDefault="00AB38A5" w:rsidP="00AB38A5">
      <w:pPr>
        <w:pStyle w:val="WSL-"/>
        <w:widowControl w:val="0"/>
        <w:numPr>
          <w:ilvl w:val="0"/>
          <w:numId w:val="20"/>
        </w:numPr>
        <w:kinsoku/>
      </w:pPr>
      <w:proofErr w:type="spellStart"/>
      <w:r w:rsidRPr="00AB38A5">
        <w:t>Verdoolaege</w:t>
      </w:r>
      <w:proofErr w:type="spellEnd"/>
      <w:r w:rsidRPr="00AB38A5">
        <w:t xml:space="preserve"> S, Carlos </w:t>
      </w:r>
      <w:proofErr w:type="spellStart"/>
      <w:r w:rsidRPr="00AB38A5">
        <w:t>Juega</w:t>
      </w:r>
      <w:proofErr w:type="spellEnd"/>
      <w:r w:rsidRPr="00AB38A5">
        <w:t xml:space="preserve"> J, Cohen A, et al. Polyhedral parallel code generation for CUDA[J]. ACM Transactions on Architecture and Code Optimization (TACO), 2013, 9(4): 1-23.</w:t>
      </w:r>
    </w:p>
    <w:p w14:paraId="1DB9D877" w14:textId="199C409D" w:rsidR="00AB38A5" w:rsidRDefault="00AB38A5" w:rsidP="00AB38A5">
      <w:pPr>
        <w:pStyle w:val="WSL-"/>
        <w:widowControl w:val="0"/>
        <w:numPr>
          <w:ilvl w:val="0"/>
          <w:numId w:val="20"/>
        </w:numPr>
        <w:kinsoku/>
      </w:pPr>
      <w:r w:rsidRPr="00AB38A5">
        <w:t xml:space="preserve">Baghdadi R, Ray J, </w:t>
      </w:r>
      <w:proofErr w:type="spellStart"/>
      <w:r w:rsidRPr="00AB38A5">
        <w:t>Romdhane</w:t>
      </w:r>
      <w:proofErr w:type="spellEnd"/>
      <w:r w:rsidRPr="00AB38A5">
        <w:t xml:space="preserve"> M B, et al. Tiramisu: A polyhedral compiler for expressing fast and portable code[C]//2019 IEEE/ACM International Symposium on Code Generation and Optimization (CGO). IEEE, 2019: 193-205.</w:t>
      </w:r>
    </w:p>
    <w:p w14:paraId="1A67824E" w14:textId="5C518705" w:rsidR="00AB38A5" w:rsidRDefault="00AB38A5" w:rsidP="00AB38A5">
      <w:pPr>
        <w:pStyle w:val="WSL-"/>
        <w:widowControl w:val="0"/>
        <w:numPr>
          <w:ilvl w:val="0"/>
          <w:numId w:val="20"/>
        </w:numPr>
        <w:kinsoku/>
      </w:pPr>
      <w:proofErr w:type="spellStart"/>
      <w:r w:rsidRPr="00AB38A5">
        <w:t>Palkowski</w:t>
      </w:r>
      <w:proofErr w:type="spellEnd"/>
      <w:r w:rsidRPr="00AB38A5">
        <w:t xml:space="preserve"> M, Bielecki W. Tuning iteration space slicing based tiled multi-core code implementing </w:t>
      </w:r>
      <w:proofErr w:type="spellStart"/>
      <w:r w:rsidRPr="00AB38A5">
        <w:t>Nussinov’s</w:t>
      </w:r>
      <w:proofErr w:type="spellEnd"/>
      <w:r w:rsidRPr="00AB38A5">
        <w:t xml:space="preserve"> RNA folding[J]. BMC bioinformatics, 2018, 19(1): 12.</w:t>
      </w:r>
    </w:p>
    <w:p w14:paraId="3EB5C28D" w14:textId="658F0015" w:rsidR="00AB38A5" w:rsidRDefault="00AB38A5" w:rsidP="00AB38A5">
      <w:pPr>
        <w:pStyle w:val="WSL-"/>
        <w:widowControl w:val="0"/>
        <w:numPr>
          <w:ilvl w:val="0"/>
          <w:numId w:val="20"/>
        </w:numPr>
        <w:kinsoku/>
      </w:pPr>
      <w:proofErr w:type="spellStart"/>
      <w:r w:rsidRPr="00AB38A5">
        <w:t>Palkowski</w:t>
      </w:r>
      <w:proofErr w:type="spellEnd"/>
      <w:r w:rsidRPr="00AB38A5">
        <w:t xml:space="preserve"> M, Bielecki W. Parallel Tiled Codes Implementing the Smith–Waterman Alignment Algorithm for Two and Three Sequences[J]. Journal of Computational Biology, 2018, 25(10): 1106-1119.</w:t>
      </w:r>
    </w:p>
    <w:p w14:paraId="3A030C35" w14:textId="035F2C66" w:rsidR="00AB38A5" w:rsidRDefault="00AB38A5" w:rsidP="00AB38A5">
      <w:pPr>
        <w:pStyle w:val="WSL-"/>
        <w:widowControl w:val="0"/>
        <w:numPr>
          <w:ilvl w:val="0"/>
          <w:numId w:val="20"/>
        </w:numPr>
        <w:kinsoku/>
      </w:pPr>
      <w:r w:rsidRPr="00AB38A5">
        <w:t xml:space="preserve">Bielecki W, </w:t>
      </w:r>
      <w:proofErr w:type="spellStart"/>
      <w:r w:rsidRPr="00AB38A5">
        <w:t>Palkowski</w:t>
      </w:r>
      <w:proofErr w:type="spellEnd"/>
      <w:r w:rsidRPr="00AB38A5">
        <w:t xml:space="preserve"> M, </w:t>
      </w:r>
      <w:proofErr w:type="spellStart"/>
      <w:r w:rsidRPr="00AB38A5">
        <w:t>Skotnicki</w:t>
      </w:r>
      <w:proofErr w:type="spellEnd"/>
      <w:r w:rsidRPr="00AB38A5">
        <w:t xml:space="preserve"> P. Generation of parallel synchronization-free tiled code[J]. Computing, 2018, 100(3): 277-302.</w:t>
      </w:r>
    </w:p>
    <w:p w14:paraId="75370531" w14:textId="3EC429CB" w:rsidR="00AB38A5" w:rsidRDefault="00AB38A5" w:rsidP="00AB38A5">
      <w:pPr>
        <w:pStyle w:val="WSL-"/>
        <w:widowControl w:val="0"/>
        <w:numPr>
          <w:ilvl w:val="0"/>
          <w:numId w:val="20"/>
        </w:numPr>
        <w:kinsoku/>
      </w:pPr>
      <w:r w:rsidRPr="00AB38A5">
        <w:t>Sukumaran-</w:t>
      </w:r>
      <w:proofErr w:type="spellStart"/>
      <w:r w:rsidRPr="00AB38A5">
        <w:t>Rajam</w:t>
      </w:r>
      <w:proofErr w:type="spellEnd"/>
      <w:r w:rsidRPr="00AB38A5">
        <w:t xml:space="preserve"> A, </w:t>
      </w:r>
      <w:proofErr w:type="spellStart"/>
      <w:r w:rsidRPr="00AB38A5">
        <w:t>Clauss</w:t>
      </w:r>
      <w:proofErr w:type="spellEnd"/>
      <w:r w:rsidRPr="00AB38A5">
        <w:t xml:space="preserve"> P. The polyhedral model of nonlinear loops[J].</w:t>
      </w:r>
      <w:r w:rsidR="00A65470">
        <w:t xml:space="preserve"> </w:t>
      </w:r>
      <w:r w:rsidRPr="00AB38A5">
        <w:t>ACM Transactions on Architecture and Code Optimization (TACO), 2015,12(4): 1-27.</w:t>
      </w:r>
    </w:p>
    <w:p w14:paraId="03026662" w14:textId="620C0D59" w:rsidR="00AB38A5" w:rsidRDefault="00AB38A5" w:rsidP="004825CD">
      <w:pPr>
        <w:pStyle w:val="WSL-"/>
        <w:numPr>
          <w:ilvl w:val="0"/>
          <w:numId w:val="20"/>
        </w:numPr>
      </w:pPr>
      <w:r w:rsidRPr="00AB38A5">
        <w:t xml:space="preserve">Acharya A, </w:t>
      </w:r>
      <w:proofErr w:type="spellStart"/>
      <w:r w:rsidRPr="00AB38A5">
        <w:t>Bondhugula</w:t>
      </w:r>
      <w:proofErr w:type="spellEnd"/>
      <w:r w:rsidRPr="00AB38A5">
        <w:t xml:space="preserve"> U. PLUTO+: Near-complete modeling of affine transformations for parallelism and locality[J]. ACM SIGPLAN Notices, 2015, 50(8): 54-64.</w:t>
      </w:r>
    </w:p>
    <w:p w14:paraId="036902F3" w14:textId="23318614" w:rsidR="00AB38A5" w:rsidRDefault="00AB38A5" w:rsidP="004825CD">
      <w:pPr>
        <w:pStyle w:val="WSL-"/>
        <w:numPr>
          <w:ilvl w:val="0"/>
          <w:numId w:val="20"/>
        </w:numPr>
      </w:pPr>
      <w:proofErr w:type="spellStart"/>
      <w:r w:rsidRPr="00AB38A5">
        <w:t>Palkowski</w:t>
      </w:r>
      <w:proofErr w:type="spellEnd"/>
      <w:r w:rsidRPr="00AB38A5">
        <w:t xml:space="preserve"> M, Bielecki W. Tiling </w:t>
      </w:r>
      <w:proofErr w:type="spellStart"/>
      <w:r w:rsidRPr="00AB38A5">
        <w:t>Nussinov’s</w:t>
      </w:r>
      <w:proofErr w:type="spellEnd"/>
      <w:r w:rsidRPr="00AB38A5">
        <w:t xml:space="preserve"> RNA folding loop nest with a</w:t>
      </w:r>
      <w:r>
        <w:t xml:space="preserve"> </w:t>
      </w:r>
      <w:r w:rsidRPr="00AB38A5">
        <w:t>space-time approach[J]. BMC bioinformatics, 2019, 20(1): 208.</w:t>
      </w:r>
    </w:p>
    <w:p w14:paraId="70DACE7D" w14:textId="0176CEEB" w:rsidR="00443FFB" w:rsidRDefault="00443FFB" w:rsidP="00443FFB">
      <w:pPr>
        <w:pStyle w:val="WSL-0"/>
      </w:pPr>
      <w:r>
        <w:t>Diaz J, Munoz-Caro C, Nino A. A survey of parallel programming models and tools in the multi and many-core era[J]. IEEE Transactions on parallel and distributed systems, 2012, 23(8): 1369-1386.</w:t>
      </w:r>
    </w:p>
    <w:p w14:paraId="45ECC172" w14:textId="35683533" w:rsidR="00443FFB" w:rsidRDefault="00443FFB" w:rsidP="00443FFB">
      <w:pPr>
        <w:pStyle w:val="WSL-0"/>
      </w:pPr>
      <w:r>
        <w:t xml:space="preserve">Fried D, Li Z, </w:t>
      </w:r>
      <w:proofErr w:type="spellStart"/>
      <w:r>
        <w:t>Jannesari</w:t>
      </w:r>
      <w:proofErr w:type="spellEnd"/>
      <w:r>
        <w:t xml:space="preserve"> A, et al. Predicting parallelization of sequential programs using supervised learning[C]//2013 12th International Conference on Machine Learning and Applications. IEEE, 2013, 2: 72-77.</w:t>
      </w:r>
    </w:p>
    <w:p w14:paraId="79CDA9C9" w14:textId="010EA4D4" w:rsidR="00443FFB" w:rsidRDefault="00443FFB" w:rsidP="00443FFB">
      <w:pPr>
        <w:pStyle w:val="WSL-0"/>
      </w:pPr>
      <w:r>
        <w:lastRenderedPageBreak/>
        <w:t xml:space="preserve">Li Z. Discovery of potential parallelism in sequential programs[D]. </w:t>
      </w:r>
      <w:proofErr w:type="spellStart"/>
      <w:r>
        <w:t>Technische</w:t>
      </w:r>
      <w:proofErr w:type="spellEnd"/>
      <w:r>
        <w:t xml:space="preserve"> Universität Darmstadt, 2016.</w:t>
      </w:r>
    </w:p>
    <w:p w14:paraId="618EBB7B" w14:textId="1E961D85" w:rsidR="00443FFB" w:rsidRDefault="00443FFB" w:rsidP="00443FFB">
      <w:pPr>
        <w:pStyle w:val="WSL-0"/>
      </w:pPr>
      <w:r w:rsidRPr="004825CD">
        <w:t xml:space="preserve">del Rio </w:t>
      </w:r>
      <w:proofErr w:type="spellStart"/>
      <w:r w:rsidRPr="004825CD">
        <w:t>Astorga</w:t>
      </w:r>
      <w:proofErr w:type="spellEnd"/>
      <w:r w:rsidRPr="004825CD">
        <w:t xml:space="preserve"> D, </w:t>
      </w:r>
      <w:proofErr w:type="spellStart"/>
      <w:r w:rsidRPr="004825CD">
        <w:t>Dolz</w:t>
      </w:r>
      <w:proofErr w:type="spellEnd"/>
      <w:r w:rsidRPr="004825CD">
        <w:t xml:space="preserve"> M F, Sanchez L M, et al. Discovering pipeline parallel patterns in sequential legacy C++ codes[C]//Proceedings of the 7th International Workshop on Programming Models and Applications for Multicores and </w:t>
      </w:r>
      <w:proofErr w:type="spellStart"/>
      <w:r w:rsidRPr="004825CD">
        <w:t>Manycores</w:t>
      </w:r>
      <w:proofErr w:type="spellEnd"/>
      <w:r w:rsidRPr="004825CD">
        <w:t>. 2016: 11-19.</w:t>
      </w:r>
    </w:p>
    <w:p w14:paraId="7FF73E7F" w14:textId="19AB4AB3" w:rsidR="00443FFB" w:rsidRDefault="00443FFB" w:rsidP="00443FFB">
      <w:pPr>
        <w:pStyle w:val="WSL-0"/>
      </w:pPr>
      <w:r>
        <w:t xml:space="preserve">del Rio </w:t>
      </w:r>
      <w:proofErr w:type="spellStart"/>
      <w:r>
        <w:t>Astorga</w:t>
      </w:r>
      <w:proofErr w:type="spellEnd"/>
      <w:r>
        <w:t xml:space="preserve"> D, </w:t>
      </w:r>
      <w:proofErr w:type="spellStart"/>
      <w:r>
        <w:t>Dolz</w:t>
      </w:r>
      <w:proofErr w:type="spellEnd"/>
      <w:r>
        <w:t xml:space="preserve"> M F, Sánchez L M, et al. Finding parallel patterns through static analysis in C++ applications[J]. The International Journal of High Performance Computing Applications, 2018, 32(6): 779-788.</w:t>
      </w:r>
    </w:p>
    <w:p w14:paraId="5B5D7C6F" w14:textId="13A33C89" w:rsidR="00D03936" w:rsidRDefault="00D03936" w:rsidP="00D03936">
      <w:pPr>
        <w:pStyle w:val="WSL-0"/>
      </w:pPr>
      <w:r>
        <w:t>Zhao H, Zheng F, Wu J, et al. Automatic Parallelization for Binary on Multi-core Platforms[C]//Proceedings of the 2nd International Conference on Computer Science and Application Engineering. 2018: 1-6.</w:t>
      </w:r>
    </w:p>
    <w:p w14:paraId="5A4ABF75" w14:textId="658D5A90" w:rsidR="00443FFB" w:rsidRDefault="00443FFB" w:rsidP="00443FFB">
      <w:pPr>
        <w:pStyle w:val="WSL-0"/>
      </w:pPr>
      <w:proofErr w:type="spellStart"/>
      <w:r>
        <w:t>Mou</w:t>
      </w:r>
      <w:proofErr w:type="spellEnd"/>
      <w:r>
        <w:t xml:space="preserve"> L, Li G, Zhang L, et al. Convolutional neural networks over tree structures for programming language processing[C]//Thirtieth AAAI Conference on Artificial Intelligence. 2016.</w:t>
      </w:r>
    </w:p>
    <w:p w14:paraId="7AD82CF6" w14:textId="2AA9E099" w:rsidR="00443FFB" w:rsidRDefault="00D03936" w:rsidP="00D03936">
      <w:pPr>
        <w:pStyle w:val="WSL-0"/>
      </w:pPr>
      <w:proofErr w:type="spellStart"/>
      <w:r>
        <w:t>Hellendoorn</w:t>
      </w:r>
      <w:proofErr w:type="spellEnd"/>
      <w:r>
        <w:t xml:space="preserve"> V J, </w:t>
      </w:r>
      <w:proofErr w:type="spellStart"/>
      <w:r>
        <w:t>Devanbu</w:t>
      </w:r>
      <w:proofErr w:type="spellEnd"/>
      <w:r>
        <w:t xml:space="preserve"> P. Are deep neural networks the best choice for modeling source </w:t>
      </w:r>
      <w:proofErr w:type="gramStart"/>
      <w:r>
        <w:t>code?[</w:t>
      </w:r>
      <w:proofErr w:type="gramEnd"/>
      <w:r>
        <w:t>C]//Proceedings of the 2017 11th Joint Meeting on Foundations of Software Engineering. 2017: 763-773.</w:t>
      </w:r>
    </w:p>
    <w:p w14:paraId="521A221A" w14:textId="5BA4EA4F" w:rsidR="00D03936" w:rsidRDefault="00D03936" w:rsidP="00D03936">
      <w:pPr>
        <w:pStyle w:val="WSL-0"/>
      </w:pPr>
      <w:r>
        <w:t xml:space="preserve">Choi M, </w:t>
      </w:r>
      <w:proofErr w:type="spellStart"/>
      <w:r>
        <w:t>Jeong</w:t>
      </w:r>
      <w:proofErr w:type="spellEnd"/>
      <w:r>
        <w:t xml:space="preserve"> S, Oh H, et al. End-to-end prediction of buffer overruns from raw source code via neural memory networks[J]. </w:t>
      </w:r>
      <w:proofErr w:type="spellStart"/>
      <w:r>
        <w:t>arXiv</w:t>
      </w:r>
      <w:proofErr w:type="spellEnd"/>
      <w:r>
        <w:t xml:space="preserve"> preprint arXiv:1703.02458, 2017.</w:t>
      </w:r>
    </w:p>
    <w:p w14:paraId="60BDCF89" w14:textId="6A5D537D" w:rsidR="00D03936" w:rsidRDefault="00D03936" w:rsidP="00D03936">
      <w:pPr>
        <w:pStyle w:val="WSL-0"/>
      </w:pPr>
      <w:proofErr w:type="spellStart"/>
      <w:r>
        <w:t>Sestili</w:t>
      </w:r>
      <w:proofErr w:type="spellEnd"/>
      <w:r>
        <w:t xml:space="preserve"> C D, Snavely W S, </w:t>
      </w:r>
      <w:proofErr w:type="spellStart"/>
      <w:r>
        <w:t>VanHoudnos</w:t>
      </w:r>
      <w:proofErr w:type="spellEnd"/>
      <w:r>
        <w:t xml:space="preserve"> N M. Towards security defect prediction with AI[J]. </w:t>
      </w:r>
      <w:proofErr w:type="spellStart"/>
      <w:r>
        <w:t>arXiv</w:t>
      </w:r>
      <w:proofErr w:type="spellEnd"/>
      <w:r>
        <w:t xml:space="preserve"> preprint arXiv:1808.09897, 2018.</w:t>
      </w:r>
    </w:p>
    <w:p w14:paraId="1958C039" w14:textId="47468E12" w:rsidR="00D03936" w:rsidRDefault="00D03936" w:rsidP="00D03936">
      <w:pPr>
        <w:pStyle w:val="WSL-0"/>
      </w:pPr>
      <w:r>
        <w:t xml:space="preserve">Alon U, </w:t>
      </w:r>
      <w:proofErr w:type="spellStart"/>
      <w:r>
        <w:t>Zilberstein</w:t>
      </w:r>
      <w:proofErr w:type="spellEnd"/>
      <w:r>
        <w:t xml:space="preserve"> M, Levy O, et al. A general path-based representation for predicting program properties[J]. ACM SIGPLAN Notices, 2018, 53(4): 404-419.</w:t>
      </w:r>
    </w:p>
    <w:p w14:paraId="78C52A51" w14:textId="4961952E" w:rsidR="00D03936" w:rsidRDefault="00D03936" w:rsidP="00D03936">
      <w:pPr>
        <w:pStyle w:val="WSL-0"/>
      </w:pPr>
      <w:r>
        <w:t xml:space="preserve">Alon U, </w:t>
      </w:r>
      <w:proofErr w:type="spellStart"/>
      <w:r>
        <w:t>Zilberstein</w:t>
      </w:r>
      <w:proofErr w:type="spellEnd"/>
      <w:r>
        <w:t xml:space="preserve"> M, Levy O, et al. code2vec: Learning distributed representations of code[J]. Proceedings of the ACM on Programming Languages, 2019, 3(POPL): 1-29.</w:t>
      </w:r>
    </w:p>
    <w:p w14:paraId="3FA4DA28" w14:textId="04FE78F8" w:rsidR="00D03936" w:rsidRDefault="00D03936" w:rsidP="00D03936">
      <w:pPr>
        <w:pStyle w:val="WSL-0"/>
      </w:pPr>
      <w:proofErr w:type="spellStart"/>
      <w:r>
        <w:t>Allamanis</w:t>
      </w:r>
      <w:proofErr w:type="spellEnd"/>
      <w:r>
        <w:t xml:space="preserve"> M, </w:t>
      </w:r>
      <w:proofErr w:type="spellStart"/>
      <w:r>
        <w:t>Brockschmidt</w:t>
      </w:r>
      <w:proofErr w:type="spellEnd"/>
      <w:r>
        <w:t xml:space="preserve"> M, </w:t>
      </w:r>
      <w:proofErr w:type="spellStart"/>
      <w:r>
        <w:t>Khademi</w:t>
      </w:r>
      <w:proofErr w:type="spellEnd"/>
      <w:r>
        <w:t xml:space="preserve"> M. Learning to represent programs with graphs[J]. </w:t>
      </w:r>
      <w:proofErr w:type="spellStart"/>
      <w:r>
        <w:t>arXiv</w:t>
      </w:r>
      <w:proofErr w:type="spellEnd"/>
      <w:r>
        <w:t xml:space="preserve"> preprint arXiv:1711.00740, 2017.</w:t>
      </w:r>
    </w:p>
    <w:p w14:paraId="317370B3" w14:textId="0A4D93C6" w:rsidR="00D03936" w:rsidRDefault="00D03936" w:rsidP="00D03936">
      <w:pPr>
        <w:pStyle w:val="WSL-0"/>
      </w:pPr>
      <w:r>
        <w:t xml:space="preserve">Ben-Nun T, </w:t>
      </w:r>
      <w:proofErr w:type="spellStart"/>
      <w:r>
        <w:t>Jakobovits</w:t>
      </w:r>
      <w:proofErr w:type="spellEnd"/>
      <w:r>
        <w:t xml:space="preserve"> A S, </w:t>
      </w:r>
      <w:proofErr w:type="spellStart"/>
      <w:r>
        <w:t>Hoefler</w:t>
      </w:r>
      <w:proofErr w:type="spellEnd"/>
      <w:r>
        <w:t xml:space="preserve"> T. Neural code comprehension: A learnable representation of code semantics[C]//Advances in Neural Information Processing Systems. 2018: 3585-3597.</w:t>
      </w:r>
    </w:p>
    <w:p w14:paraId="5D2AB9F7" w14:textId="5037C75E" w:rsidR="00D03936" w:rsidRDefault="00D03936" w:rsidP="00D03936">
      <w:pPr>
        <w:pStyle w:val="WSL-0"/>
      </w:pPr>
      <w:r>
        <w:t xml:space="preserve">Chen Z, </w:t>
      </w:r>
      <w:proofErr w:type="spellStart"/>
      <w:r>
        <w:t>Monperrus</w:t>
      </w:r>
      <w:proofErr w:type="spellEnd"/>
      <w:r>
        <w:t xml:space="preserve"> M. A literature study of embeddings on source code[J]. </w:t>
      </w:r>
      <w:proofErr w:type="spellStart"/>
      <w:r>
        <w:t>arXiv</w:t>
      </w:r>
      <w:proofErr w:type="spellEnd"/>
      <w:r>
        <w:t xml:space="preserve"> preprint arXiv:1904.03061, 2019.</w:t>
      </w:r>
    </w:p>
    <w:p w14:paraId="06E85212" w14:textId="6D7EE705" w:rsidR="00D03936" w:rsidRDefault="00BD46F5" w:rsidP="00BD46F5">
      <w:pPr>
        <w:pStyle w:val="WSL-0"/>
      </w:pPr>
      <w:r>
        <w:lastRenderedPageBreak/>
        <w:t>王克朝</w:t>
      </w:r>
      <w:r>
        <w:t xml:space="preserve">, </w:t>
      </w:r>
      <w:r>
        <w:t>成</w:t>
      </w:r>
      <w:proofErr w:type="gramStart"/>
      <w:r>
        <w:t>坚</w:t>
      </w:r>
      <w:proofErr w:type="gramEnd"/>
      <w:r>
        <w:t xml:space="preserve">, </w:t>
      </w:r>
      <w:r>
        <w:t>王甜甜</w:t>
      </w:r>
      <w:r>
        <w:t xml:space="preserve">, </w:t>
      </w:r>
      <w:r>
        <w:t>等</w:t>
      </w:r>
      <w:r>
        <w:t xml:space="preserve">. </w:t>
      </w:r>
      <w:r>
        <w:t>面向程序分析的插桩技术研究</w:t>
      </w:r>
      <w:r>
        <w:t xml:space="preserve">[J]. </w:t>
      </w:r>
      <w:r>
        <w:t>计算机应用研究</w:t>
      </w:r>
      <w:r>
        <w:t>, 2015, 32(2): 479-484.</w:t>
      </w:r>
    </w:p>
    <w:p w14:paraId="3871A134" w14:textId="0D6913EF" w:rsidR="00BD46F5" w:rsidRDefault="00BD46F5" w:rsidP="00BD46F5">
      <w:pPr>
        <w:pStyle w:val="WSL-0"/>
      </w:pPr>
      <w:r>
        <w:t xml:space="preserve">Harrold M J, Larsen L, Lloyd J, et al. Aristotle: A system for development of program </w:t>
      </w:r>
      <w:proofErr w:type="gramStart"/>
      <w:r>
        <w:t>analysis based</w:t>
      </w:r>
      <w:proofErr w:type="gramEnd"/>
      <w:r>
        <w:t xml:space="preserve"> tools[C]//Proceedings of the 33rd annual on Southeast regional conference. 1995: 110-119.</w:t>
      </w:r>
    </w:p>
    <w:p w14:paraId="132E8168" w14:textId="03BF0D5B" w:rsidR="00BD46F5" w:rsidRDefault="00BD46F5" w:rsidP="00BD46F5">
      <w:pPr>
        <w:pStyle w:val="WSL-0"/>
      </w:pPr>
      <w:r>
        <w:t xml:space="preserve">Kirchner F, </w:t>
      </w:r>
      <w:proofErr w:type="spellStart"/>
      <w:r>
        <w:t>Kosmatov</w:t>
      </w:r>
      <w:proofErr w:type="spellEnd"/>
      <w:r>
        <w:t xml:space="preserve"> N, </w:t>
      </w:r>
      <w:proofErr w:type="spellStart"/>
      <w:r>
        <w:t>Prevosto</w:t>
      </w:r>
      <w:proofErr w:type="spellEnd"/>
      <w:r>
        <w:t xml:space="preserve"> V, et al. Frama-C: A software analysis perspective[J]. Formal Aspects of Computing, 2015, 27(3): 573-609.</w:t>
      </w:r>
    </w:p>
    <w:p w14:paraId="53701D05" w14:textId="2BA19C94" w:rsidR="00BD46F5" w:rsidRDefault="00637A1A" w:rsidP="00637A1A">
      <w:pPr>
        <w:pStyle w:val="WSL-0"/>
      </w:pPr>
      <w:r>
        <w:t xml:space="preserve">Garcia S, Jeon D, Louie C M, et al. Kremlin: rethinking and rebooting </w:t>
      </w:r>
      <w:proofErr w:type="spellStart"/>
      <w:r>
        <w:t>gprof</w:t>
      </w:r>
      <w:proofErr w:type="spellEnd"/>
      <w:r>
        <w:t xml:space="preserve"> for the multicore age[J]. ACM SIGPLAN Notices, 2011, 46(6): 458-469.</w:t>
      </w:r>
    </w:p>
    <w:p w14:paraId="7200AEA8" w14:textId="155DA451" w:rsidR="004A21A3" w:rsidRDefault="004A21A3" w:rsidP="004A21A3">
      <w:pPr>
        <w:pStyle w:val="WSL-0"/>
      </w:pPr>
      <w:r>
        <w:t xml:space="preserve">Zhang X, </w:t>
      </w:r>
      <w:proofErr w:type="spellStart"/>
      <w:r>
        <w:t>Navabi</w:t>
      </w:r>
      <w:proofErr w:type="spellEnd"/>
      <w:r>
        <w:t xml:space="preserve"> A, Jagannathan S. Alchemist: A transparent dependence distance profiling infrastructure[C]//2009 International Symposium on Code Generation and Optimization. IEEE, 2009: 47-58.</w:t>
      </w:r>
    </w:p>
    <w:p w14:paraId="44757CA9" w14:textId="49F6CF0A" w:rsidR="004A21A3" w:rsidRDefault="004A21A3" w:rsidP="004A21A3">
      <w:pPr>
        <w:pStyle w:val="WSL-0"/>
      </w:pPr>
      <w:proofErr w:type="spellStart"/>
      <w:r>
        <w:t>Ketterlin</w:t>
      </w:r>
      <w:proofErr w:type="spellEnd"/>
      <w:r>
        <w:t xml:space="preserve"> A, </w:t>
      </w:r>
      <w:proofErr w:type="spellStart"/>
      <w:r>
        <w:t>Clauss</w:t>
      </w:r>
      <w:proofErr w:type="spellEnd"/>
      <w:r>
        <w:t xml:space="preserve"> P. Profiling data-dependence to assist parallelization: Framework, scope, and optimization[C]//2012 45th Annual IEEE/ACM International Symposium on Microarchitecture. IEEE, 2012: 437-448.</w:t>
      </w:r>
    </w:p>
    <w:p w14:paraId="1C7183EF" w14:textId="418720C4" w:rsidR="004A21A3" w:rsidRDefault="004A21A3" w:rsidP="004A21A3">
      <w:pPr>
        <w:pStyle w:val="WSL-0"/>
      </w:pPr>
      <w:proofErr w:type="spellStart"/>
      <w:r>
        <w:t>Subotic</w:t>
      </w:r>
      <w:proofErr w:type="spellEnd"/>
      <w:r>
        <w:t xml:space="preserve"> V, </w:t>
      </w:r>
      <w:proofErr w:type="spellStart"/>
      <w:r>
        <w:t>Ayguadé</w:t>
      </w:r>
      <w:proofErr w:type="spellEnd"/>
      <w:r>
        <w:t xml:space="preserve"> E, </w:t>
      </w:r>
      <w:proofErr w:type="spellStart"/>
      <w:r>
        <w:t>Labarta</w:t>
      </w:r>
      <w:proofErr w:type="spellEnd"/>
      <w:r>
        <w:t xml:space="preserve"> J, et al. Automatic exploration of potential parallelism in sequential applications[C]//International Supercomputing Conference. Springer, Cham, 2014: 156-171.</w:t>
      </w:r>
    </w:p>
    <w:p w14:paraId="7800D5AB" w14:textId="52E001DE" w:rsidR="004A21A3" w:rsidRDefault="004A21A3" w:rsidP="004A21A3">
      <w:pPr>
        <w:pStyle w:val="WSL-0"/>
      </w:pPr>
      <w:r>
        <w:t>Blair-Chappell S, Stokes A. Parallel programming with intel parallel studio XE[M]. John Wiley &amp; Sons, 2012.</w:t>
      </w:r>
    </w:p>
    <w:p w14:paraId="2FFD0099" w14:textId="13933DAE" w:rsidR="001E3C9E" w:rsidRDefault="002842C4" w:rsidP="004A21A3">
      <w:pPr>
        <w:pStyle w:val="WSL-0"/>
      </w:pPr>
      <w:proofErr w:type="spellStart"/>
      <w:r>
        <w:t>S</w:t>
      </w:r>
      <w:r w:rsidR="001E3C9E" w:rsidRPr="001E3C9E">
        <w:t>ilexica</w:t>
      </w:r>
      <w:proofErr w:type="spellEnd"/>
      <w:r w:rsidR="001E3C9E" w:rsidRPr="001E3C9E">
        <w:t xml:space="preserve"> GmbH</w:t>
      </w:r>
      <w:r w:rsidR="001E3C9E">
        <w:t>.</w:t>
      </w:r>
      <w:r w:rsidR="001E3C9E" w:rsidRPr="001E3C9E">
        <w:t xml:space="preserve"> </w:t>
      </w:r>
      <w:hyperlink r:id="rId76" w:history="1">
        <w:r w:rsidR="001E3C9E" w:rsidRPr="001E3C9E">
          <w:t>https://www.silexica.com</w:t>
        </w:r>
      </w:hyperlink>
      <w:r w:rsidR="001E3C9E" w:rsidRPr="001E3C9E">
        <w:t xml:space="preserve">. </w:t>
      </w:r>
      <w:r w:rsidR="001E3C9E" w:rsidRPr="004825CD">
        <w:t>[Last access 4th April 2020].</w:t>
      </w:r>
    </w:p>
    <w:p w14:paraId="53BA47E5" w14:textId="21BCD11B" w:rsidR="002A3BDC" w:rsidRDefault="00667255" w:rsidP="00667255">
      <w:pPr>
        <w:pStyle w:val="WSL-0"/>
      </w:pPr>
      <w:r>
        <w:t xml:space="preserve">Bischof C, Huss-Lederman S, Sun X, et al. The PRISM project: Infrastructure and algorithms for parallel </w:t>
      </w:r>
      <w:proofErr w:type="spellStart"/>
      <w:r>
        <w:t>eigensolvers</w:t>
      </w:r>
      <w:proofErr w:type="spellEnd"/>
      <w:r>
        <w:t>[C]//Proceedings of Scalable Parallel Libraries Conference. IEEE, 1993: 123-131.</w:t>
      </w:r>
    </w:p>
    <w:p w14:paraId="16BEC34F" w14:textId="3B9D5537" w:rsidR="002A3BDC" w:rsidRDefault="002A3BDC" w:rsidP="002A3BDC">
      <w:pPr>
        <w:pStyle w:val="WSL-0"/>
      </w:pPr>
      <w:r>
        <w:t xml:space="preserve">Grosser T, </w:t>
      </w:r>
      <w:proofErr w:type="spellStart"/>
      <w:r>
        <w:t>Groesslinger</w:t>
      </w:r>
      <w:proofErr w:type="spellEnd"/>
      <w:r>
        <w:t xml:space="preserve"> A, </w:t>
      </w:r>
      <w:proofErr w:type="spellStart"/>
      <w:r>
        <w:t>Lengauer</w:t>
      </w:r>
      <w:proofErr w:type="spellEnd"/>
      <w:r>
        <w:t xml:space="preserve"> C. Polly—performing polyhedral optimizations on a low-level intermediate representation[J]. Parallel Processing Letters, 2012, 22(04): 1250010.</w:t>
      </w:r>
    </w:p>
    <w:p w14:paraId="1DDAE9C3" w14:textId="774B167E" w:rsidR="002A3BDC" w:rsidRDefault="002A3BDC" w:rsidP="002A3BDC">
      <w:pPr>
        <w:pStyle w:val="WSL-0"/>
      </w:pPr>
      <w:proofErr w:type="spellStart"/>
      <w:r>
        <w:t>Rauchwerger</w:t>
      </w:r>
      <w:proofErr w:type="spellEnd"/>
      <w:r>
        <w:t xml:space="preserve"> L, Padua D A. The LRPD test: Speculative run-time parallelization of loops with privatization and reduction parallelization[J]. IEEE Transactions on Parallel and Distributed Systems, 1999, 10(2): 160-180.</w:t>
      </w:r>
    </w:p>
    <w:p w14:paraId="16AAE107" w14:textId="566E20F0" w:rsidR="002A3BDC" w:rsidRDefault="002A3BDC" w:rsidP="002A3BDC">
      <w:pPr>
        <w:pStyle w:val="WSL-0"/>
      </w:pPr>
      <w:proofErr w:type="spellStart"/>
      <w:r>
        <w:t>Jimborean</w:t>
      </w:r>
      <w:proofErr w:type="spellEnd"/>
      <w:r>
        <w:t xml:space="preserve"> A, </w:t>
      </w:r>
      <w:proofErr w:type="spellStart"/>
      <w:r>
        <w:t>Clauss</w:t>
      </w:r>
      <w:proofErr w:type="spellEnd"/>
      <w:r>
        <w:t xml:space="preserve"> P, Dollinger J F, et al. Dynamic and speculative polyhedral parallelization using compiler-generated skeletons[J]. International Journal of Parallel Programming, 2014, 42(4): 529-545.</w:t>
      </w:r>
    </w:p>
    <w:p w14:paraId="59F26BEE" w14:textId="0C993AD3" w:rsidR="002A3BDC" w:rsidRDefault="001E3C9E" w:rsidP="001E3C9E">
      <w:pPr>
        <w:pStyle w:val="WSL-0"/>
      </w:pPr>
      <w:r>
        <w:t xml:space="preserve">Gómez-Sousa H, </w:t>
      </w:r>
      <w:proofErr w:type="spellStart"/>
      <w:r>
        <w:t>Arenaz</w:t>
      </w:r>
      <w:proofErr w:type="spellEnd"/>
      <w:r>
        <w:t xml:space="preserve"> M, </w:t>
      </w:r>
      <w:proofErr w:type="spellStart"/>
      <w:r>
        <w:t>Rubiños</w:t>
      </w:r>
      <w:proofErr w:type="spellEnd"/>
      <w:r>
        <w:t>-López Ó, et al. Novel source-to-source compiler approach for the automatic parallelization of codes based on th</w:t>
      </w:r>
      <w:r>
        <w:lastRenderedPageBreak/>
        <w:t>e method of moments[C]//2015 9th European Conference on Antennas and Propagation (</w:t>
      </w:r>
      <w:proofErr w:type="spellStart"/>
      <w:r>
        <w:t>EuCAP</w:t>
      </w:r>
      <w:proofErr w:type="spellEnd"/>
      <w:r>
        <w:t>). IEEE, 2015: 1-6.</w:t>
      </w:r>
    </w:p>
    <w:p w14:paraId="0C67F6DA" w14:textId="49FDC9E4" w:rsidR="002A3BDC" w:rsidRDefault="002A3BDC" w:rsidP="002A3BDC">
      <w:pPr>
        <w:pStyle w:val="WSL-0"/>
      </w:pPr>
      <w:proofErr w:type="spellStart"/>
      <w:r>
        <w:t>Amini</w:t>
      </w:r>
      <w:proofErr w:type="spellEnd"/>
      <w:r>
        <w:t xml:space="preserve"> M, </w:t>
      </w:r>
      <w:proofErr w:type="spellStart"/>
      <w:r>
        <w:t>Creusillet</w:t>
      </w:r>
      <w:proofErr w:type="spellEnd"/>
      <w:r>
        <w:t xml:space="preserve"> B, Even S, et al. Par4all: From convex array regions to heterogeneous computing[C]. 2012.</w:t>
      </w:r>
    </w:p>
    <w:p w14:paraId="2837167B" w14:textId="433DC6C4" w:rsidR="002A3BDC" w:rsidRDefault="002A3BDC" w:rsidP="002A3BDC">
      <w:pPr>
        <w:pStyle w:val="WSL-0"/>
      </w:pPr>
      <w:proofErr w:type="spellStart"/>
      <w:r>
        <w:t>Bondhugula</w:t>
      </w:r>
      <w:proofErr w:type="spellEnd"/>
      <w:r>
        <w:t xml:space="preserve"> U, Baskaran M, Krishnamoorthy S, et al. Automatic transformations for communication-minimized parallelization and locality optimization in the polyhedral model[C]//International Conference on Compiler Construction. Springer, Berlin, Heidelberg, 2008: 132-146.</w:t>
      </w:r>
    </w:p>
    <w:p w14:paraId="33FF2D7D" w14:textId="44BFA073" w:rsidR="002A3BDC" w:rsidRDefault="0000673F" w:rsidP="0000673F">
      <w:pPr>
        <w:pStyle w:val="WSL-0"/>
      </w:pPr>
      <w:r>
        <w:t xml:space="preserve">Lee S I, Johnson T A, </w:t>
      </w:r>
      <w:proofErr w:type="spellStart"/>
      <w:r>
        <w:t>Eigenmann</w:t>
      </w:r>
      <w:proofErr w:type="spellEnd"/>
      <w:r>
        <w:t xml:space="preserve"> R. Cetus–an extensible compiler infrastructure for source-to-source transformation[C]//International Workshop on Languages and Compilers for Parallel Computing. Springer, Berlin, Heidelberg, 2003: 539-553.</w:t>
      </w:r>
    </w:p>
    <w:p w14:paraId="067B2330" w14:textId="41A6BDB5" w:rsidR="0000673F" w:rsidRDefault="00BF7746" w:rsidP="00BF7746">
      <w:pPr>
        <w:pStyle w:val="WSL-0"/>
      </w:pPr>
      <w:proofErr w:type="spellStart"/>
      <w:r>
        <w:t>Lattner</w:t>
      </w:r>
      <w:proofErr w:type="spellEnd"/>
      <w:r>
        <w:t xml:space="preserve"> C, </w:t>
      </w:r>
      <w:proofErr w:type="spellStart"/>
      <w:r>
        <w:t>Adve</w:t>
      </w:r>
      <w:proofErr w:type="spellEnd"/>
      <w:r>
        <w:t xml:space="preserve"> V. LLVM: A compilation framework for lifelong program analysis &amp; transformation[C]//International Symposium on Code Generation and Optimization, 2004. CGO 2004. IEEE, 2004: 75-86.</w:t>
      </w:r>
    </w:p>
    <w:p w14:paraId="34C8A4B1" w14:textId="7124DF39" w:rsidR="00BF7746" w:rsidRDefault="00BF7746" w:rsidP="00BF7746">
      <w:pPr>
        <w:pStyle w:val="WSL-0"/>
      </w:pPr>
      <w:r>
        <w:t>Wu Z, Pan S, Chen F, et al. A comprehensive survey on graph neural networks[J]. IEEE Transactions on Neural Networks and Learning Systems, 2020.</w:t>
      </w:r>
    </w:p>
    <w:p w14:paraId="2E948119" w14:textId="1C51365B" w:rsidR="00BF7746" w:rsidRDefault="00BF7746" w:rsidP="00BF7746">
      <w:pPr>
        <w:pStyle w:val="WSL-0"/>
      </w:pPr>
      <w:r>
        <w:t xml:space="preserve">Gori M, </w:t>
      </w:r>
      <w:proofErr w:type="spellStart"/>
      <w:r>
        <w:t>Monfardini</w:t>
      </w:r>
      <w:proofErr w:type="spellEnd"/>
      <w:r>
        <w:t xml:space="preserve"> G, </w:t>
      </w:r>
      <w:proofErr w:type="spellStart"/>
      <w:r>
        <w:t>Scarselli</w:t>
      </w:r>
      <w:proofErr w:type="spellEnd"/>
      <w:r>
        <w:t xml:space="preserve"> F. A new model for learning in graph domains[C]//Proceedings. 2005 IEEE International Joint Conference on Neural Networks, 2005. IEEE, 2005, 2: 729-734.</w:t>
      </w:r>
    </w:p>
    <w:p w14:paraId="729EFFC5" w14:textId="508B4942" w:rsidR="00BF7746" w:rsidRDefault="00BF7746" w:rsidP="00BF7746">
      <w:pPr>
        <w:pStyle w:val="WSL-0"/>
      </w:pPr>
      <w:proofErr w:type="spellStart"/>
      <w:r>
        <w:t>Kipf</w:t>
      </w:r>
      <w:proofErr w:type="spellEnd"/>
      <w:r>
        <w:t xml:space="preserve"> T N, Welling M. Semi-supervised classification with graph convolutional networks[J]. </w:t>
      </w:r>
      <w:proofErr w:type="spellStart"/>
      <w:r>
        <w:t>arXiv</w:t>
      </w:r>
      <w:proofErr w:type="spellEnd"/>
      <w:r>
        <w:t xml:space="preserve"> preprint arXiv:1609.02907, 2016.</w:t>
      </w:r>
    </w:p>
    <w:p w14:paraId="0A864597" w14:textId="5CA4F2C9" w:rsidR="00BF7746" w:rsidRDefault="00BF7746" w:rsidP="00BF7746">
      <w:pPr>
        <w:pStyle w:val="WSL-0"/>
      </w:pPr>
      <w:r>
        <w:t>Zhang M, Cui Z, Neumann M, et al. An end-to-end deep learning architecture for graph classification[C]//Thirty-Second AAAI Conference on Artificial Intelligence. 2018.</w:t>
      </w:r>
    </w:p>
    <w:p w14:paraId="3F02EF4C" w14:textId="727A745D" w:rsidR="00BF7746" w:rsidRDefault="00BF7746" w:rsidP="00BF7746">
      <w:pPr>
        <w:pStyle w:val="WSL-0"/>
      </w:pPr>
      <w:r>
        <w:t xml:space="preserve">Amid E, </w:t>
      </w:r>
      <w:proofErr w:type="spellStart"/>
      <w:r>
        <w:t>Warmuth</w:t>
      </w:r>
      <w:proofErr w:type="spellEnd"/>
      <w:r>
        <w:t xml:space="preserve"> M K </w:t>
      </w:r>
      <w:proofErr w:type="spellStart"/>
      <w:r>
        <w:t>K</w:t>
      </w:r>
      <w:proofErr w:type="spellEnd"/>
      <w:r>
        <w:t>, Anil R, et al. Robust Bi-Tempered Logistic Loss Based on Bregman Divergences[C]//Advances in Neural Information Processing Systems. 2019: 14987-14996.</w:t>
      </w:r>
    </w:p>
    <w:p w14:paraId="5ECEFBEF" w14:textId="31222916" w:rsidR="00BF7746" w:rsidRDefault="00BF7746" w:rsidP="00BF7746">
      <w:pPr>
        <w:pStyle w:val="WSL-0"/>
      </w:pPr>
      <w:proofErr w:type="gramStart"/>
      <w:r w:rsidRPr="00BF7746">
        <w:rPr>
          <w:rFonts w:hint="eastAsia"/>
        </w:rPr>
        <w:t>凌兴宏</w:t>
      </w:r>
      <w:proofErr w:type="gramEnd"/>
      <w:r w:rsidRPr="00BF7746">
        <w:rPr>
          <w:rFonts w:hint="eastAsia"/>
        </w:rPr>
        <w:t xml:space="preserve">. </w:t>
      </w:r>
      <w:r w:rsidRPr="00BF7746">
        <w:rPr>
          <w:rFonts w:hint="eastAsia"/>
        </w:rPr>
        <w:t>基于</w:t>
      </w:r>
      <w:r w:rsidRPr="00BF7746">
        <w:rPr>
          <w:rFonts w:hint="eastAsia"/>
        </w:rPr>
        <w:t>XML</w:t>
      </w:r>
      <w:r w:rsidRPr="00BF7746">
        <w:rPr>
          <w:rFonts w:hint="eastAsia"/>
        </w:rPr>
        <w:t>的</w:t>
      </w:r>
      <w:r w:rsidRPr="00BF7746">
        <w:rPr>
          <w:rFonts w:hint="eastAsia"/>
        </w:rPr>
        <w:t>Agent</w:t>
      </w:r>
      <w:r w:rsidRPr="00BF7746">
        <w:rPr>
          <w:rFonts w:hint="eastAsia"/>
        </w:rPr>
        <w:t>通信语言</w:t>
      </w:r>
      <w:r w:rsidRPr="00BF7746">
        <w:rPr>
          <w:rFonts w:hint="eastAsia"/>
        </w:rPr>
        <w:t xml:space="preserve">[J]. </w:t>
      </w:r>
      <w:r w:rsidRPr="00BF7746">
        <w:rPr>
          <w:rFonts w:hint="eastAsia"/>
        </w:rPr>
        <w:t>计算机应用研究</w:t>
      </w:r>
      <w:r w:rsidRPr="00BF7746">
        <w:rPr>
          <w:rFonts w:hint="eastAsia"/>
        </w:rPr>
        <w:t>, 2003, 20(7):152-154.</w:t>
      </w:r>
    </w:p>
    <w:p w14:paraId="068F0D9B" w14:textId="3AD6FA3F" w:rsidR="00BF7746" w:rsidRDefault="00BF7746" w:rsidP="00BF7746">
      <w:pPr>
        <w:pStyle w:val="WSL-0"/>
      </w:pPr>
      <w:r w:rsidRPr="00BF7746">
        <w:rPr>
          <w:rFonts w:hint="eastAsia"/>
        </w:rPr>
        <w:t>于东</w:t>
      </w:r>
      <w:r w:rsidRPr="00BF7746">
        <w:rPr>
          <w:rFonts w:hint="eastAsia"/>
        </w:rPr>
        <w:t xml:space="preserve">, </w:t>
      </w:r>
      <w:r w:rsidRPr="00BF7746">
        <w:rPr>
          <w:rFonts w:hint="eastAsia"/>
        </w:rPr>
        <w:t>李筱颿</w:t>
      </w:r>
      <w:r w:rsidRPr="00BF7746">
        <w:rPr>
          <w:rFonts w:hint="eastAsia"/>
        </w:rPr>
        <w:t xml:space="preserve">, </w:t>
      </w:r>
      <w:r w:rsidRPr="00BF7746">
        <w:rPr>
          <w:rFonts w:hint="eastAsia"/>
        </w:rPr>
        <w:t>黄艳</w:t>
      </w:r>
      <w:r w:rsidRPr="00BF7746">
        <w:rPr>
          <w:rFonts w:hint="eastAsia"/>
        </w:rPr>
        <w:t xml:space="preserve">, et al. </w:t>
      </w:r>
      <w:r w:rsidRPr="00BF7746">
        <w:rPr>
          <w:rFonts w:hint="eastAsia"/>
        </w:rPr>
        <w:t>基于</w:t>
      </w:r>
      <w:r w:rsidRPr="00BF7746">
        <w:rPr>
          <w:rFonts w:hint="eastAsia"/>
        </w:rPr>
        <w:t>XML</w:t>
      </w:r>
      <w:r w:rsidRPr="00BF7746">
        <w:rPr>
          <w:rFonts w:hint="eastAsia"/>
        </w:rPr>
        <w:t>的</w:t>
      </w:r>
      <w:r w:rsidRPr="00BF7746">
        <w:rPr>
          <w:rFonts w:hint="eastAsia"/>
        </w:rPr>
        <w:t>STEP-NC</w:t>
      </w:r>
      <w:r w:rsidRPr="00BF7746">
        <w:rPr>
          <w:rFonts w:hint="eastAsia"/>
        </w:rPr>
        <w:t>程序解释器的设计与实现</w:t>
      </w:r>
      <w:r w:rsidRPr="00BF7746">
        <w:rPr>
          <w:rFonts w:hint="eastAsia"/>
        </w:rPr>
        <w:t xml:space="preserve">[J]. </w:t>
      </w:r>
      <w:r w:rsidRPr="00BF7746">
        <w:rPr>
          <w:rFonts w:hint="eastAsia"/>
        </w:rPr>
        <w:t>小型微型计算机系统</w:t>
      </w:r>
      <w:r w:rsidRPr="00BF7746">
        <w:rPr>
          <w:rFonts w:hint="eastAsia"/>
        </w:rPr>
        <w:t>, 2009, 30(10):1956-1959.</w:t>
      </w:r>
    </w:p>
    <w:p w14:paraId="644B13BC" w14:textId="0310A446" w:rsidR="00BF7746" w:rsidRDefault="00BF7746" w:rsidP="00BF7746">
      <w:pPr>
        <w:pStyle w:val="WSL-0"/>
      </w:pPr>
      <w:r w:rsidRPr="00BF7746">
        <w:rPr>
          <w:rFonts w:hint="eastAsia"/>
        </w:rPr>
        <w:t>陈欣</w:t>
      </w:r>
      <w:r w:rsidRPr="00BF7746">
        <w:rPr>
          <w:rFonts w:hint="eastAsia"/>
        </w:rPr>
        <w:t xml:space="preserve">, </w:t>
      </w:r>
      <w:r w:rsidRPr="00BF7746">
        <w:rPr>
          <w:rFonts w:hint="eastAsia"/>
        </w:rPr>
        <w:t>胡晓惠</w:t>
      </w:r>
      <w:r w:rsidRPr="00BF7746">
        <w:rPr>
          <w:rFonts w:hint="eastAsia"/>
        </w:rPr>
        <w:t xml:space="preserve">, </w:t>
      </w:r>
      <w:r w:rsidRPr="00BF7746">
        <w:rPr>
          <w:rFonts w:hint="eastAsia"/>
        </w:rPr>
        <w:t>付勇</w:t>
      </w:r>
      <w:r w:rsidRPr="00BF7746">
        <w:rPr>
          <w:rFonts w:hint="eastAsia"/>
        </w:rPr>
        <w:t xml:space="preserve">, et al. </w:t>
      </w:r>
      <w:r w:rsidRPr="00BF7746">
        <w:rPr>
          <w:rFonts w:hint="eastAsia"/>
        </w:rPr>
        <w:t>基于</w:t>
      </w:r>
      <w:r w:rsidRPr="00BF7746">
        <w:rPr>
          <w:rFonts w:hint="eastAsia"/>
        </w:rPr>
        <w:t>XML</w:t>
      </w:r>
      <w:r w:rsidRPr="00BF7746">
        <w:rPr>
          <w:rFonts w:hint="eastAsia"/>
        </w:rPr>
        <w:t>的</w:t>
      </w:r>
      <w:proofErr w:type="gramStart"/>
      <w:r w:rsidRPr="00BF7746">
        <w:rPr>
          <w:rFonts w:hint="eastAsia"/>
        </w:rPr>
        <w:t>仿真想</w:t>
      </w:r>
      <w:proofErr w:type="gramEnd"/>
      <w:r w:rsidRPr="00BF7746">
        <w:rPr>
          <w:rFonts w:hint="eastAsia"/>
        </w:rPr>
        <w:t>定标记语言</w:t>
      </w:r>
      <w:r w:rsidRPr="00BF7746">
        <w:rPr>
          <w:rFonts w:hint="eastAsia"/>
        </w:rPr>
        <w:t xml:space="preserve">SSML[J]. </w:t>
      </w:r>
      <w:r w:rsidRPr="00BF7746">
        <w:rPr>
          <w:rFonts w:hint="eastAsia"/>
        </w:rPr>
        <w:t>系统仿真学报</w:t>
      </w:r>
      <w:r w:rsidRPr="00BF7746">
        <w:rPr>
          <w:rFonts w:hint="eastAsia"/>
        </w:rPr>
        <w:t>, 2004, 16(9):1928-1930.</w:t>
      </w:r>
    </w:p>
    <w:p w14:paraId="307AC86E" w14:textId="60C3CEC0" w:rsidR="00BF7746" w:rsidRDefault="00BF7746" w:rsidP="00BF7746">
      <w:pPr>
        <w:pStyle w:val="WSL-0"/>
      </w:pPr>
      <w:r w:rsidRPr="00BF7746">
        <w:rPr>
          <w:rFonts w:hint="eastAsia"/>
        </w:rPr>
        <w:t>吴倩</w:t>
      </w:r>
      <w:r w:rsidRPr="00BF7746">
        <w:rPr>
          <w:rFonts w:hint="eastAsia"/>
        </w:rPr>
        <w:t xml:space="preserve">, </w:t>
      </w:r>
      <w:r w:rsidRPr="00BF7746">
        <w:rPr>
          <w:rFonts w:hint="eastAsia"/>
        </w:rPr>
        <w:t>陶亦</w:t>
      </w:r>
      <w:proofErr w:type="gramStart"/>
      <w:r w:rsidRPr="00BF7746">
        <w:rPr>
          <w:rFonts w:hint="eastAsia"/>
        </w:rPr>
        <w:t>亦</w:t>
      </w:r>
      <w:proofErr w:type="gramEnd"/>
      <w:r w:rsidRPr="00BF7746">
        <w:rPr>
          <w:rFonts w:hint="eastAsia"/>
        </w:rPr>
        <w:t xml:space="preserve">, </w:t>
      </w:r>
      <w:r w:rsidRPr="00BF7746">
        <w:rPr>
          <w:rFonts w:hint="eastAsia"/>
        </w:rPr>
        <w:t>陆春元</w:t>
      </w:r>
      <w:r w:rsidRPr="00BF7746">
        <w:rPr>
          <w:rFonts w:hint="eastAsia"/>
        </w:rPr>
        <w:t xml:space="preserve">. </w:t>
      </w:r>
      <w:r w:rsidRPr="00BF7746">
        <w:rPr>
          <w:rFonts w:hint="eastAsia"/>
        </w:rPr>
        <w:t>基于</w:t>
      </w:r>
      <w:r w:rsidRPr="00BF7746">
        <w:rPr>
          <w:rFonts w:hint="eastAsia"/>
        </w:rPr>
        <w:t>XML</w:t>
      </w:r>
      <w:r w:rsidRPr="00BF7746">
        <w:rPr>
          <w:rFonts w:hint="eastAsia"/>
        </w:rPr>
        <w:t>的软</w:t>
      </w:r>
      <w:r w:rsidRPr="00BF7746">
        <w:rPr>
          <w:rFonts w:hint="eastAsia"/>
        </w:rPr>
        <w:t>PLC</w:t>
      </w:r>
      <w:r w:rsidRPr="00BF7746">
        <w:rPr>
          <w:rFonts w:hint="eastAsia"/>
        </w:rPr>
        <w:t>语言编辑系统的设计与实现</w:t>
      </w:r>
      <w:r w:rsidRPr="00BF7746">
        <w:rPr>
          <w:rFonts w:hint="eastAsia"/>
        </w:rPr>
        <w:t xml:space="preserve">[J]. </w:t>
      </w:r>
      <w:r w:rsidRPr="00BF7746">
        <w:rPr>
          <w:rFonts w:hint="eastAsia"/>
        </w:rPr>
        <w:lastRenderedPageBreak/>
        <w:t>机械制造与自动化</w:t>
      </w:r>
      <w:r w:rsidRPr="00BF7746">
        <w:rPr>
          <w:rFonts w:hint="eastAsia"/>
        </w:rPr>
        <w:t>, 2007, 36(2):100-102.</w:t>
      </w:r>
    </w:p>
    <w:p w14:paraId="7D8ED247" w14:textId="77777777" w:rsidR="00BF7746" w:rsidRDefault="00BF7746" w:rsidP="00BF7746">
      <w:pPr>
        <w:pStyle w:val="WSL-0"/>
      </w:pPr>
      <w:r w:rsidRPr="00BF7746">
        <w:rPr>
          <w:rFonts w:hint="eastAsia"/>
        </w:rPr>
        <w:t>陈林</w:t>
      </w:r>
      <w:r w:rsidRPr="00BF7746">
        <w:rPr>
          <w:rFonts w:hint="eastAsia"/>
        </w:rPr>
        <w:t xml:space="preserve">, </w:t>
      </w:r>
      <w:r w:rsidRPr="00BF7746">
        <w:rPr>
          <w:rFonts w:hint="eastAsia"/>
        </w:rPr>
        <w:t>黄晔</w:t>
      </w:r>
      <w:r w:rsidRPr="00BF7746">
        <w:rPr>
          <w:rFonts w:hint="eastAsia"/>
        </w:rPr>
        <w:t xml:space="preserve">. </w:t>
      </w:r>
      <w:r w:rsidRPr="00BF7746">
        <w:rPr>
          <w:rFonts w:hint="eastAsia"/>
        </w:rPr>
        <w:t>基于</w:t>
      </w:r>
      <w:r w:rsidRPr="00BF7746">
        <w:rPr>
          <w:rFonts w:hint="eastAsia"/>
        </w:rPr>
        <w:t>XML</w:t>
      </w:r>
      <w:r w:rsidRPr="00BF7746">
        <w:rPr>
          <w:rFonts w:hint="eastAsia"/>
        </w:rPr>
        <w:t>的消息队列标记语言</w:t>
      </w:r>
      <w:r w:rsidRPr="00BF7746">
        <w:rPr>
          <w:rFonts w:hint="eastAsia"/>
        </w:rPr>
        <w:t xml:space="preserve">[J]. </w:t>
      </w:r>
      <w:r w:rsidRPr="00BF7746">
        <w:rPr>
          <w:rFonts w:hint="eastAsia"/>
        </w:rPr>
        <w:t>计算机工程</w:t>
      </w:r>
      <w:r w:rsidRPr="00BF7746">
        <w:rPr>
          <w:rFonts w:hint="eastAsia"/>
        </w:rPr>
        <w:t>, 2007, 33(19):85-87.</w:t>
      </w:r>
    </w:p>
    <w:p w14:paraId="78931230" w14:textId="77777777" w:rsidR="00CC4E3A" w:rsidRDefault="00BF7746" w:rsidP="00BF7746">
      <w:pPr>
        <w:pStyle w:val="WSL-0"/>
      </w:pPr>
      <w:proofErr w:type="gramStart"/>
      <w:r>
        <w:t>钟莹</w:t>
      </w:r>
      <w:proofErr w:type="gramEnd"/>
      <w:r>
        <w:t xml:space="preserve">, </w:t>
      </w:r>
      <w:r>
        <w:t>陈祥献</w:t>
      </w:r>
      <w:r>
        <w:t xml:space="preserve">. </w:t>
      </w:r>
      <w:r>
        <w:t>基于</w:t>
      </w:r>
      <w:r>
        <w:t xml:space="preserve"> XML </w:t>
      </w:r>
      <w:r>
        <w:t>的虚拟仪器标记语言</w:t>
      </w:r>
      <w:r>
        <w:t xml:space="preserve">——VIML[J]. </w:t>
      </w:r>
      <w:r>
        <w:t>仪器仪表学报</w:t>
      </w:r>
      <w:r>
        <w:t>, 2002, 3.</w:t>
      </w:r>
    </w:p>
    <w:p w14:paraId="38D5931B" w14:textId="6642DF08" w:rsidR="007E05B9" w:rsidRPr="00CC4E3A" w:rsidRDefault="0026561C" w:rsidP="0026561C">
      <w:pPr>
        <w:pStyle w:val="WSL-0"/>
        <w:rPr>
          <w:rStyle w:val="MTEquationSection"/>
          <w:rFonts w:eastAsia="宋体"/>
          <w:b w:val="0"/>
          <w:vanish w:val="0"/>
          <w:color w:val="333333"/>
          <w:sz w:val="24"/>
        </w:rPr>
      </w:pPr>
      <w:r>
        <w:t>姚屏</w:t>
      </w:r>
      <w:r>
        <w:t xml:space="preserve">. </w:t>
      </w:r>
      <w:r>
        <w:t>基于</w:t>
      </w:r>
      <w:r>
        <w:t xml:space="preserve"> XML </w:t>
      </w:r>
      <w:r>
        <w:t>的机械图形标记语言的研究与开发</w:t>
      </w:r>
      <w:r>
        <w:t xml:space="preserve">[D]. </w:t>
      </w:r>
      <w:r>
        <w:t>长沙</w:t>
      </w:r>
      <w:r>
        <w:t xml:space="preserve">: </w:t>
      </w:r>
      <w:r>
        <w:t>中南大学</w:t>
      </w:r>
      <w:r>
        <w:t>, 2005.</w:t>
      </w:r>
      <w:r w:rsidR="007E05B9" w:rsidRPr="00CC4E3A">
        <w:rPr>
          <w:rStyle w:val="MTEquationSection"/>
          <w:rFonts w:eastAsia="宋体"/>
          <w:b w:val="0"/>
          <w:vanish w:val="0"/>
          <w:color w:val="333333"/>
          <w:sz w:val="24"/>
        </w:rPr>
        <w:br w:type="page"/>
      </w:r>
    </w:p>
    <w:p w14:paraId="74794A8C" w14:textId="1AC77F47" w:rsidR="007E05B9" w:rsidRDefault="007E05B9" w:rsidP="00162050">
      <w:pPr>
        <w:pStyle w:val="WSL-1"/>
      </w:pPr>
      <w:bookmarkStart w:id="479" w:name="_Toc37081074"/>
      <w:r>
        <w:lastRenderedPageBreak/>
        <w:t>附录</w:t>
      </w:r>
      <w:r>
        <w:t xml:space="preserve">A </w:t>
      </w:r>
      <w:r>
        <w:t>攻读学位期间发表的学术论文与获得的成果</w:t>
      </w:r>
      <w:bookmarkEnd w:id="479"/>
    </w:p>
    <w:p w14:paraId="6C2DD198" w14:textId="03A5CB08" w:rsidR="007E05B9" w:rsidRDefault="007E05B9" w:rsidP="007E05B9">
      <w:pPr>
        <w:pStyle w:val="11"/>
        <w:numPr>
          <w:ilvl w:val="0"/>
          <w:numId w:val="14"/>
        </w:numPr>
        <w:spacing w:line="390" w:lineRule="exact"/>
        <w:ind w:firstLineChars="0"/>
        <w:rPr>
          <w:bCs/>
        </w:rPr>
      </w:pPr>
      <w:r>
        <w:rPr>
          <w:bCs/>
        </w:rPr>
        <w:t>湖南大学：</w:t>
      </w:r>
      <w:r w:rsidR="00637C79">
        <w:rPr>
          <w:rFonts w:hint="eastAsia"/>
          <w:bCs/>
        </w:rPr>
        <w:t>并行编程助手</w:t>
      </w:r>
      <w:r w:rsidR="00553514">
        <w:rPr>
          <w:rFonts w:hint="eastAsia"/>
          <w:bCs/>
        </w:rPr>
        <w:t>软件</w:t>
      </w:r>
      <w:r>
        <w:rPr>
          <w:bCs/>
        </w:rPr>
        <w:t>V1.0.</w:t>
      </w:r>
      <w:r>
        <w:rPr>
          <w:rFonts w:hint="eastAsia"/>
          <w:bCs/>
        </w:rPr>
        <w:t>软件</w:t>
      </w:r>
      <w:r>
        <w:rPr>
          <w:bCs/>
        </w:rPr>
        <w:t>著作权</w:t>
      </w:r>
      <w:r>
        <w:rPr>
          <w:bCs/>
        </w:rPr>
        <w:t>.</w:t>
      </w:r>
      <w:r>
        <w:rPr>
          <w:bCs/>
        </w:rPr>
        <w:t>证书号：</w:t>
      </w:r>
      <w:proofErr w:type="gramStart"/>
      <w:r>
        <w:rPr>
          <w:rFonts w:hint="eastAsia"/>
          <w:bCs/>
        </w:rPr>
        <w:t>软著</w:t>
      </w:r>
      <w:r>
        <w:rPr>
          <w:bCs/>
        </w:rPr>
        <w:t>登字</w:t>
      </w:r>
      <w:proofErr w:type="gramEnd"/>
      <w:r>
        <w:rPr>
          <w:bCs/>
        </w:rPr>
        <w:t>第</w:t>
      </w:r>
      <w:r w:rsidR="00553514">
        <w:rPr>
          <w:rFonts w:hint="eastAsia"/>
          <w:bCs/>
        </w:rPr>
        <w:t>4915889</w:t>
      </w:r>
      <w:r>
        <w:rPr>
          <w:rFonts w:hint="eastAsia"/>
          <w:bCs/>
        </w:rPr>
        <w:t>号</w:t>
      </w:r>
      <w:r>
        <w:rPr>
          <w:bCs/>
        </w:rPr>
        <w:t>.</w:t>
      </w:r>
      <w:r>
        <w:rPr>
          <w:bCs/>
        </w:rPr>
        <w:t>登记号：</w:t>
      </w:r>
      <w:r>
        <w:rPr>
          <w:bCs/>
        </w:rPr>
        <w:t>20</w:t>
      </w:r>
      <w:r w:rsidR="00553514">
        <w:rPr>
          <w:rFonts w:hint="eastAsia"/>
          <w:bCs/>
        </w:rPr>
        <w:t>20</w:t>
      </w:r>
      <w:r>
        <w:rPr>
          <w:rFonts w:hint="eastAsia"/>
          <w:bCs/>
        </w:rPr>
        <w:t>SR</w:t>
      </w:r>
      <w:r>
        <w:rPr>
          <w:bCs/>
        </w:rPr>
        <w:t>0</w:t>
      </w:r>
      <w:r w:rsidR="00553514">
        <w:rPr>
          <w:rFonts w:hint="eastAsia"/>
          <w:bCs/>
        </w:rPr>
        <w:t>037193</w:t>
      </w:r>
      <w:r>
        <w:rPr>
          <w:bCs/>
        </w:rPr>
        <w:t>.</w:t>
      </w:r>
    </w:p>
    <w:p w14:paraId="1FEAD18B" w14:textId="7390AE1E" w:rsidR="007E05B9" w:rsidRDefault="007E05B9" w:rsidP="00162050">
      <w:pPr>
        <w:pStyle w:val="WSL-1"/>
      </w:pPr>
      <w:bookmarkStart w:id="480" w:name="_Toc1507532978"/>
      <w:bookmarkStart w:id="481" w:name="_Toc450209234"/>
      <w:bookmarkStart w:id="482" w:name="_Toc421542296"/>
      <w:r>
        <w:br w:type="column"/>
      </w:r>
      <w:bookmarkStart w:id="483" w:name="_Toc37081075"/>
      <w:r>
        <w:lastRenderedPageBreak/>
        <w:t>附录</w:t>
      </w:r>
      <w:r>
        <w:t xml:space="preserve">B </w:t>
      </w:r>
      <w:r>
        <w:t>攻读学位期间参加的科研项目</w:t>
      </w:r>
      <w:bookmarkEnd w:id="480"/>
      <w:bookmarkEnd w:id="481"/>
      <w:bookmarkEnd w:id="482"/>
      <w:bookmarkEnd w:id="483"/>
    </w:p>
    <w:p w14:paraId="0E758BC1" w14:textId="6EB60A11" w:rsidR="003379F4" w:rsidRDefault="007E05B9" w:rsidP="007E05B9">
      <w:pPr>
        <w:pStyle w:val="11"/>
        <w:widowControl/>
        <w:numPr>
          <w:ilvl w:val="0"/>
          <w:numId w:val="15"/>
        </w:numPr>
        <w:spacing w:line="281" w:lineRule="atLeast"/>
        <w:ind w:firstLineChars="0"/>
      </w:pPr>
      <w:r>
        <w:rPr>
          <w:bCs/>
        </w:rPr>
        <w:t>面向</w:t>
      </w:r>
      <w:r>
        <w:rPr>
          <w:bCs/>
        </w:rPr>
        <w:t>E</w:t>
      </w:r>
      <w:proofErr w:type="gramStart"/>
      <w:r>
        <w:rPr>
          <w:bCs/>
        </w:rPr>
        <w:t>级计算</w:t>
      </w:r>
      <w:proofErr w:type="gramEnd"/>
      <w:r>
        <w:rPr>
          <w:bCs/>
        </w:rPr>
        <w:t>的能源勘探高性能应用软件系统与示范，</w:t>
      </w:r>
      <w:r>
        <w:t>项目号：</w:t>
      </w:r>
      <w:r>
        <w:t>2017YFB0202900.</w:t>
      </w:r>
      <w:r>
        <w:t>时间：</w:t>
      </w:r>
      <w:r>
        <w:t>2017.07-2021.06</w:t>
      </w:r>
      <w:r w:rsidR="00E14F8C">
        <w:rPr>
          <w:rFonts w:hint="eastAsia"/>
        </w:rPr>
        <w:t>.</w:t>
      </w:r>
    </w:p>
    <w:p w14:paraId="58AD2FE0" w14:textId="77777777" w:rsidR="003379F4" w:rsidRDefault="003379F4">
      <w:pPr>
        <w:widowControl/>
        <w:jc w:val="left"/>
        <w:rPr>
          <w:sz w:val="24"/>
        </w:rPr>
      </w:pPr>
      <w:r>
        <w:br w:type="page"/>
      </w:r>
    </w:p>
    <w:p w14:paraId="7DBF4640" w14:textId="2DECA32A" w:rsidR="00E14F8C" w:rsidRPr="00E14F8C" w:rsidRDefault="00E14F8C" w:rsidP="003379F4">
      <w:pPr>
        <w:pStyle w:val="WSL-1"/>
      </w:pPr>
      <w:bookmarkStart w:id="484" w:name="_Toc1094693940"/>
      <w:bookmarkStart w:id="485" w:name="_Toc37081076"/>
      <w:r w:rsidRPr="00E14F8C">
        <w:lastRenderedPageBreak/>
        <w:t>致</w:t>
      </w:r>
      <w:r w:rsidRPr="00E14F8C">
        <w:t xml:space="preserve">  </w:t>
      </w:r>
      <w:r w:rsidRPr="00E14F8C">
        <w:t>谢</w:t>
      </w:r>
      <w:bookmarkEnd w:id="484"/>
      <w:bookmarkEnd w:id="485"/>
    </w:p>
    <w:p w14:paraId="559B838B" w14:textId="77777777" w:rsidR="009030A6" w:rsidRPr="005D413C" w:rsidRDefault="009030A6" w:rsidP="00E14F8C">
      <w:pPr>
        <w:pStyle w:val="a7"/>
        <w:spacing w:line="360" w:lineRule="auto"/>
        <w:jc w:val="both"/>
        <w:rPr>
          <w:rStyle w:val="MTEquationSection"/>
          <w:rFonts w:eastAsia="宋体" w:cs="Times New Roman"/>
          <w:bCs w:val="0"/>
          <w:vanish w:val="0"/>
          <w:color w:val="auto"/>
          <w:kern w:val="2"/>
          <w:sz w:val="22"/>
          <w:szCs w:val="24"/>
        </w:rPr>
      </w:pPr>
    </w:p>
    <w:sectPr w:rsidR="009030A6" w:rsidRPr="005D413C" w:rsidSect="00387BDC">
      <w:headerReference w:type="even" r:id="rId77"/>
      <w:headerReference w:type="default" r:id="rId78"/>
      <w:footerReference w:type="even" r:id="rId79"/>
      <w:footerReference w:type="default" r:id="rId80"/>
      <w:pgSz w:w="11906" w:h="16838"/>
      <w:pgMar w:top="1247" w:right="1418" w:bottom="1247" w:left="1418" w:header="624" w:footer="624" w:gutter="0"/>
      <w:pgNumType w:start="1"/>
      <w:cols w:space="720"/>
      <w:docGrid w:type="linesAndChars" w:linePitch="409" w:charSpace="39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25DADC" w14:textId="77777777" w:rsidR="00923FC8" w:rsidRDefault="00923FC8" w:rsidP="00E5594F">
      <w:pPr>
        <w:ind w:firstLine="480"/>
      </w:pPr>
      <w:r>
        <w:separator/>
      </w:r>
    </w:p>
  </w:endnote>
  <w:endnote w:type="continuationSeparator" w:id="0">
    <w:p w14:paraId="777144AF" w14:textId="77777777" w:rsidR="00923FC8" w:rsidRDefault="00923FC8" w:rsidP="00E5594F">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Arial">
    <w:panose1 w:val="020B0604020202020204"/>
    <w:charset w:val="00"/>
    <w:family w:val="swiss"/>
    <w:pitch w:val="variable"/>
    <w:sig w:usb0="E0002AFF" w:usb1="C0007843" w:usb2="00000009" w:usb3="00000000" w:csb0="000001FF" w:csb1="00000000"/>
  </w:font>
  <w:font w:name="NimbusSanL-Bold">
    <w:altName w:val="Calibri"/>
    <w:panose1 w:val="00000000000000000000"/>
    <w:charset w:val="00"/>
    <w:family w:val="auto"/>
    <w:notTrueType/>
    <w:pitch w:val="default"/>
    <w:sig w:usb0="00000003" w:usb1="00000000" w:usb2="00000000" w:usb3="00000000" w:csb0="00000001" w:csb1="00000000"/>
  </w:font>
  <w:font w:name="FrontPage">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91366072"/>
      <w:docPartObj>
        <w:docPartGallery w:val="Page Numbers (Bottom of Page)"/>
        <w:docPartUnique/>
      </w:docPartObj>
    </w:sdtPr>
    <w:sdtContent>
      <w:p w14:paraId="586917B1" w14:textId="7DC17BD8" w:rsidR="00C77A82" w:rsidRDefault="00C77A82">
        <w:pPr>
          <w:pStyle w:val="a5"/>
          <w:jc w:val="center"/>
        </w:pPr>
        <w:r>
          <w:fldChar w:fldCharType="begin"/>
        </w:r>
        <w:r>
          <w:instrText>PAGE   \* MERGEFORMAT</w:instrText>
        </w:r>
        <w:r>
          <w:fldChar w:fldCharType="separate"/>
        </w:r>
        <w:r w:rsidRPr="00E90294">
          <w:rPr>
            <w:noProof/>
            <w:lang w:val="zh-CN"/>
          </w:rPr>
          <w:t>VIII</w:t>
        </w:r>
        <w:r>
          <w:fldChar w:fldCharType="end"/>
        </w:r>
      </w:p>
    </w:sdtContent>
  </w:sdt>
  <w:p w14:paraId="6AF39D09" w14:textId="77777777" w:rsidR="00C77A82" w:rsidRDefault="00C77A8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0B7033" w14:textId="77777777" w:rsidR="00C77A82" w:rsidRDefault="00C77A82">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C72E1D" w14:textId="77777777" w:rsidR="00C77A82" w:rsidRDefault="00C77A82">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26468558"/>
      <w:docPartObj>
        <w:docPartGallery w:val="Page Numbers (Bottom of Page)"/>
        <w:docPartUnique/>
      </w:docPartObj>
    </w:sdtPr>
    <w:sdtContent>
      <w:p w14:paraId="65E1A785" w14:textId="071C296D" w:rsidR="00C77A82" w:rsidRDefault="00C77A82">
        <w:pPr>
          <w:pStyle w:val="a5"/>
          <w:jc w:val="center"/>
        </w:pPr>
        <w:r>
          <w:fldChar w:fldCharType="begin"/>
        </w:r>
        <w:r>
          <w:instrText>PAGE   \* MERGEFORMAT</w:instrText>
        </w:r>
        <w:r>
          <w:fldChar w:fldCharType="separate"/>
        </w:r>
        <w:r w:rsidRPr="00E90294">
          <w:rPr>
            <w:noProof/>
            <w:lang w:val="zh-CN"/>
          </w:rPr>
          <w:t>IX</w:t>
        </w:r>
        <w:r>
          <w:fldChar w:fldCharType="end"/>
        </w:r>
      </w:p>
    </w:sdtContent>
  </w:sdt>
  <w:p w14:paraId="1C00CDBE" w14:textId="77777777" w:rsidR="00C77A82" w:rsidRDefault="00C77A82">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D5645A" w14:textId="77777777" w:rsidR="00C77A82" w:rsidRDefault="00C77A82">
    <w:pPr>
      <w:pStyle w:val="a5"/>
      <w:jc w:val="center"/>
    </w:pPr>
    <w:r>
      <w:fldChar w:fldCharType="begin"/>
    </w:r>
    <w:r>
      <w:instrText xml:space="preserve"> PAGE   \* MERGEFORMAT </w:instrText>
    </w:r>
    <w:r>
      <w:fldChar w:fldCharType="separate"/>
    </w:r>
    <w:r>
      <w:rPr>
        <w:noProof/>
      </w:rPr>
      <w:t>58</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62493936"/>
      <w:docPartObj>
        <w:docPartGallery w:val="Page Numbers (Bottom of Page)"/>
        <w:docPartUnique/>
      </w:docPartObj>
    </w:sdtPr>
    <w:sdtContent>
      <w:p w14:paraId="7DEFFE01" w14:textId="72FDB9CE" w:rsidR="00C77A82" w:rsidRDefault="00C77A82">
        <w:pPr>
          <w:pStyle w:val="a5"/>
          <w:jc w:val="center"/>
        </w:pPr>
        <w:r>
          <w:fldChar w:fldCharType="begin"/>
        </w:r>
        <w:r>
          <w:instrText>PAGE   \* MERGEFORMAT</w:instrText>
        </w:r>
        <w:r>
          <w:fldChar w:fldCharType="separate"/>
        </w:r>
        <w:r w:rsidRPr="005C56CD">
          <w:rPr>
            <w:noProof/>
            <w:lang w:val="zh-CN"/>
          </w:rPr>
          <w:t>57</w:t>
        </w:r>
        <w:r>
          <w:fldChar w:fldCharType="end"/>
        </w:r>
      </w:p>
    </w:sdtContent>
  </w:sdt>
  <w:p w14:paraId="183CB64F" w14:textId="77777777" w:rsidR="00C77A82" w:rsidRDefault="00C77A82">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43BC8E" w14:textId="77777777" w:rsidR="00923FC8" w:rsidRDefault="00923FC8" w:rsidP="00E5594F">
      <w:pPr>
        <w:ind w:firstLine="480"/>
      </w:pPr>
      <w:r>
        <w:separator/>
      </w:r>
    </w:p>
  </w:footnote>
  <w:footnote w:type="continuationSeparator" w:id="0">
    <w:p w14:paraId="0B6A8513" w14:textId="77777777" w:rsidR="00923FC8" w:rsidRDefault="00923FC8" w:rsidP="00E5594F">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D57731" w14:textId="77777777" w:rsidR="00C77A82" w:rsidRDefault="00C77A82">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F04859" w14:textId="77777777" w:rsidR="00C77A82" w:rsidRDefault="00C77A82" w:rsidP="00245AAB">
    <w:pPr>
      <w:pStyle w:val="a3"/>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F79FD6" w14:textId="77777777" w:rsidR="00C77A82" w:rsidRDefault="00C77A82">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B57910" w14:textId="5A292F05" w:rsidR="00C77A82" w:rsidRDefault="00C77A82">
    <w:pPr>
      <w:pStyle w:val="a7"/>
      <w:pBdr>
        <w:bottom w:val="thinThickSmallGap" w:sz="12" w:space="1" w:color="auto"/>
      </w:pBdr>
      <w:rPr>
        <w:sz w:val="18"/>
        <w:szCs w:val="18"/>
      </w:rPr>
    </w:pPr>
    <w:r>
      <w:rPr>
        <w:rFonts w:hint="eastAsia"/>
        <w:sz w:val="18"/>
        <w:szCs w:val="18"/>
      </w:rPr>
      <w:t>基于深度学习的程序并行化方法研究</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6CE5EC" w14:textId="42BD7F21" w:rsidR="00C77A82" w:rsidRDefault="00C77A82" w:rsidP="002F2327">
    <w:pPr>
      <w:pStyle w:val="a7"/>
      <w:pBdr>
        <w:bottom w:val="thinThickSmallGap" w:sz="12" w:space="1" w:color="auto"/>
      </w:pBdr>
      <w:rPr>
        <w:sz w:val="18"/>
        <w:szCs w:val="18"/>
      </w:rPr>
    </w:pPr>
    <w:r>
      <w:rPr>
        <w:rFonts w:hint="eastAsia"/>
        <w:sz w:val="18"/>
        <w:szCs w:val="18"/>
      </w:rPr>
      <w:t>工程硕士学位论文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BDFF5A04"/>
    <w:multiLevelType w:val="singleLevel"/>
    <w:tmpl w:val="BDFF5A04"/>
    <w:lvl w:ilvl="0">
      <w:start w:val="1"/>
      <w:numFmt w:val="decimal"/>
      <w:lvlText w:val="%1."/>
      <w:lvlJc w:val="left"/>
      <w:pPr>
        <w:tabs>
          <w:tab w:val="left" w:pos="312"/>
        </w:tabs>
      </w:pPr>
    </w:lvl>
  </w:abstractNum>
  <w:abstractNum w:abstractNumId="1" w15:restartNumberingAfterBreak="0">
    <w:nsid w:val="00003106"/>
    <w:multiLevelType w:val="multilevel"/>
    <w:tmpl w:val="00003106"/>
    <w:lvl w:ilvl="0">
      <w:start w:val="1"/>
      <w:numFmt w:val="decimal"/>
      <w:lvlText w:val="[%1]"/>
      <w:lvlJc w:val="left"/>
      <w:pPr>
        <w:ind w:left="420" w:hanging="420"/>
      </w:pPr>
      <w:rPr>
        <w:rFonts w:ascii="Times New Roman" w:hAnsi="Times New Roman" w:cs="Times New Roman" w:hint="default"/>
        <w:b w:val="0"/>
        <w:color w:val="00000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A424863"/>
    <w:multiLevelType w:val="hybridMultilevel"/>
    <w:tmpl w:val="54E6715C"/>
    <w:lvl w:ilvl="0" w:tplc="348C40D0">
      <w:start w:val="1"/>
      <w:numFmt w:val="decimal"/>
      <w:pStyle w:val="WS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0A94EA5"/>
    <w:multiLevelType w:val="hybridMultilevel"/>
    <w:tmpl w:val="146E152E"/>
    <w:lvl w:ilvl="0" w:tplc="DF149B8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4CC77E3"/>
    <w:multiLevelType w:val="hybridMultilevel"/>
    <w:tmpl w:val="CF928BE0"/>
    <w:lvl w:ilvl="0" w:tplc="62FE1CB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A073520"/>
    <w:multiLevelType w:val="hybridMultilevel"/>
    <w:tmpl w:val="60EE140A"/>
    <w:lvl w:ilvl="0" w:tplc="F9A4B536">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2B65763"/>
    <w:multiLevelType w:val="multilevel"/>
    <w:tmpl w:val="22B65763"/>
    <w:lvl w:ilvl="0">
      <w:start w:val="1"/>
      <w:numFmt w:val="decimal"/>
      <w:lvlText w:val="[%1]"/>
      <w:lvlJc w:val="left"/>
      <w:pPr>
        <w:ind w:left="420" w:hanging="420"/>
      </w:pPr>
      <w:rPr>
        <w:rFonts w:ascii="Times New Roman" w:hAnsi="Times New Roman" w:cs="Times New Roman" w:hint="default"/>
        <w:b w:val="0"/>
        <w:color w:val="000000"/>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E6B3C82"/>
    <w:multiLevelType w:val="singleLevel"/>
    <w:tmpl w:val="3E6B3C82"/>
    <w:lvl w:ilvl="0">
      <w:start w:val="1"/>
      <w:numFmt w:val="decimal"/>
      <w:lvlText w:val="%1."/>
      <w:lvlJc w:val="left"/>
      <w:pPr>
        <w:tabs>
          <w:tab w:val="left" w:pos="312"/>
        </w:tabs>
      </w:pPr>
    </w:lvl>
  </w:abstractNum>
  <w:abstractNum w:abstractNumId="8" w15:restartNumberingAfterBreak="0">
    <w:nsid w:val="3FEA227E"/>
    <w:multiLevelType w:val="multilevel"/>
    <w:tmpl w:val="C3784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42C28"/>
    <w:multiLevelType w:val="hybridMultilevel"/>
    <w:tmpl w:val="19A8C194"/>
    <w:lvl w:ilvl="0" w:tplc="8C725A78">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659250FA"/>
    <w:multiLevelType w:val="multilevel"/>
    <w:tmpl w:val="208609C0"/>
    <w:lvl w:ilvl="0">
      <w:start w:val="1"/>
      <w:numFmt w:val="decimal"/>
      <w:lvlText w:val="%1"/>
      <w:lvlJc w:val="left"/>
      <w:pPr>
        <w:ind w:left="560" w:hanging="560"/>
      </w:pPr>
      <w:rPr>
        <w:rFonts w:hint="default"/>
      </w:rPr>
    </w:lvl>
    <w:lvl w:ilvl="1">
      <w:start w:val="1"/>
      <w:numFmt w:val="decimal"/>
      <w:pStyle w:val="WSL-2"/>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67F61DBC"/>
    <w:multiLevelType w:val="hybridMultilevel"/>
    <w:tmpl w:val="33302BF6"/>
    <w:lvl w:ilvl="0" w:tplc="5E9C25D8">
      <w:start w:val="1"/>
      <w:numFmt w:val="decimal"/>
      <w:lvlText w:val="（%1）"/>
      <w:lvlJc w:val="left"/>
      <w:pPr>
        <w:ind w:left="720" w:hanging="72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6A46457E"/>
    <w:multiLevelType w:val="multilevel"/>
    <w:tmpl w:val="1B8C320A"/>
    <w:lvl w:ilvl="0">
      <w:start w:val="1"/>
      <w:numFmt w:val="decimal"/>
      <w:pStyle w:val="WSL-0"/>
      <w:lvlText w:val="[%1]"/>
      <w:lvlJc w:val="left"/>
      <w:pPr>
        <w:tabs>
          <w:tab w:val="left" w:pos="567"/>
        </w:tabs>
        <w:ind w:left="567" w:hanging="567"/>
      </w:pPr>
      <w:rPr>
        <w:rFonts w:ascii="Times New Roman" w:hAnsi="Times New Roman" w:hint="default"/>
        <w:sz w:val="24"/>
        <w:szCs w:val="24"/>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3" w15:restartNumberingAfterBreak="0">
    <w:nsid w:val="6DCD1B6B"/>
    <w:multiLevelType w:val="multilevel"/>
    <w:tmpl w:val="6DCD1B6B"/>
    <w:lvl w:ilvl="0">
      <w:start w:val="1"/>
      <w:numFmt w:val="decimal"/>
      <w:pStyle w:val="1"/>
      <w:isLgl/>
      <w:suff w:val="space"/>
      <w:lvlText w:val="第 %1 章"/>
      <w:lvlJc w:val="center"/>
      <w:pPr>
        <w:ind w:left="0" w:firstLine="0"/>
      </w:pPr>
      <w:rPr>
        <w:rFonts w:hint="eastAsia"/>
      </w:rPr>
    </w:lvl>
    <w:lvl w:ilvl="1">
      <w:start w:val="1"/>
      <w:numFmt w:val="none"/>
      <w:lvlText w:val="1.1"/>
      <w:lvlJc w:val="left"/>
      <w:pPr>
        <w:tabs>
          <w:tab w:val="left" w:pos="567"/>
        </w:tabs>
        <w:ind w:left="0" w:firstLine="0"/>
      </w:pPr>
      <w:rPr>
        <w:rFonts w:ascii="Times New Roman" w:hAnsi="Times New Roman" w:cs="Times New Roman" w:hint="eastAsia"/>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14:shadow w14:blurRad="0" w14:dist="0" w14:dir="0" w14:sx="0" w14:sy="0" w14:kx="0" w14:ky="0" w14:algn="none">
          <w14:srgbClr w14:val="000000"/>
        </w14:shadow>
        <w14:ligatures w14:val="none"/>
        <w14:numForm w14:val="default"/>
        <w14:numSpacing w14:val="default"/>
      </w:rPr>
    </w:lvl>
    <w:lvl w:ilvl="2">
      <w:start w:val="1"/>
      <w:numFmt w:val="decimal"/>
      <w:pStyle w:val="3"/>
      <w:lvlText w:val="%1.%2%3"/>
      <w:lvlJc w:val="left"/>
      <w:pPr>
        <w:tabs>
          <w:tab w:val="left" w:pos="567"/>
        </w:tabs>
        <w:ind w:left="142" w:firstLine="0"/>
      </w:pPr>
      <w:rPr>
        <w:rFonts w:ascii="Times New Roman" w:hAnsi="Times New Roman" w:cs="Times New Roman" w:hint="default"/>
      </w:rPr>
    </w:lvl>
    <w:lvl w:ilvl="3">
      <w:start w:val="1"/>
      <w:numFmt w:val="decimal"/>
      <w:lvlText w:val="%1.%2.%3.%4"/>
      <w:lvlJc w:val="left"/>
      <w:pPr>
        <w:ind w:left="4677" w:hanging="708"/>
      </w:pPr>
      <w:rPr>
        <w:rFonts w:ascii="Times New Roman" w:hAnsi="Times New Roman" w:cs="Times New Roman" w:hint="default"/>
        <w:b w:val="0"/>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4" w15:restartNumberingAfterBreak="0">
    <w:nsid w:val="6FF426FD"/>
    <w:multiLevelType w:val="hybridMultilevel"/>
    <w:tmpl w:val="6C94EFE2"/>
    <w:lvl w:ilvl="0" w:tplc="29423610">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78122AEC"/>
    <w:multiLevelType w:val="hybridMultilevel"/>
    <w:tmpl w:val="CFE4FDBE"/>
    <w:lvl w:ilvl="0" w:tplc="D8222BDA">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7F4600C4"/>
    <w:multiLevelType w:val="hybridMultilevel"/>
    <w:tmpl w:val="95D4914A"/>
    <w:lvl w:ilvl="0" w:tplc="51F6D164">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3"/>
  </w:num>
  <w:num w:numId="2">
    <w:abstractNumId w:val="10"/>
  </w:num>
  <w:num w:numId="3">
    <w:abstractNumId w:val="15"/>
  </w:num>
  <w:num w:numId="4">
    <w:abstractNumId w:val="8"/>
  </w:num>
  <w:num w:numId="5">
    <w:abstractNumId w:val="0"/>
  </w:num>
  <w:num w:numId="6">
    <w:abstractNumId w:val="7"/>
  </w:num>
  <w:num w:numId="7">
    <w:abstractNumId w:val="4"/>
  </w:num>
  <w:num w:numId="8">
    <w:abstractNumId w:val="11"/>
  </w:num>
  <w:num w:numId="9">
    <w:abstractNumId w:val="9"/>
  </w:num>
  <w:num w:numId="10">
    <w:abstractNumId w:val="3"/>
  </w:num>
  <w:num w:numId="11">
    <w:abstractNumId w:val="16"/>
  </w:num>
  <w:num w:numId="12">
    <w:abstractNumId w:val="5"/>
  </w:num>
  <w:num w:numId="1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num>
  <w:num w:numId="15">
    <w:abstractNumId w:val="6"/>
  </w:num>
  <w:num w:numId="16">
    <w:abstractNumId w:val="14"/>
  </w:num>
  <w:num w:numId="17">
    <w:abstractNumId w:val="2"/>
  </w:num>
  <w:num w:numId="18">
    <w:abstractNumId w:val="12"/>
  </w:num>
  <w:num w:numId="19">
    <w:abstractNumId w:val="12"/>
    <w:lvlOverride w:ilvl="0">
      <w:lvl w:ilvl="0">
        <w:start w:val="1"/>
        <w:numFmt w:val="decimal"/>
        <w:pStyle w:val="WSL-0"/>
        <w:lvlText w:val="[%1]"/>
        <w:lvlJc w:val="left"/>
        <w:pPr>
          <w:ind w:left="284" w:hanging="284"/>
        </w:pPr>
        <w:rPr>
          <w:rFonts w:hint="eastAsia"/>
        </w:rPr>
      </w:lvl>
    </w:lvlOverride>
    <w:lvlOverride w:ilvl="1">
      <w:lvl w:ilvl="1" w:tentative="1">
        <w:start w:val="1"/>
        <w:numFmt w:val="lowerLetter"/>
        <w:lvlText w:val="%2)"/>
        <w:lvlJc w:val="left"/>
        <w:pPr>
          <w:ind w:left="840" w:hanging="420"/>
        </w:pPr>
      </w:lvl>
    </w:lvlOverride>
    <w:lvlOverride w:ilvl="2">
      <w:lvl w:ilvl="2" w:tentative="1">
        <w:start w:val="1"/>
        <w:numFmt w:val="lowerRoman"/>
        <w:lvlText w:val="%3."/>
        <w:lvlJc w:val="right"/>
        <w:pPr>
          <w:ind w:left="1260" w:hanging="420"/>
        </w:pPr>
      </w:lvl>
    </w:lvlOverride>
    <w:lvlOverride w:ilvl="3">
      <w:lvl w:ilvl="3" w:tentative="1">
        <w:start w:val="1"/>
        <w:numFmt w:val="decimal"/>
        <w:lvlText w:val="%4."/>
        <w:lvlJc w:val="left"/>
        <w:pPr>
          <w:ind w:left="1680" w:hanging="420"/>
        </w:pPr>
      </w:lvl>
    </w:lvlOverride>
    <w:lvlOverride w:ilvl="4">
      <w:lvl w:ilvl="4" w:tentative="1">
        <w:start w:val="1"/>
        <w:numFmt w:val="lowerLetter"/>
        <w:lvlText w:val="%5)"/>
        <w:lvlJc w:val="left"/>
        <w:pPr>
          <w:ind w:left="2100" w:hanging="420"/>
        </w:pPr>
      </w:lvl>
    </w:lvlOverride>
    <w:lvlOverride w:ilvl="5">
      <w:lvl w:ilvl="5" w:tentative="1">
        <w:start w:val="1"/>
        <w:numFmt w:val="lowerRoman"/>
        <w:lvlText w:val="%6."/>
        <w:lvlJc w:val="right"/>
        <w:pPr>
          <w:ind w:left="2520" w:hanging="420"/>
        </w:pPr>
      </w:lvl>
    </w:lvlOverride>
    <w:lvlOverride w:ilvl="6">
      <w:lvl w:ilvl="6" w:tentative="1">
        <w:start w:val="1"/>
        <w:numFmt w:val="decimal"/>
        <w:lvlText w:val="%7."/>
        <w:lvlJc w:val="left"/>
        <w:pPr>
          <w:ind w:left="2940" w:hanging="420"/>
        </w:pPr>
      </w:lvl>
    </w:lvlOverride>
    <w:lvlOverride w:ilvl="7">
      <w:lvl w:ilvl="7" w:tentative="1">
        <w:start w:val="1"/>
        <w:numFmt w:val="lowerLetter"/>
        <w:lvlText w:val="%8)"/>
        <w:lvlJc w:val="left"/>
        <w:pPr>
          <w:ind w:left="3360" w:hanging="420"/>
        </w:pPr>
      </w:lvl>
    </w:lvlOverride>
    <w:lvlOverride w:ilvl="8">
      <w:lvl w:ilvl="8" w:tentative="1">
        <w:start w:val="1"/>
        <w:numFmt w:val="lowerRoman"/>
        <w:lvlText w:val="%9."/>
        <w:lvlJc w:val="right"/>
        <w:pPr>
          <w:ind w:left="3780" w:hanging="420"/>
        </w:pPr>
      </w:lvl>
    </w:lvlOverride>
  </w:num>
  <w:num w:numId="20">
    <w:abstractNumId w:val="12"/>
    <w:lvlOverride w:ilvl="0">
      <w:lvl w:ilvl="0">
        <w:start w:val="1"/>
        <w:numFmt w:val="decimal"/>
        <w:pStyle w:val="WSL-0"/>
        <w:suff w:val="space"/>
        <w:lvlText w:val="[%1]"/>
        <w:lvlJc w:val="left"/>
        <w:pPr>
          <w:ind w:left="567" w:hanging="567"/>
        </w:pPr>
        <w:rPr>
          <w:rFonts w:hint="eastAsia"/>
        </w:rPr>
      </w:lvl>
    </w:lvlOverride>
    <w:lvlOverride w:ilvl="1">
      <w:lvl w:ilvl="1">
        <w:start w:val="1"/>
        <w:numFmt w:val="lowerLetter"/>
        <w:lvlText w:val="%2)"/>
        <w:lvlJc w:val="left"/>
        <w:pPr>
          <w:ind w:left="840" w:hanging="420"/>
        </w:pPr>
        <w:rPr>
          <w:rFonts w:hint="eastAsia"/>
        </w:rPr>
      </w:lvl>
    </w:lvlOverride>
    <w:lvlOverride w:ilvl="2">
      <w:lvl w:ilvl="2">
        <w:start w:val="1"/>
        <w:numFmt w:val="lowerRoman"/>
        <w:lvlText w:val="%3."/>
        <w:lvlJc w:val="right"/>
        <w:pPr>
          <w:ind w:left="1260" w:hanging="420"/>
        </w:pPr>
        <w:rPr>
          <w:rFonts w:hint="eastAsia"/>
        </w:rPr>
      </w:lvl>
    </w:lvlOverride>
    <w:lvlOverride w:ilvl="3">
      <w:lvl w:ilvl="3">
        <w:start w:val="1"/>
        <w:numFmt w:val="decimal"/>
        <w:lvlText w:val="%4."/>
        <w:lvlJc w:val="left"/>
        <w:pPr>
          <w:ind w:left="1680" w:hanging="420"/>
        </w:pPr>
        <w:rPr>
          <w:rFonts w:hint="eastAsia"/>
        </w:rPr>
      </w:lvl>
    </w:lvlOverride>
    <w:lvlOverride w:ilvl="4">
      <w:lvl w:ilvl="4">
        <w:start w:val="1"/>
        <w:numFmt w:val="lowerLetter"/>
        <w:lvlText w:val="%5)"/>
        <w:lvlJc w:val="left"/>
        <w:pPr>
          <w:ind w:left="2100" w:hanging="420"/>
        </w:pPr>
        <w:rPr>
          <w:rFonts w:hint="eastAsia"/>
        </w:rPr>
      </w:lvl>
    </w:lvlOverride>
    <w:lvlOverride w:ilvl="5">
      <w:lvl w:ilvl="5">
        <w:start w:val="1"/>
        <w:numFmt w:val="lowerRoman"/>
        <w:lvlText w:val="%6."/>
        <w:lvlJc w:val="right"/>
        <w:pPr>
          <w:ind w:left="2520" w:hanging="420"/>
        </w:pPr>
        <w:rPr>
          <w:rFonts w:hint="eastAsia"/>
        </w:rPr>
      </w:lvl>
    </w:lvlOverride>
    <w:lvlOverride w:ilvl="6">
      <w:lvl w:ilvl="6">
        <w:start w:val="1"/>
        <w:numFmt w:val="decimal"/>
        <w:lvlText w:val="%7."/>
        <w:lvlJc w:val="left"/>
        <w:pPr>
          <w:ind w:left="2940" w:hanging="420"/>
        </w:pPr>
        <w:rPr>
          <w:rFonts w:hint="eastAsia"/>
        </w:rPr>
      </w:lvl>
    </w:lvlOverride>
    <w:lvlOverride w:ilvl="7">
      <w:lvl w:ilvl="7">
        <w:start w:val="1"/>
        <w:numFmt w:val="lowerLetter"/>
        <w:lvlText w:val="%8)"/>
        <w:lvlJc w:val="left"/>
        <w:pPr>
          <w:ind w:left="3360" w:hanging="420"/>
        </w:pPr>
        <w:rPr>
          <w:rFonts w:hint="eastAsia"/>
        </w:rPr>
      </w:lvl>
    </w:lvlOverride>
    <w:lvlOverride w:ilvl="8">
      <w:lvl w:ilvl="8">
        <w:start w:val="1"/>
        <w:numFmt w:val="lowerRoman"/>
        <w:lvlText w:val="%9."/>
        <w:lvlJc w:val="right"/>
        <w:pPr>
          <w:ind w:left="3780" w:hanging="420"/>
        </w:pPr>
        <w:rPr>
          <w:rFonts w:hint="eastAsia"/>
        </w:r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Lenovo">
    <w15:presenceInfo w15:providerId="None" w15:userId="Lenovo"/>
  </w15:person>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trackRevisions/>
  <w:defaultTabStop w:val="420"/>
  <w:evenAndOddHeaders/>
  <w:drawingGridHorizontalSpacing w:val="229"/>
  <w:drawingGridVerticalSpacing w:val="409"/>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3F38"/>
    <w:rsid w:val="0000673F"/>
    <w:rsid w:val="0001167E"/>
    <w:rsid w:val="000122E8"/>
    <w:rsid w:val="000152C3"/>
    <w:rsid w:val="0002057F"/>
    <w:rsid w:val="00023046"/>
    <w:rsid w:val="00026445"/>
    <w:rsid w:val="00034904"/>
    <w:rsid w:val="0003563C"/>
    <w:rsid w:val="0004207C"/>
    <w:rsid w:val="00042CEE"/>
    <w:rsid w:val="00051EC9"/>
    <w:rsid w:val="0005686A"/>
    <w:rsid w:val="00062D91"/>
    <w:rsid w:val="00070F65"/>
    <w:rsid w:val="00080608"/>
    <w:rsid w:val="00081853"/>
    <w:rsid w:val="00093B00"/>
    <w:rsid w:val="0009719C"/>
    <w:rsid w:val="000A266F"/>
    <w:rsid w:val="000A30AB"/>
    <w:rsid w:val="000A68B8"/>
    <w:rsid w:val="000A6AC2"/>
    <w:rsid w:val="000B5734"/>
    <w:rsid w:val="000C2A80"/>
    <w:rsid w:val="000D35D4"/>
    <w:rsid w:val="000D6749"/>
    <w:rsid w:val="000D6E53"/>
    <w:rsid w:val="000E03F6"/>
    <w:rsid w:val="000E4BB2"/>
    <w:rsid w:val="000E4C7B"/>
    <w:rsid w:val="000E5CEE"/>
    <w:rsid w:val="000E6EBE"/>
    <w:rsid w:val="000E7E3E"/>
    <w:rsid w:val="000F1D94"/>
    <w:rsid w:val="00107C17"/>
    <w:rsid w:val="00111513"/>
    <w:rsid w:val="00115E6A"/>
    <w:rsid w:val="0011776B"/>
    <w:rsid w:val="001201F5"/>
    <w:rsid w:val="0012037C"/>
    <w:rsid w:val="0012151B"/>
    <w:rsid w:val="00122641"/>
    <w:rsid w:val="00123F38"/>
    <w:rsid w:val="00125E3C"/>
    <w:rsid w:val="0012714C"/>
    <w:rsid w:val="00136F66"/>
    <w:rsid w:val="00146335"/>
    <w:rsid w:val="00146727"/>
    <w:rsid w:val="00150C54"/>
    <w:rsid w:val="00151C30"/>
    <w:rsid w:val="00162050"/>
    <w:rsid w:val="00171E03"/>
    <w:rsid w:val="001761BC"/>
    <w:rsid w:val="00180FD8"/>
    <w:rsid w:val="001856FC"/>
    <w:rsid w:val="00186A94"/>
    <w:rsid w:val="00186EFD"/>
    <w:rsid w:val="00194222"/>
    <w:rsid w:val="001A5CEE"/>
    <w:rsid w:val="001C3A9D"/>
    <w:rsid w:val="001C59F5"/>
    <w:rsid w:val="001D40FC"/>
    <w:rsid w:val="001E1889"/>
    <w:rsid w:val="001E3C9E"/>
    <w:rsid w:val="001F7C87"/>
    <w:rsid w:val="00201921"/>
    <w:rsid w:val="00203EC1"/>
    <w:rsid w:val="0021141A"/>
    <w:rsid w:val="002132C3"/>
    <w:rsid w:val="00214FB0"/>
    <w:rsid w:val="00220ED7"/>
    <w:rsid w:val="002309B0"/>
    <w:rsid w:val="0023309E"/>
    <w:rsid w:val="00236BDB"/>
    <w:rsid w:val="0024504E"/>
    <w:rsid w:val="002452FF"/>
    <w:rsid w:val="00245640"/>
    <w:rsid w:val="00245AAB"/>
    <w:rsid w:val="00256E60"/>
    <w:rsid w:val="00262121"/>
    <w:rsid w:val="0026561C"/>
    <w:rsid w:val="00272703"/>
    <w:rsid w:val="00274EB0"/>
    <w:rsid w:val="00277B77"/>
    <w:rsid w:val="00282DCF"/>
    <w:rsid w:val="002842C4"/>
    <w:rsid w:val="0028502E"/>
    <w:rsid w:val="002A3BDC"/>
    <w:rsid w:val="002B0EB9"/>
    <w:rsid w:val="002B3002"/>
    <w:rsid w:val="002B310F"/>
    <w:rsid w:val="002D2CC6"/>
    <w:rsid w:val="002D3B2F"/>
    <w:rsid w:val="002E2B94"/>
    <w:rsid w:val="002F1871"/>
    <w:rsid w:val="002F2327"/>
    <w:rsid w:val="002F4AF8"/>
    <w:rsid w:val="002F69C6"/>
    <w:rsid w:val="002F6B5D"/>
    <w:rsid w:val="00301DAC"/>
    <w:rsid w:val="0030504C"/>
    <w:rsid w:val="00310007"/>
    <w:rsid w:val="00310875"/>
    <w:rsid w:val="00324493"/>
    <w:rsid w:val="003307A6"/>
    <w:rsid w:val="00332FFD"/>
    <w:rsid w:val="003379F4"/>
    <w:rsid w:val="00342BB0"/>
    <w:rsid w:val="0034434D"/>
    <w:rsid w:val="00344C83"/>
    <w:rsid w:val="00345A64"/>
    <w:rsid w:val="00350AB4"/>
    <w:rsid w:val="00356A33"/>
    <w:rsid w:val="0036177B"/>
    <w:rsid w:val="003720CD"/>
    <w:rsid w:val="003733DC"/>
    <w:rsid w:val="00373747"/>
    <w:rsid w:val="0037782A"/>
    <w:rsid w:val="00382A58"/>
    <w:rsid w:val="003847D0"/>
    <w:rsid w:val="003862A3"/>
    <w:rsid w:val="00387BDC"/>
    <w:rsid w:val="00390957"/>
    <w:rsid w:val="00391B46"/>
    <w:rsid w:val="00397840"/>
    <w:rsid w:val="003B511F"/>
    <w:rsid w:val="003B797B"/>
    <w:rsid w:val="003C569D"/>
    <w:rsid w:val="003D4DA6"/>
    <w:rsid w:val="003D4DEB"/>
    <w:rsid w:val="003D7511"/>
    <w:rsid w:val="003E0ADB"/>
    <w:rsid w:val="003E2698"/>
    <w:rsid w:val="003E30CB"/>
    <w:rsid w:val="00413ECB"/>
    <w:rsid w:val="00423C14"/>
    <w:rsid w:val="0042726C"/>
    <w:rsid w:val="00427E9C"/>
    <w:rsid w:val="00430B39"/>
    <w:rsid w:val="00433519"/>
    <w:rsid w:val="00436BB7"/>
    <w:rsid w:val="00440D3B"/>
    <w:rsid w:val="00443FFB"/>
    <w:rsid w:val="00453245"/>
    <w:rsid w:val="0045683D"/>
    <w:rsid w:val="004614F2"/>
    <w:rsid w:val="00462998"/>
    <w:rsid w:val="00463D0D"/>
    <w:rsid w:val="0046435B"/>
    <w:rsid w:val="00481B39"/>
    <w:rsid w:val="004825CD"/>
    <w:rsid w:val="00486F75"/>
    <w:rsid w:val="0049137C"/>
    <w:rsid w:val="00494DE2"/>
    <w:rsid w:val="00497A74"/>
    <w:rsid w:val="004A0E2A"/>
    <w:rsid w:val="004A21A3"/>
    <w:rsid w:val="004A3DF1"/>
    <w:rsid w:val="004A4C94"/>
    <w:rsid w:val="004B02AE"/>
    <w:rsid w:val="004B793E"/>
    <w:rsid w:val="004B7CA5"/>
    <w:rsid w:val="004C5752"/>
    <w:rsid w:val="004C6130"/>
    <w:rsid w:val="004C7875"/>
    <w:rsid w:val="004D0B27"/>
    <w:rsid w:val="004E10BF"/>
    <w:rsid w:val="004E43F0"/>
    <w:rsid w:val="004E450D"/>
    <w:rsid w:val="004F01CE"/>
    <w:rsid w:val="004F4223"/>
    <w:rsid w:val="004F5ADB"/>
    <w:rsid w:val="004F66A5"/>
    <w:rsid w:val="00500291"/>
    <w:rsid w:val="00506E19"/>
    <w:rsid w:val="00513B8E"/>
    <w:rsid w:val="00514DAB"/>
    <w:rsid w:val="00515580"/>
    <w:rsid w:val="00516FAF"/>
    <w:rsid w:val="005252BA"/>
    <w:rsid w:val="00527217"/>
    <w:rsid w:val="005275BC"/>
    <w:rsid w:val="00534798"/>
    <w:rsid w:val="0053598C"/>
    <w:rsid w:val="005445F8"/>
    <w:rsid w:val="00547E1F"/>
    <w:rsid w:val="00552C06"/>
    <w:rsid w:val="00553514"/>
    <w:rsid w:val="0055367D"/>
    <w:rsid w:val="00553E73"/>
    <w:rsid w:val="005707BF"/>
    <w:rsid w:val="005915D1"/>
    <w:rsid w:val="005A5785"/>
    <w:rsid w:val="005B12D0"/>
    <w:rsid w:val="005C56CD"/>
    <w:rsid w:val="005C5C68"/>
    <w:rsid w:val="005D1537"/>
    <w:rsid w:val="005D260B"/>
    <w:rsid w:val="005D413C"/>
    <w:rsid w:val="005D7B1D"/>
    <w:rsid w:val="005E1615"/>
    <w:rsid w:val="005F1EA0"/>
    <w:rsid w:val="005F74AC"/>
    <w:rsid w:val="00600FAB"/>
    <w:rsid w:val="006029B4"/>
    <w:rsid w:val="00603C77"/>
    <w:rsid w:val="00603D66"/>
    <w:rsid w:val="00611A9E"/>
    <w:rsid w:val="00613EFE"/>
    <w:rsid w:val="00622E08"/>
    <w:rsid w:val="00631DBD"/>
    <w:rsid w:val="0063445A"/>
    <w:rsid w:val="00635250"/>
    <w:rsid w:val="00637A1A"/>
    <w:rsid w:val="00637C79"/>
    <w:rsid w:val="006629B4"/>
    <w:rsid w:val="00664D19"/>
    <w:rsid w:val="00664E84"/>
    <w:rsid w:val="00667255"/>
    <w:rsid w:val="0066730A"/>
    <w:rsid w:val="006746C9"/>
    <w:rsid w:val="00675DBB"/>
    <w:rsid w:val="00677EDD"/>
    <w:rsid w:val="00686B7C"/>
    <w:rsid w:val="006A439A"/>
    <w:rsid w:val="006A58F6"/>
    <w:rsid w:val="006A7434"/>
    <w:rsid w:val="006B4B53"/>
    <w:rsid w:val="006E1D96"/>
    <w:rsid w:val="006F1275"/>
    <w:rsid w:val="007039C2"/>
    <w:rsid w:val="007060EA"/>
    <w:rsid w:val="00711AA3"/>
    <w:rsid w:val="00711C60"/>
    <w:rsid w:val="0071556B"/>
    <w:rsid w:val="00722FB2"/>
    <w:rsid w:val="00724549"/>
    <w:rsid w:val="00727DED"/>
    <w:rsid w:val="00730885"/>
    <w:rsid w:val="0073780A"/>
    <w:rsid w:val="0074094D"/>
    <w:rsid w:val="00741E90"/>
    <w:rsid w:val="00743B92"/>
    <w:rsid w:val="00745053"/>
    <w:rsid w:val="007512E3"/>
    <w:rsid w:val="00756007"/>
    <w:rsid w:val="00760F68"/>
    <w:rsid w:val="007616D8"/>
    <w:rsid w:val="00771778"/>
    <w:rsid w:val="0078384F"/>
    <w:rsid w:val="00792D3E"/>
    <w:rsid w:val="0079412E"/>
    <w:rsid w:val="007B212B"/>
    <w:rsid w:val="007B6790"/>
    <w:rsid w:val="007C0987"/>
    <w:rsid w:val="007C1AC0"/>
    <w:rsid w:val="007D12C5"/>
    <w:rsid w:val="007D1422"/>
    <w:rsid w:val="007D241B"/>
    <w:rsid w:val="007D3558"/>
    <w:rsid w:val="007D4665"/>
    <w:rsid w:val="007D617B"/>
    <w:rsid w:val="007D7A26"/>
    <w:rsid w:val="007E05B9"/>
    <w:rsid w:val="007E1D9C"/>
    <w:rsid w:val="007E5BE3"/>
    <w:rsid w:val="007E6008"/>
    <w:rsid w:val="007F29B6"/>
    <w:rsid w:val="007F41FC"/>
    <w:rsid w:val="007F48E7"/>
    <w:rsid w:val="007F6132"/>
    <w:rsid w:val="00810AF9"/>
    <w:rsid w:val="00813A31"/>
    <w:rsid w:val="00814B37"/>
    <w:rsid w:val="00821847"/>
    <w:rsid w:val="00822883"/>
    <w:rsid w:val="008339F1"/>
    <w:rsid w:val="008340E3"/>
    <w:rsid w:val="00836E04"/>
    <w:rsid w:val="0085732D"/>
    <w:rsid w:val="0086052F"/>
    <w:rsid w:val="008642F3"/>
    <w:rsid w:val="00866ED5"/>
    <w:rsid w:val="00871481"/>
    <w:rsid w:val="00876C44"/>
    <w:rsid w:val="00880704"/>
    <w:rsid w:val="0088548E"/>
    <w:rsid w:val="00892568"/>
    <w:rsid w:val="008A082D"/>
    <w:rsid w:val="008B18BB"/>
    <w:rsid w:val="008C044A"/>
    <w:rsid w:val="008C5E76"/>
    <w:rsid w:val="008E628D"/>
    <w:rsid w:val="008E6BBC"/>
    <w:rsid w:val="008F13F6"/>
    <w:rsid w:val="008F257B"/>
    <w:rsid w:val="009030A6"/>
    <w:rsid w:val="009052A8"/>
    <w:rsid w:val="00914412"/>
    <w:rsid w:val="00921549"/>
    <w:rsid w:val="00921D81"/>
    <w:rsid w:val="00922344"/>
    <w:rsid w:val="009226BC"/>
    <w:rsid w:val="00922DC2"/>
    <w:rsid w:val="00923FC8"/>
    <w:rsid w:val="00924D8F"/>
    <w:rsid w:val="009303D9"/>
    <w:rsid w:val="00930A4D"/>
    <w:rsid w:val="0093288F"/>
    <w:rsid w:val="00933FBE"/>
    <w:rsid w:val="009363AA"/>
    <w:rsid w:val="009404F9"/>
    <w:rsid w:val="00951C3C"/>
    <w:rsid w:val="009520C5"/>
    <w:rsid w:val="009527D7"/>
    <w:rsid w:val="00954DEC"/>
    <w:rsid w:val="00965F7C"/>
    <w:rsid w:val="00967D9B"/>
    <w:rsid w:val="0097187A"/>
    <w:rsid w:val="00972DE6"/>
    <w:rsid w:val="00974FED"/>
    <w:rsid w:val="00975019"/>
    <w:rsid w:val="00975C4E"/>
    <w:rsid w:val="0097694A"/>
    <w:rsid w:val="00980142"/>
    <w:rsid w:val="00982424"/>
    <w:rsid w:val="00985591"/>
    <w:rsid w:val="00986074"/>
    <w:rsid w:val="00995383"/>
    <w:rsid w:val="00996363"/>
    <w:rsid w:val="009A2153"/>
    <w:rsid w:val="009A296A"/>
    <w:rsid w:val="009B77CC"/>
    <w:rsid w:val="009C2A6A"/>
    <w:rsid w:val="009D1E78"/>
    <w:rsid w:val="009D257C"/>
    <w:rsid w:val="009D399E"/>
    <w:rsid w:val="009D3BE4"/>
    <w:rsid w:val="009D7362"/>
    <w:rsid w:val="009D7919"/>
    <w:rsid w:val="009D7D5F"/>
    <w:rsid w:val="009E1313"/>
    <w:rsid w:val="009E3BC9"/>
    <w:rsid w:val="009F0897"/>
    <w:rsid w:val="009F0A36"/>
    <w:rsid w:val="009F2A1B"/>
    <w:rsid w:val="00A110E3"/>
    <w:rsid w:val="00A119AA"/>
    <w:rsid w:val="00A179CB"/>
    <w:rsid w:val="00A20F80"/>
    <w:rsid w:val="00A43277"/>
    <w:rsid w:val="00A52039"/>
    <w:rsid w:val="00A53860"/>
    <w:rsid w:val="00A6251D"/>
    <w:rsid w:val="00A65470"/>
    <w:rsid w:val="00A66F34"/>
    <w:rsid w:val="00A702B4"/>
    <w:rsid w:val="00A8158F"/>
    <w:rsid w:val="00A81788"/>
    <w:rsid w:val="00A8324E"/>
    <w:rsid w:val="00A87AFF"/>
    <w:rsid w:val="00A91AC2"/>
    <w:rsid w:val="00A95BE4"/>
    <w:rsid w:val="00AA1049"/>
    <w:rsid w:val="00AA20C0"/>
    <w:rsid w:val="00AA3705"/>
    <w:rsid w:val="00AB0225"/>
    <w:rsid w:val="00AB38A5"/>
    <w:rsid w:val="00AB43D1"/>
    <w:rsid w:val="00AB481A"/>
    <w:rsid w:val="00AC504A"/>
    <w:rsid w:val="00AD3344"/>
    <w:rsid w:val="00AD735D"/>
    <w:rsid w:val="00AF2036"/>
    <w:rsid w:val="00B03459"/>
    <w:rsid w:val="00B06E76"/>
    <w:rsid w:val="00B07C74"/>
    <w:rsid w:val="00B10BCA"/>
    <w:rsid w:val="00B12A84"/>
    <w:rsid w:val="00B13EBA"/>
    <w:rsid w:val="00B17050"/>
    <w:rsid w:val="00B215D2"/>
    <w:rsid w:val="00B3059D"/>
    <w:rsid w:val="00B320B2"/>
    <w:rsid w:val="00B354E8"/>
    <w:rsid w:val="00B44EFF"/>
    <w:rsid w:val="00B56BD5"/>
    <w:rsid w:val="00B570C6"/>
    <w:rsid w:val="00B578AA"/>
    <w:rsid w:val="00B604BC"/>
    <w:rsid w:val="00B605D6"/>
    <w:rsid w:val="00B61F1E"/>
    <w:rsid w:val="00B643B2"/>
    <w:rsid w:val="00B661FF"/>
    <w:rsid w:val="00B66743"/>
    <w:rsid w:val="00B66930"/>
    <w:rsid w:val="00B701EA"/>
    <w:rsid w:val="00B84573"/>
    <w:rsid w:val="00B86FD8"/>
    <w:rsid w:val="00B91DAF"/>
    <w:rsid w:val="00BA2731"/>
    <w:rsid w:val="00BA4633"/>
    <w:rsid w:val="00BB099F"/>
    <w:rsid w:val="00BB5CB3"/>
    <w:rsid w:val="00BC21D6"/>
    <w:rsid w:val="00BD19B7"/>
    <w:rsid w:val="00BD268C"/>
    <w:rsid w:val="00BD46F5"/>
    <w:rsid w:val="00BE14EB"/>
    <w:rsid w:val="00BE558C"/>
    <w:rsid w:val="00BF1117"/>
    <w:rsid w:val="00BF5A6C"/>
    <w:rsid w:val="00BF7746"/>
    <w:rsid w:val="00C0343B"/>
    <w:rsid w:val="00C04B14"/>
    <w:rsid w:val="00C21649"/>
    <w:rsid w:val="00C21C02"/>
    <w:rsid w:val="00C23DA9"/>
    <w:rsid w:val="00C37147"/>
    <w:rsid w:val="00C669D4"/>
    <w:rsid w:val="00C671C2"/>
    <w:rsid w:val="00C76876"/>
    <w:rsid w:val="00C77A82"/>
    <w:rsid w:val="00C8791B"/>
    <w:rsid w:val="00C9412A"/>
    <w:rsid w:val="00C970B2"/>
    <w:rsid w:val="00CA65AF"/>
    <w:rsid w:val="00CB45DA"/>
    <w:rsid w:val="00CC40BF"/>
    <w:rsid w:val="00CC493B"/>
    <w:rsid w:val="00CC4E3A"/>
    <w:rsid w:val="00CD3268"/>
    <w:rsid w:val="00CD5AD3"/>
    <w:rsid w:val="00CD7F5B"/>
    <w:rsid w:val="00CE73FC"/>
    <w:rsid w:val="00CF6E8C"/>
    <w:rsid w:val="00D03936"/>
    <w:rsid w:val="00D0531E"/>
    <w:rsid w:val="00D063A3"/>
    <w:rsid w:val="00D10A88"/>
    <w:rsid w:val="00D1314A"/>
    <w:rsid w:val="00D13DD2"/>
    <w:rsid w:val="00D174F8"/>
    <w:rsid w:val="00D25785"/>
    <w:rsid w:val="00D25A00"/>
    <w:rsid w:val="00D305DD"/>
    <w:rsid w:val="00D33817"/>
    <w:rsid w:val="00D33A2B"/>
    <w:rsid w:val="00D34AA4"/>
    <w:rsid w:val="00D4516A"/>
    <w:rsid w:val="00D50C29"/>
    <w:rsid w:val="00D56F9D"/>
    <w:rsid w:val="00D60F2B"/>
    <w:rsid w:val="00D71952"/>
    <w:rsid w:val="00D741A1"/>
    <w:rsid w:val="00D75C6F"/>
    <w:rsid w:val="00D8116B"/>
    <w:rsid w:val="00D8270D"/>
    <w:rsid w:val="00D93C94"/>
    <w:rsid w:val="00DB5230"/>
    <w:rsid w:val="00DB6EFF"/>
    <w:rsid w:val="00DB769F"/>
    <w:rsid w:val="00DC008E"/>
    <w:rsid w:val="00DC2064"/>
    <w:rsid w:val="00DC4E52"/>
    <w:rsid w:val="00DD0435"/>
    <w:rsid w:val="00DD1CBE"/>
    <w:rsid w:val="00DD3DE3"/>
    <w:rsid w:val="00DD5914"/>
    <w:rsid w:val="00DE29D5"/>
    <w:rsid w:val="00DF1377"/>
    <w:rsid w:val="00E04CF8"/>
    <w:rsid w:val="00E07B15"/>
    <w:rsid w:val="00E10962"/>
    <w:rsid w:val="00E13390"/>
    <w:rsid w:val="00E14935"/>
    <w:rsid w:val="00E14F8C"/>
    <w:rsid w:val="00E25339"/>
    <w:rsid w:val="00E261BB"/>
    <w:rsid w:val="00E3099A"/>
    <w:rsid w:val="00E36EA2"/>
    <w:rsid w:val="00E41DC1"/>
    <w:rsid w:val="00E46626"/>
    <w:rsid w:val="00E4792A"/>
    <w:rsid w:val="00E5594F"/>
    <w:rsid w:val="00E56030"/>
    <w:rsid w:val="00E60FD5"/>
    <w:rsid w:val="00E641E9"/>
    <w:rsid w:val="00E667BB"/>
    <w:rsid w:val="00E776FC"/>
    <w:rsid w:val="00E80F2B"/>
    <w:rsid w:val="00E8747C"/>
    <w:rsid w:val="00E90294"/>
    <w:rsid w:val="00E94221"/>
    <w:rsid w:val="00EA0E1C"/>
    <w:rsid w:val="00EA2DD4"/>
    <w:rsid w:val="00EC38CB"/>
    <w:rsid w:val="00EC6838"/>
    <w:rsid w:val="00ED70B3"/>
    <w:rsid w:val="00EE2F2D"/>
    <w:rsid w:val="00EF3537"/>
    <w:rsid w:val="00EF4F6D"/>
    <w:rsid w:val="00F038BC"/>
    <w:rsid w:val="00F14C1B"/>
    <w:rsid w:val="00F20136"/>
    <w:rsid w:val="00F23922"/>
    <w:rsid w:val="00F25112"/>
    <w:rsid w:val="00F47B14"/>
    <w:rsid w:val="00F51632"/>
    <w:rsid w:val="00F62D31"/>
    <w:rsid w:val="00F65F1E"/>
    <w:rsid w:val="00F672C3"/>
    <w:rsid w:val="00F75E92"/>
    <w:rsid w:val="00F775A2"/>
    <w:rsid w:val="00F80EC7"/>
    <w:rsid w:val="00F9215C"/>
    <w:rsid w:val="00F927B2"/>
    <w:rsid w:val="00F93A50"/>
    <w:rsid w:val="00F93EB5"/>
    <w:rsid w:val="00F950FA"/>
    <w:rsid w:val="00FA5C70"/>
    <w:rsid w:val="00FB48EF"/>
    <w:rsid w:val="00FB5A7A"/>
    <w:rsid w:val="00FB6E78"/>
    <w:rsid w:val="00FC1812"/>
    <w:rsid w:val="00FC3D3E"/>
    <w:rsid w:val="00FC40F5"/>
    <w:rsid w:val="00FC48A6"/>
    <w:rsid w:val="00FC52FB"/>
    <w:rsid w:val="00FD2117"/>
    <w:rsid w:val="00FF33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430CC9"/>
  <w15:chartTrackingRefBased/>
  <w15:docId w15:val="{484362F7-BAE9-4913-A6C0-5D105D635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A68B8"/>
    <w:pPr>
      <w:widowControl w:val="0"/>
      <w:jc w:val="both"/>
    </w:pPr>
    <w:rPr>
      <w:rFonts w:ascii="Times New Roman" w:eastAsia="宋体" w:hAnsi="Times New Roman" w:cs="Times New Roman"/>
      <w:szCs w:val="24"/>
    </w:rPr>
  </w:style>
  <w:style w:type="paragraph" w:styleId="1">
    <w:name w:val="heading 1"/>
    <w:next w:val="a"/>
    <w:link w:val="10"/>
    <w:uiPriority w:val="9"/>
    <w:qFormat/>
    <w:rsid w:val="004614F2"/>
    <w:pPr>
      <w:keepNext/>
      <w:keepLines/>
      <w:numPr>
        <w:numId w:val="1"/>
      </w:numPr>
      <w:spacing w:beforeLines="100" w:afterLines="100" w:line="578" w:lineRule="auto"/>
      <w:jc w:val="center"/>
      <w:outlineLvl w:val="0"/>
    </w:pPr>
    <w:rPr>
      <w:rFonts w:ascii="Times New Roman" w:eastAsia="黑体" w:hAnsi="Times New Roman" w:cs="Times New Roman"/>
      <w:bCs/>
      <w:kern w:val="44"/>
      <w:sz w:val="36"/>
      <w:szCs w:val="44"/>
    </w:rPr>
  </w:style>
  <w:style w:type="paragraph" w:styleId="2">
    <w:name w:val="heading 2"/>
    <w:basedOn w:val="a"/>
    <w:next w:val="a"/>
    <w:link w:val="20"/>
    <w:uiPriority w:val="9"/>
    <w:semiHidden/>
    <w:unhideWhenUsed/>
    <w:qFormat/>
    <w:rsid w:val="00171E0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next w:val="a"/>
    <w:link w:val="30"/>
    <w:uiPriority w:val="9"/>
    <w:unhideWhenUsed/>
    <w:qFormat/>
    <w:rsid w:val="004614F2"/>
    <w:pPr>
      <w:keepNext/>
      <w:keepLines/>
      <w:numPr>
        <w:ilvl w:val="2"/>
        <w:numId w:val="1"/>
      </w:numPr>
      <w:tabs>
        <w:tab w:val="clear" w:pos="567"/>
        <w:tab w:val="left" w:pos="425"/>
      </w:tabs>
      <w:spacing w:before="120" w:after="120"/>
      <w:ind w:left="0"/>
      <w:outlineLvl w:val="2"/>
    </w:pPr>
    <w:rPr>
      <w:rFonts w:ascii="Calibri" w:eastAsia="黑体" w:hAnsi="Calibri" w:cs="Times New Roman"/>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5594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E5594F"/>
    <w:rPr>
      <w:sz w:val="18"/>
      <w:szCs w:val="18"/>
    </w:rPr>
  </w:style>
  <w:style w:type="paragraph" w:styleId="a5">
    <w:name w:val="footer"/>
    <w:basedOn w:val="a"/>
    <w:link w:val="a6"/>
    <w:uiPriority w:val="99"/>
    <w:unhideWhenUsed/>
    <w:qFormat/>
    <w:rsid w:val="00E5594F"/>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E5594F"/>
    <w:rPr>
      <w:sz w:val="18"/>
      <w:szCs w:val="18"/>
    </w:rPr>
  </w:style>
  <w:style w:type="paragraph" w:customStyle="1" w:styleId="a7">
    <w:name w:val="湖～图表内文字"/>
    <w:rsid w:val="00DB6EFF"/>
    <w:pPr>
      <w:jc w:val="center"/>
    </w:pPr>
    <w:rPr>
      <w:rFonts w:ascii="Times New Roman" w:hAnsi="Times New Roman" w:cs="Calibri"/>
      <w:bCs/>
      <w:kern w:val="28"/>
      <w:sz w:val="24"/>
      <w:szCs w:val="52"/>
    </w:rPr>
  </w:style>
  <w:style w:type="paragraph" w:customStyle="1" w:styleId="a8">
    <w:name w:val="湖～正文"/>
    <w:link w:val="Char"/>
    <w:rsid w:val="00DB6EFF"/>
    <w:pPr>
      <w:widowControl w:val="0"/>
      <w:ind w:firstLineChars="200" w:firstLine="200"/>
      <w:jc w:val="both"/>
      <w:textAlignment w:val="center"/>
    </w:pPr>
    <w:rPr>
      <w:rFonts w:ascii="Times New Roman" w:hAnsi="Times New Roman" w:cs="Calibri"/>
      <w:bCs/>
      <w:kern w:val="28"/>
      <w:sz w:val="24"/>
      <w:szCs w:val="52"/>
    </w:rPr>
  </w:style>
  <w:style w:type="character" w:customStyle="1" w:styleId="Char">
    <w:name w:val="湖～正文 Char"/>
    <w:link w:val="a8"/>
    <w:qFormat/>
    <w:rsid w:val="00DB6EFF"/>
    <w:rPr>
      <w:rFonts w:ascii="Times New Roman" w:hAnsi="Times New Roman" w:cs="Calibri"/>
      <w:bCs/>
      <w:kern w:val="28"/>
      <w:sz w:val="24"/>
      <w:szCs w:val="52"/>
    </w:rPr>
  </w:style>
  <w:style w:type="paragraph" w:customStyle="1" w:styleId="11">
    <w:name w:val="列出段落1"/>
    <w:basedOn w:val="a"/>
    <w:uiPriority w:val="34"/>
    <w:qFormat/>
    <w:rsid w:val="00DB6EFF"/>
    <w:pPr>
      <w:ind w:firstLineChars="200" w:firstLine="420"/>
    </w:pPr>
    <w:rPr>
      <w:sz w:val="24"/>
    </w:rPr>
  </w:style>
  <w:style w:type="paragraph" w:customStyle="1" w:styleId="12">
    <w:name w:val="湖～标1"/>
    <w:rsid w:val="00DB6EFF"/>
    <w:pPr>
      <w:spacing w:beforeLines="100" w:afterLines="100"/>
      <w:jc w:val="center"/>
      <w:outlineLvl w:val="0"/>
    </w:pPr>
    <w:rPr>
      <w:rFonts w:ascii="Times New Roman" w:eastAsia="黑体" w:hAnsi="Times New Roman" w:cs="Calibri"/>
      <w:bCs/>
      <w:kern w:val="28"/>
      <w:sz w:val="36"/>
      <w:szCs w:val="52"/>
    </w:rPr>
  </w:style>
  <w:style w:type="character" w:customStyle="1" w:styleId="MTEquationSection">
    <w:name w:val="MTEquationSection"/>
    <w:basedOn w:val="a0"/>
    <w:qFormat/>
    <w:rsid w:val="00DB6EFF"/>
    <w:rPr>
      <w:rFonts w:eastAsia="黑体"/>
      <w:b/>
      <w:vanish/>
      <w:color w:val="FF0000"/>
      <w:sz w:val="36"/>
    </w:rPr>
  </w:style>
  <w:style w:type="paragraph" w:styleId="a9">
    <w:name w:val="No Spacing"/>
    <w:uiPriority w:val="1"/>
    <w:qFormat/>
    <w:rsid w:val="002452FF"/>
    <w:pPr>
      <w:widowControl w:val="0"/>
      <w:jc w:val="both"/>
    </w:pPr>
  </w:style>
  <w:style w:type="table" w:styleId="aa">
    <w:name w:val="Table Grid"/>
    <w:basedOn w:val="a1"/>
    <w:uiPriority w:val="39"/>
    <w:rsid w:val="000A68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Document Map"/>
    <w:basedOn w:val="a"/>
    <w:link w:val="ac"/>
    <w:unhideWhenUsed/>
    <w:rsid w:val="009D7919"/>
    <w:rPr>
      <w:rFonts w:ascii="宋体" w:cstheme="minorBidi"/>
      <w:sz w:val="18"/>
      <w:szCs w:val="18"/>
    </w:rPr>
  </w:style>
  <w:style w:type="character" w:customStyle="1" w:styleId="ac">
    <w:name w:val="文档结构图 字符"/>
    <w:basedOn w:val="a0"/>
    <w:link w:val="ab"/>
    <w:qFormat/>
    <w:rsid w:val="009D7919"/>
    <w:rPr>
      <w:rFonts w:ascii="宋体" w:eastAsia="宋体" w:hAnsi="Times New Roman"/>
      <w:sz w:val="18"/>
      <w:szCs w:val="18"/>
    </w:rPr>
  </w:style>
  <w:style w:type="character" w:customStyle="1" w:styleId="10">
    <w:name w:val="标题 1 字符"/>
    <w:basedOn w:val="a0"/>
    <w:link w:val="1"/>
    <w:uiPriority w:val="9"/>
    <w:qFormat/>
    <w:rsid w:val="004614F2"/>
    <w:rPr>
      <w:rFonts w:ascii="Times New Roman" w:eastAsia="黑体" w:hAnsi="Times New Roman" w:cs="Times New Roman"/>
      <w:bCs/>
      <w:kern w:val="44"/>
      <w:sz w:val="36"/>
      <w:szCs w:val="44"/>
    </w:rPr>
  </w:style>
  <w:style w:type="character" w:customStyle="1" w:styleId="30">
    <w:name w:val="标题 3 字符"/>
    <w:basedOn w:val="a0"/>
    <w:link w:val="3"/>
    <w:uiPriority w:val="9"/>
    <w:rsid w:val="004614F2"/>
    <w:rPr>
      <w:rFonts w:ascii="Calibri" w:eastAsia="黑体" w:hAnsi="Calibri" w:cs="Times New Roman"/>
      <w:bCs/>
      <w:sz w:val="28"/>
      <w:szCs w:val="32"/>
    </w:rPr>
  </w:style>
  <w:style w:type="paragraph" w:styleId="ad">
    <w:name w:val="Title"/>
    <w:basedOn w:val="a"/>
    <w:next w:val="a"/>
    <w:link w:val="ae"/>
    <w:uiPriority w:val="10"/>
    <w:qFormat/>
    <w:rsid w:val="004614F2"/>
    <w:pPr>
      <w:spacing w:before="240" w:after="60"/>
      <w:ind w:firstLineChars="200" w:firstLine="200"/>
      <w:jc w:val="center"/>
      <w:outlineLvl w:val="0"/>
    </w:pPr>
    <w:rPr>
      <w:rFonts w:ascii="Cambria" w:hAnsi="Cambria"/>
      <w:b/>
      <w:bCs/>
      <w:sz w:val="32"/>
      <w:szCs w:val="32"/>
    </w:rPr>
  </w:style>
  <w:style w:type="character" w:customStyle="1" w:styleId="ae">
    <w:name w:val="标题 字符"/>
    <w:basedOn w:val="a0"/>
    <w:link w:val="ad"/>
    <w:uiPriority w:val="10"/>
    <w:qFormat/>
    <w:rsid w:val="004614F2"/>
    <w:rPr>
      <w:rFonts w:ascii="Cambria" w:eastAsia="宋体" w:hAnsi="Cambria" w:cs="Times New Roman"/>
      <w:b/>
      <w:bCs/>
      <w:sz w:val="32"/>
      <w:szCs w:val="32"/>
    </w:rPr>
  </w:style>
  <w:style w:type="paragraph" w:styleId="af">
    <w:name w:val="List Paragraph"/>
    <w:basedOn w:val="a"/>
    <w:uiPriority w:val="34"/>
    <w:qFormat/>
    <w:rsid w:val="004614F2"/>
    <w:pPr>
      <w:ind w:firstLineChars="200" w:firstLine="420"/>
    </w:pPr>
    <w:rPr>
      <w:sz w:val="24"/>
      <w:szCs w:val="22"/>
    </w:rPr>
  </w:style>
  <w:style w:type="paragraph" w:styleId="af0">
    <w:name w:val="Date"/>
    <w:basedOn w:val="a"/>
    <w:next w:val="a"/>
    <w:link w:val="af1"/>
    <w:uiPriority w:val="99"/>
    <w:semiHidden/>
    <w:unhideWhenUsed/>
    <w:rsid w:val="004614F2"/>
    <w:pPr>
      <w:ind w:leftChars="2500" w:left="100"/>
    </w:pPr>
    <w:rPr>
      <w:sz w:val="24"/>
      <w:szCs w:val="22"/>
    </w:rPr>
  </w:style>
  <w:style w:type="character" w:customStyle="1" w:styleId="af1">
    <w:name w:val="日期 字符"/>
    <w:basedOn w:val="a0"/>
    <w:link w:val="af0"/>
    <w:uiPriority w:val="99"/>
    <w:semiHidden/>
    <w:rsid w:val="004614F2"/>
    <w:rPr>
      <w:rFonts w:ascii="Times New Roman" w:eastAsia="宋体" w:hAnsi="Times New Roman" w:cs="Times New Roman"/>
      <w:sz w:val="24"/>
    </w:rPr>
  </w:style>
  <w:style w:type="character" w:customStyle="1" w:styleId="text-nowrap">
    <w:name w:val="text-nowrap"/>
    <w:basedOn w:val="a0"/>
    <w:rsid w:val="004614F2"/>
  </w:style>
  <w:style w:type="character" w:styleId="af2">
    <w:name w:val="Hyperlink"/>
    <w:basedOn w:val="a0"/>
    <w:uiPriority w:val="99"/>
    <w:unhideWhenUsed/>
    <w:rsid w:val="004614F2"/>
    <w:rPr>
      <w:color w:val="0000FF"/>
      <w:u w:val="single"/>
    </w:rPr>
  </w:style>
  <w:style w:type="paragraph" w:styleId="af3">
    <w:name w:val="Normal (Web)"/>
    <w:basedOn w:val="a"/>
    <w:uiPriority w:val="99"/>
    <w:unhideWhenUsed/>
    <w:rsid w:val="004614F2"/>
    <w:pPr>
      <w:widowControl/>
      <w:spacing w:before="100" w:beforeAutospacing="1" w:after="100" w:afterAutospacing="1"/>
      <w:jc w:val="left"/>
    </w:pPr>
    <w:rPr>
      <w:rFonts w:ascii="宋体" w:hAnsi="宋体" w:cs="宋体"/>
      <w:kern w:val="0"/>
      <w:sz w:val="24"/>
    </w:rPr>
  </w:style>
  <w:style w:type="character" w:styleId="af4">
    <w:name w:val="Strong"/>
    <w:basedOn w:val="a0"/>
    <w:uiPriority w:val="22"/>
    <w:qFormat/>
    <w:rsid w:val="004614F2"/>
    <w:rPr>
      <w:b/>
      <w:bCs/>
    </w:rPr>
  </w:style>
  <w:style w:type="character" w:styleId="af5">
    <w:name w:val="Placeholder Text"/>
    <w:basedOn w:val="a0"/>
    <w:uiPriority w:val="99"/>
    <w:semiHidden/>
    <w:rsid w:val="004614F2"/>
    <w:rPr>
      <w:color w:val="808080"/>
    </w:rPr>
  </w:style>
  <w:style w:type="character" w:styleId="HTML">
    <w:name w:val="HTML Code"/>
    <w:basedOn w:val="a0"/>
    <w:uiPriority w:val="99"/>
    <w:semiHidden/>
    <w:unhideWhenUsed/>
    <w:rsid w:val="004614F2"/>
    <w:rPr>
      <w:rFonts w:ascii="宋体" w:eastAsia="宋体" w:hAnsi="宋体" w:cs="宋体"/>
      <w:sz w:val="24"/>
      <w:szCs w:val="24"/>
    </w:rPr>
  </w:style>
  <w:style w:type="paragraph" w:customStyle="1" w:styleId="ident-first-line">
    <w:name w:val="ident-first-line"/>
    <w:basedOn w:val="a"/>
    <w:rsid w:val="004614F2"/>
    <w:pPr>
      <w:widowControl/>
      <w:spacing w:before="100" w:beforeAutospacing="1" w:after="100" w:afterAutospacing="1"/>
      <w:jc w:val="left"/>
    </w:pPr>
    <w:rPr>
      <w:rFonts w:ascii="宋体" w:hAnsi="宋体" w:cs="宋体"/>
      <w:kern w:val="0"/>
      <w:sz w:val="24"/>
    </w:rPr>
  </w:style>
  <w:style w:type="character" w:customStyle="1" w:styleId="xref">
    <w:name w:val="xref"/>
    <w:basedOn w:val="a0"/>
    <w:rsid w:val="004614F2"/>
  </w:style>
  <w:style w:type="paragraph" w:customStyle="1" w:styleId="md-end-block">
    <w:name w:val="md-end-block"/>
    <w:basedOn w:val="a"/>
    <w:rsid w:val="004614F2"/>
    <w:pPr>
      <w:widowControl/>
      <w:spacing w:before="100" w:beforeAutospacing="1" w:after="100" w:afterAutospacing="1"/>
      <w:jc w:val="left"/>
    </w:pPr>
    <w:rPr>
      <w:rFonts w:ascii="宋体" w:hAnsi="宋体" w:cs="宋体"/>
      <w:kern w:val="0"/>
      <w:sz w:val="24"/>
    </w:rPr>
  </w:style>
  <w:style w:type="character" w:styleId="af6">
    <w:name w:val="Emphasis"/>
    <w:basedOn w:val="a0"/>
    <w:uiPriority w:val="20"/>
    <w:qFormat/>
    <w:rsid w:val="004614F2"/>
    <w:rPr>
      <w:i/>
      <w:iCs/>
    </w:rPr>
  </w:style>
  <w:style w:type="character" w:customStyle="1" w:styleId="mi">
    <w:name w:val="mi"/>
    <w:basedOn w:val="a0"/>
    <w:rsid w:val="004614F2"/>
  </w:style>
  <w:style w:type="character" w:customStyle="1" w:styleId="mjxassistivemathml">
    <w:name w:val="mjx_assistive_mathml"/>
    <w:basedOn w:val="a0"/>
    <w:rsid w:val="004614F2"/>
  </w:style>
  <w:style w:type="character" w:customStyle="1" w:styleId="mo">
    <w:name w:val="mo"/>
    <w:basedOn w:val="a0"/>
    <w:rsid w:val="004614F2"/>
  </w:style>
  <w:style w:type="character" w:customStyle="1" w:styleId="mn">
    <w:name w:val="mn"/>
    <w:basedOn w:val="a0"/>
    <w:rsid w:val="004614F2"/>
  </w:style>
  <w:style w:type="paragraph" w:styleId="HTML0">
    <w:name w:val="HTML Preformatted"/>
    <w:basedOn w:val="a"/>
    <w:link w:val="HTML1"/>
    <w:uiPriority w:val="99"/>
    <w:semiHidden/>
    <w:unhideWhenUsed/>
    <w:rsid w:val="004614F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character" w:customStyle="1" w:styleId="HTML1">
    <w:name w:val="HTML 预设格式 字符"/>
    <w:basedOn w:val="a0"/>
    <w:link w:val="HTML0"/>
    <w:uiPriority w:val="99"/>
    <w:semiHidden/>
    <w:rsid w:val="004614F2"/>
    <w:rPr>
      <w:rFonts w:ascii="宋体" w:eastAsia="宋体" w:hAnsi="宋体" w:cs="宋体"/>
      <w:kern w:val="0"/>
      <w:sz w:val="24"/>
      <w:szCs w:val="24"/>
    </w:rPr>
  </w:style>
  <w:style w:type="paragraph" w:customStyle="1" w:styleId="WSL-1">
    <w:name w:val="WSL-标题1"/>
    <w:basedOn w:val="a"/>
    <w:link w:val="WSL-10"/>
    <w:qFormat/>
    <w:rsid w:val="00136F66"/>
    <w:pPr>
      <w:spacing w:line="720" w:lineRule="auto"/>
      <w:jc w:val="center"/>
      <w:outlineLvl w:val="0"/>
    </w:pPr>
    <w:rPr>
      <w:rFonts w:eastAsia="黑体"/>
      <w:sz w:val="36"/>
      <w:szCs w:val="36"/>
    </w:rPr>
  </w:style>
  <w:style w:type="paragraph" w:customStyle="1" w:styleId="WSL-2">
    <w:name w:val="WSL-标题2"/>
    <w:basedOn w:val="a"/>
    <w:link w:val="WSL-20"/>
    <w:qFormat/>
    <w:rsid w:val="00136F66"/>
    <w:pPr>
      <w:numPr>
        <w:ilvl w:val="1"/>
        <w:numId w:val="2"/>
      </w:numPr>
      <w:spacing w:before="240" w:after="240"/>
      <w:ind w:left="0" w:firstLine="0"/>
      <w:jc w:val="left"/>
      <w:outlineLvl w:val="1"/>
    </w:pPr>
    <w:rPr>
      <w:rFonts w:eastAsia="黑体"/>
      <w:bCs/>
      <w:sz w:val="30"/>
      <w:szCs w:val="30"/>
    </w:rPr>
  </w:style>
  <w:style w:type="character" w:customStyle="1" w:styleId="WSL-10">
    <w:name w:val="WSL-标题1 字符"/>
    <w:basedOn w:val="a0"/>
    <w:link w:val="WSL-1"/>
    <w:rsid w:val="00136F66"/>
    <w:rPr>
      <w:rFonts w:ascii="Times New Roman" w:eastAsia="黑体" w:hAnsi="Times New Roman" w:cs="Times New Roman"/>
      <w:sz w:val="36"/>
      <w:szCs w:val="36"/>
    </w:rPr>
  </w:style>
  <w:style w:type="paragraph" w:customStyle="1" w:styleId="WSL-3">
    <w:name w:val="WSL-标题3"/>
    <w:basedOn w:val="a"/>
    <w:link w:val="WSL-30"/>
    <w:qFormat/>
    <w:rsid w:val="00136F66"/>
    <w:pPr>
      <w:spacing w:before="120" w:after="120"/>
      <w:jc w:val="left"/>
      <w:outlineLvl w:val="2"/>
    </w:pPr>
    <w:rPr>
      <w:rFonts w:eastAsia="黑体"/>
      <w:sz w:val="28"/>
      <w:szCs w:val="30"/>
    </w:rPr>
  </w:style>
  <w:style w:type="character" w:customStyle="1" w:styleId="WSL-20">
    <w:name w:val="WSL-标题2 字符"/>
    <w:basedOn w:val="a0"/>
    <w:link w:val="WSL-2"/>
    <w:rsid w:val="00136F66"/>
    <w:rPr>
      <w:rFonts w:ascii="Times New Roman" w:eastAsia="黑体" w:hAnsi="Times New Roman" w:cs="Times New Roman"/>
      <w:bCs/>
      <w:sz w:val="30"/>
      <w:szCs w:val="30"/>
    </w:rPr>
  </w:style>
  <w:style w:type="paragraph" w:customStyle="1" w:styleId="WSL-4">
    <w:name w:val="WSL-正文"/>
    <w:basedOn w:val="a"/>
    <w:link w:val="WSL-5"/>
    <w:qFormat/>
    <w:rsid w:val="00513B8E"/>
    <w:pPr>
      <w:ind w:firstLineChars="200" w:firstLine="200"/>
    </w:pPr>
    <w:rPr>
      <w:sz w:val="24"/>
    </w:rPr>
  </w:style>
  <w:style w:type="character" w:customStyle="1" w:styleId="WSL-30">
    <w:name w:val="WSL-标题3 字符"/>
    <w:basedOn w:val="a0"/>
    <w:link w:val="WSL-3"/>
    <w:rsid w:val="00136F66"/>
    <w:rPr>
      <w:rFonts w:ascii="Times New Roman" w:eastAsia="黑体" w:hAnsi="Times New Roman" w:cs="Times New Roman"/>
      <w:sz w:val="28"/>
      <w:szCs w:val="30"/>
    </w:rPr>
  </w:style>
  <w:style w:type="paragraph" w:styleId="TOC2">
    <w:name w:val="toc 2"/>
    <w:basedOn w:val="a"/>
    <w:next w:val="a"/>
    <w:autoRedefine/>
    <w:uiPriority w:val="39"/>
    <w:unhideWhenUsed/>
    <w:qFormat/>
    <w:rsid w:val="00171E03"/>
    <w:pPr>
      <w:tabs>
        <w:tab w:val="right" w:leader="dot" w:pos="9060"/>
      </w:tabs>
      <w:ind w:leftChars="200" w:left="458"/>
    </w:pPr>
    <w:rPr>
      <w:sz w:val="24"/>
    </w:rPr>
  </w:style>
  <w:style w:type="character" w:customStyle="1" w:styleId="WSL-5">
    <w:name w:val="WSL-正文 字符"/>
    <w:basedOn w:val="a0"/>
    <w:link w:val="WSL-4"/>
    <w:rsid w:val="00513B8E"/>
    <w:rPr>
      <w:rFonts w:ascii="Times New Roman" w:eastAsia="宋体" w:hAnsi="Times New Roman" w:cs="Times New Roman"/>
      <w:sz w:val="24"/>
      <w:szCs w:val="24"/>
    </w:rPr>
  </w:style>
  <w:style w:type="paragraph" w:styleId="TOC1">
    <w:name w:val="toc 1"/>
    <w:basedOn w:val="a"/>
    <w:next w:val="a"/>
    <w:autoRedefine/>
    <w:uiPriority w:val="39"/>
    <w:unhideWhenUsed/>
    <w:qFormat/>
    <w:rsid w:val="00171E03"/>
    <w:pPr>
      <w:tabs>
        <w:tab w:val="right" w:leader="dot" w:pos="9060"/>
      </w:tabs>
      <w:jc w:val="center"/>
    </w:pPr>
    <w:rPr>
      <w:rFonts w:eastAsia="黑体"/>
      <w:bCs/>
      <w:noProof/>
      <w:sz w:val="24"/>
    </w:rPr>
  </w:style>
  <w:style w:type="paragraph" w:styleId="TOC3">
    <w:name w:val="toc 3"/>
    <w:basedOn w:val="a"/>
    <w:next w:val="a"/>
    <w:autoRedefine/>
    <w:uiPriority w:val="39"/>
    <w:unhideWhenUsed/>
    <w:rsid w:val="00171E03"/>
    <w:pPr>
      <w:ind w:leftChars="400" w:left="840"/>
    </w:pPr>
    <w:rPr>
      <w:sz w:val="24"/>
    </w:rPr>
  </w:style>
  <w:style w:type="paragraph" w:styleId="TOC">
    <w:name w:val="TOC Heading"/>
    <w:basedOn w:val="1"/>
    <w:next w:val="a"/>
    <w:uiPriority w:val="39"/>
    <w:unhideWhenUsed/>
    <w:qFormat/>
    <w:rsid w:val="000D6E53"/>
    <w:pPr>
      <w:numPr>
        <w:numId w:val="0"/>
      </w:numPr>
      <w:spacing w:beforeLines="0" w:before="240" w:afterLines="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7">
    <w:name w:val="caption"/>
    <w:basedOn w:val="a"/>
    <w:next w:val="a"/>
    <w:uiPriority w:val="35"/>
    <w:unhideWhenUsed/>
    <w:qFormat/>
    <w:rsid w:val="00146727"/>
    <w:rPr>
      <w:rFonts w:asciiTheme="majorHAnsi" w:eastAsia="黑体" w:hAnsiTheme="majorHAnsi" w:cstheme="majorBidi"/>
      <w:sz w:val="20"/>
      <w:szCs w:val="20"/>
    </w:rPr>
  </w:style>
  <w:style w:type="paragraph" w:styleId="af8">
    <w:name w:val="table of figures"/>
    <w:aliases w:val="插图索引"/>
    <w:basedOn w:val="a"/>
    <w:next w:val="a"/>
    <w:uiPriority w:val="99"/>
    <w:unhideWhenUsed/>
    <w:rsid w:val="004F4223"/>
    <w:pPr>
      <w:ind w:leftChars="200" w:left="200" w:hangingChars="200" w:hanging="200"/>
    </w:pPr>
    <w:rPr>
      <w:rFonts w:eastAsia="黑体"/>
      <w:sz w:val="24"/>
    </w:rPr>
  </w:style>
  <w:style w:type="character" w:styleId="af9">
    <w:name w:val="FollowedHyperlink"/>
    <w:basedOn w:val="a0"/>
    <w:uiPriority w:val="99"/>
    <w:semiHidden/>
    <w:unhideWhenUsed/>
    <w:rsid w:val="00D33817"/>
    <w:rPr>
      <w:color w:val="954F72" w:themeColor="followedHyperlink"/>
      <w:u w:val="single"/>
    </w:rPr>
  </w:style>
  <w:style w:type="paragraph" w:customStyle="1" w:styleId="WSL-6">
    <w:name w:val="WSL-图标题"/>
    <w:basedOn w:val="a"/>
    <w:link w:val="WSL-7"/>
    <w:qFormat/>
    <w:rsid w:val="00180FD8"/>
    <w:pPr>
      <w:jc w:val="center"/>
    </w:pPr>
    <w:rPr>
      <w:rFonts w:eastAsia="黑体"/>
    </w:rPr>
  </w:style>
  <w:style w:type="paragraph" w:customStyle="1" w:styleId="WSl-8">
    <w:name w:val="WSl-表标题"/>
    <w:basedOn w:val="WSL-6"/>
    <w:link w:val="WSl-9"/>
    <w:qFormat/>
    <w:rsid w:val="00AB43D1"/>
  </w:style>
  <w:style w:type="character" w:customStyle="1" w:styleId="WSL-7">
    <w:name w:val="WSL-图标题 字符"/>
    <w:basedOn w:val="a0"/>
    <w:link w:val="WSL-6"/>
    <w:rsid w:val="00180FD8"/>
    <w:rPr>
      <w:rFonts w:ascii="Times New Roman" w:eastAsia="黑体" w:hAnsi="Times New Roman" w:cs="Times New Roman"/>
      <w:szCs w:val="24"/>
    </w:rPr>
  </w:style>
  <w:style w:type="character" w:customStyle="1" w:styleId="20">
    <w:name w:val="标题 2 字符"/>
    <w:basedOn w:val="a0"/>
    <w:link w:val="2"/>
    <w:uiPriority w:val="9"/>
    <w:semiHidden/>
    <w:rsid w:val="00171E03"/>
    <w:rPr>
      <w:rFonts w:asciiTheme="majorHAnsi" w:eastAsiaTheme="majorEastAsia" w:hAnsiTheme="majorHAnsi" w:cstheme="majorBidi"/>
      <w:b/>
      <w:bCs/>
      <w:sz w:val="32"/>
      <w:szCs w:val="32"/>
    </w:rPr>
  </w:style>
  <w:style w:type="character" w:customStyle="1" w:styleId="WSl-9">
    <w:name w:val="WSl-表标题 字符"/>
    <w:basedOn w:val="WSL-7"/>
    <w:link w:val="WSl-8"/>
    <w:rsid w:val="00AB43D1"/>
    <w:rPr>
      <w:rFonts w:ascii="Times New Roman" w:eastAsia="黑体" w:hAnsi="Times New Roman" w:cs="Times New Roman"/>
      <w:szCs w:val="24"/>
    </w:rPr>
  </w:style>
  <w:style w:type="paragraph" w:customStyle="1" w:styleId="WSL-">
    <w:name w:val="WSL-参考文献"/>
    <w:basedOn w:val="WSL-4"/>
    <w:link w:val="WSL-a"/>
    <w:rsid w:val="00E94221"/>
    <w:pPr>
      <w:widowControl/>
      <w:numPr>
        <w:numId w:val="17"/>
      </w:numPr>
      <w:kinsoku w:val="0"/>
      <w:wordWrap w:val="0"/>
      <w:spacing w:line="390" w:lineRule="exact"/>
      <w:ind w:left="936" w:firstLineChars="0" w:firstLine="0"/>
      <w:jc w:val="left"/>
    </w:pPr>
  </w:style>
  <w:style w:type="paragraph" w:customStyle="1" w:styleId="WSL-0">
    <w:name w:val="WSL-参考"/>
    <w:basedOn w:val="a"/>
    <w:link w:val="WSL-b"/>
    <w:qFormat/>
    <w:rsid w:val="00E60FD5"/>
    <w:pPr>
      <w:numPr>
        <w:numId w:val="20"/>
      </w:numPr>
      <w:wordWrap w:val="0"/>
      <w:spacing w:line="390" w:lineRule="exact"/>
    </w:pPr>
    <w:rPr>
      <w:rFonts w:cs="Arial"/>
      <w:color w:val="333333"/>
      <w:sz w:val="24"/>
      <w:szCs w:val="18"/>
      <w:shd w:val="clear" w:color="auto" w:fill="FFFFFF"/>
    </w:rPr>
  </w:style>
  <w:style w:type="character" w:customStyle="1" w:styleId="WSL-a">
    <w:name w:val="WSL-参考文献 字符"/>
    <w:basedOn w:val="WSL-5"/>
    <w:link w:val="WSL-"/>
    <w:rsid w:val="00E94221"/>
    <w:rPr>
      <w:rFonts w:ascii="Times New Roman" w:eastAsia="宋体" w:hAnsi="Times New Roman" w:cs="Times New Roman"/>
      <w:sz w:val="24"/>
      <w:szCs w:val="24"/>
    </w:rPr>
  </w:style>
  <w:style w:type="character" w:customStyle="1" w:styleId="13">
    <w:name w:val="未处理的提及1"/>
    <w:basedOn w:val="a0"/>
    <w:uiPriority w:val="99"/>
    <w:semiHidden/>
    <w:unhideWhenUsed/>
    <w:rsid w:val="001E3C9E"/>
    <w:rPr>
      <w:color w:val="605E5C"/>
      <w:shd w:val="clear" w:color="auto" w:fill="E1DFDD"/>
    </w:rPr>
  </w:style>
  <w:style w:type="character" w:customStyle="1" w:styleId="WSL-b">
    <w:name w:val="WSL-参考 字符"/>
    <w:basedOn w:val="a0"/>
    <w:link w:val="WSL-0"/>
    <w:rsid w:val="00E60FD5"/>
    <w:rPr>
      <w:rFonts w:ascii="Times New Roman" w:eastAsia="宋体" w:hAnsi="Times New Roman" w:cs="Arial"/>
      <w:color w:val="333333"/>
      <w:sz w:val="24"/>
      <w:szCs w:val="18"/>
    </w:rPr>
  </w:style>
  <w:style w:type="paragraph" w:styleId="afa">
    <w:name w:val="Balloon Text"/>
    <w:basedOn w:val="a"/>
    <w:link w:val="afb"/>
    <w:uiPriority w:val="99"/>
    <w:semiHidden/>
    <w:unhideWhenUsed/>
    <w:rsid w:val="007F29B6"/>
    <w:rPr>
      <w:sz w:val="18"/>
      <w:szCs w:val="18"/>
    </w:rPr>
  </w:style>
  <w:style w:type="character" w:customStyle="1" w:styleId="afb">
    <w:name w:val="批注框文本 字符"/>
    <w:basedOn w:val="a0"/>
    <w:link w:val="afa"/>
    <w:uiPriority w:val="99"/>
    <w:semiHidden/>
    <w:rsid w:val="007F29B6"/>
    <w:rPr>
      <w:rFonts w:ascii="Times New Roman" w:eastAsia="宋体" w:hAnsi="Times New Roman" w:cs="Times New Roman"/>
      <w:sz w:val="18"/>
      <w:szCs w:val="18"/>
    </w:rPr>
  </w:style>
  <w:style w:type="paragraph" w:styleId="afc">
    <w:name w:val="Revision"/>
    <w:hidden/>
    <w:uiPriority w:val="99"/>
    <w:semiHidden/>
    <w:rsid w:val="00C77A82"/>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564727">
      <w:bodyDiv w:val="1"/>
      <w:marLeft w:val="0"/>
      <w:marRight w:val="0"/>
      <w:marTop w:val="0"/>
      <w:marBottom w:val="0"/>
      <w:divBdr>
        <w:top w:val="none" w:sz="0" w:space="0" w:color="auto"/>
        <w:left w:val="none" w:sz="0" w:space="0" w:color="auto"/>
        <w:bottom w:val="none" w:sz="0" w:space="0" w:color="auto"/>
        <w:right w:val="none" w:sz="0" w:space="0" w:color="auto"/>
      </w:divBdr>
      <w:divsChild>
        <w:div w:id="173036689">
          <w:marLeft w:val="0"/>
          <w:marRight w:val="0"/>
          <w:marTop w:val="0"/>
          <w:marBottom w:val="0"/>
          <w:divBdr>
            <w:top w:val="none" w:sz="0" w:space="0" w:color="auto"/>
            <w:left w:val="none" w:sz="0" w:space="0" w:color="auto"/>
            <w:bottom w:val="none" w:sz="0" w:space="0" w:color="auto"/>
            <w:right w:val="none" w:sz="0" w:space="0" w:color="auto"/>
          </w:divBdr>
          <w:divsChild>
            <w:div w:id="2010478771">
              <w:marLeft w:val="0"/>
              <w:marRight w:val="0"/>
              <w:marTop w:val="0"/>
              <w:marBottom w:val="0"/>
              <w:divBdr>
                <w:top w:val="none" w:sz="0" w:space="0" w:color="auto"/>
                <w:left w:val="none" w:sz="0" w:space="0" w:color="auto"/>
                <w:bottom w:val="none" w:sz="0" w:space="0" w:color="auto"/>
                <w:right w:val="none" w:sz="0" w:space="0" w:color="auto"/>
              </w:divBdr>
              <w:divsChild>
                <w:div w:id="429543656">
                  <w:marLeft w:val="0"/>
                  <w:marRight w:val="0"/>
                  <w:marTop w:val="0"/>
                  <w:marBottom w:val="0"/>
                  <w:divBdr>
                    <w:top w:val="none" w:sz="0" w:space="0" w:color="auto"/>
                    <w:left w:val="none" w:sz="0" w:space="0" w:color="auto"/>
                    <w:bottom w:val="none" w:sz="0" w:space="0" w:color="auto"/>
                    <w:right w:val="none" w:sz="0" w:space="0" w:color="auto"/>
                  </w:divBdr>
                  <w:divsChild>
                    <w:div w:id="2143964409">
                      <w:marLeft w:val="0"/>
                      <w:marRight w:val="0"/>
                      <w:marTop w:val="0"/>
                      <w:marBottom w:val="0"/>
                      <w:divBdr>
                        <w:top w:val="none" w:sz="0" w:space="0" w:color="auto"/>
                        <w:left w:val="none" w:sz="0" w:space="0" w:color="auto"/>
                        <w:bottom w:val="none" w:sz="0" w:space="0" w:color="auto"/>
                        <w:right w:val="none" w:sz="0" w:space="0" w:color="auto"/>
                      </w:divBdr>
                      <w:divsChild>
                        <w:div w:id="640575933">
                          <w:marLeft w:val="0"/>
                          <w:marRight w:val="0"/>
                          <w:marTop w:val="0"/>
                          <w:marBottom w:val="0"/>
                          <w:divBdr>
                            <w:top w:val="none" w:sz="0" w:space="0" w:color="auto"/>
                            <w:left w:val="none" w:sz="0" w:space="0" w:color="auto"/>
                            <w:bottom w:val="none" w:sz="0" w:space="0" w:color="auto"/>
                            <w:right w:val="none" w:sz="0" w:space="0" w:color="auto"/>
                          </w:divBdr>
                          <w:divsChild>
                            <w:div w:id="1866866004">
                              <w:marLeft w:val="0"/>
                              <w:marRight w:val="0"/>
                              <w:marTop w:val="0"/>
                              <w:marBottom w:val="0"/>
                              <w:divBdr>
                                <w:top w:val="none" w:sz="0" w:space="0" w:color="auto"/>
                                <w:left w:val="none" w:sz="0" w:space="0" w:color="auto"/>
                                <w:bottom w:val="none" w:sz="0" w:space="0" w:color="auto"/>
                                <w:right w:val="none" w:sz="0" w:space="0" w:color="auto"/>
                              </w:divBdr>
                            </w:div>
                          </w:divsChild>
                        </w:div>
                        <w:div w:id="1636524239">
                          <w:marLeft w:val="0"/>
                          <w:marRight w:val="0"/>
                          <w:marTop w:val="0"/>
                          <w:marBottom w:val="0"/>
                          <w:divBdr>
                            <w:top w:val="none" w:sz="0" w:space="0" w:color="auto"/>
                            <w:left w:val="none" w:sz="0" w:space="0" w:color="auto"/>
                            <w:bottom w:val="none" w:sz="0" w:space="0" w:color="auto"/>
                            <w:right w:val="none" w:sz="0" w:space="0" w:color="auto"/>
                          </w:divBdr>
                          <w:divsChild>
                            <w:div w:id="1790203325">
                              <w:marLeft w:val="0"/>
                              <w:marRight w:val="300"/>
                              <w:marTop w:val="180"/>
                              <w:marBottom w:val="0"/>
                              <w:divBdr>
                                <w:top w:val="none" w:sz="0" w:space="0" w:color="auto"/>
                                <w:left w:val="none" w:sz="0" w:space="0" w:color="auto"/>
                                <w:bottom w:val="none" w:sz="0" w:space="0" w:color="auto"/>
                                <w:right w:val="none" w:sz="0" w:space="0" w:color="auto"/>
                              </w:divBdr>
                              <w:divsChild>
                                <w:div w:id="84397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233700">
          <w:marLeft w:val="0"/>
          <w:marRight w:val="0"/>
          <w:marTop w:val="0"/>
          <w:marBottom w:val="0"/>
          <w:divBdr>
            <w:top w:val="none" w:sz="0" w:space="0" w:color="auto"/>
            <w:left w:val="none" w:sz="0" w:space="0" w:color="auto"/>
            <w:bottom w:val="none" w:sz="0" w:space="0" w:color="auto"/>
            <w:right w:val="none" w:sz="0" w:space="0" w:color="auto"/>
          </w:divBdr>
          <w:divsChild>
            <w:div w:id="497691917">
              <w:marLeft w:val="0"/>
              <w:marRight w:val="0"/>
              <w:marTop w:val="0"/>
              <w:marBottom w:val="0"/>
              <w:divBdr>
                <w:top w:val="none" w:sz="0" w:space="0" w:color="auto"/>
                <w:left w:val="none" w:sz="0" w:space="0" w:color="auto"/>
                <w:bottom w:val="none" w:sz="0" w:space="0" w:color="auto"/>
                <w:right w:val="none" w:sz="0" w:space="0" w:color="auto"/>
              </w:divBdr>
              <w:divsChild>
                <w:div w:id="1955286686">
                  <w:marLeft w:val="0"/>
                  <w:marRight w:val="0"/>
                  <w:marTop w:val="0"/>
                  <w:marBottom w:val="0"/>
                  <w:divBdr>
                    <w:top w:val="none" w:sz="0" w:space="0" w:color="auto"/>
                    <w:left w:val="none" w:sz="0" w:space="0" w:color="auto"/>
                    <w:bottom w:val="none" w:sz="0" w:space="0" w:color="auto"/>
                    <w:right w:val="none" w:sz="0" w:space="0" w:color="auto"/>
                  </w:divBdr>
                  <w:divsChild>
                    <w:div w:id="449323033">
                      <w:marLeft w:val="0"/>
                      <w:marRight w:val="0"/>
                      <w:marTop w:val="0"/>
                      <w:marBottom w:val="0"/>
                      <w:divBdr>
                        <w:top w:val="none" w:sz="0" w:space="0" w:color="auto"/>
                        <w:left w:val="none" w:sz="0" w:space="0" w:color="auto"/>
                        <w:bottom w:val="none" w:sz="0" w:space="0" w:color="auto"/>
                        <w:right w:val="none" w:sz="0" w:space="0" w:color="auto"/>
                      </w:divBdr>
                      <w:divsChild>
                        <w:div w:id="146932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2114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4.jpg"/><Relationship Id="rId21" Type="http://schemas.openxmlformats.org/officeDocument/2006/relationships/hyperlink" Target="http://www.wanfangdata.com.cn/details/detail.do?_type=perio&amp;id=jsjkx201711018" TargetMode="External"/><Relationship Id="rId42" Type="http://schemas.openxmlformats.org/officeDocument/2006/relationships/image" Target="media/image18.png"/><Relationship Id="rId47" Type="http://schemas.openxmlformats.org/officeDocument/2006/relationships/image" Target="media/image23.PNG"/><Relationship Id="rId63" Type="http://schemas.openxmlformats.org/officeDocument/2006/relationships/image" Target="media/image38.PNG"/><Relationship Id="rId68" Type="http://schemas.openxmlformats.org/officeDocument/2006/relationships/image" Target="media/image43.png"/><Relationship Id="rId16" Type="http://schemas.openxmlformats.org/officeDocument/2006/relationships/hyperlink" Target="http://www.wanfangdata.com.cn/details/detail.do?_type=perio&amp;id=jsjyyyrj200204016" TargetMode="External"/><Relationship Id="rId11" Type="http://schemas.openxmlformats.org/officeDocument/2006/relationships/footer" Target="footer1.xml"/><Relationship Id="rId32" Type="http://schemas.openxmlformats.org/officeDocument/2006/relationships/image" Target="media/image8.PNG"/><Relationship Id="rId37" Type="http://schemas.openxmlformats.org/officeDocument/2006/relationships/image" Target="media/image13.png"/><Relationship Id="rId53" Type="http://schemas.openxmlformats.org/officeDocument/2006/relationships/image" Target="media/image29.PNG"/><Relationship Id="rId58" Type="http://schemas.openxmlformats.org/officeDocument/2006/relationships/image" Target="media/image34.PNG"/><Relationship Id="rId74" Type="http://schemas.openxmlformats.org/officeDocument/2006/relationships/image" Target="media/image49.PNG"/><Relationship Id="rId79" Type="http://schemas.openxmlformats.org/officeDocument/2006/relationships/footer" Target="footer5.xml"/><Relationship Id="rId5" Type="http://schemas.openxmlformats.org/officeDocument/2006/relationships/webSettings" Target="webSettings.xml"/><Relationship Id="rId61" Type="http://schemas.openxmlformats.org/officeDocument/2006/relationships/hyperlink" Target="https://baike.baidu.com/item/%E8%B6%85%E6%96%87%E6%9C%AC%E6%A0%87%E8%AE%B0%E8%AF%AD%E8%A8%80" TargetMode="External"/><Relationship Id="rId82" Type="http://schemas.microsoft.com/office/2011/relationships/people" Target="people.xml"/><Relationship Id="rId19" Type="http://schemas.openxmlformats.org/officeDocument/2006/relationships/hyperlink" Target="http://www.wanfangdata.com.cn/details/detail.do?_type=perio&amp;id=xddzjs201306003" TargetMode="External"/><Relationship Id="rId14" Type="http://schemas.openxmlformats.org/officeDocument/2006/relationships/footer" Target="footer3.xml"/><Relationship Id="rId22" Type="http://schemas.openxmlformats.org/officeDocument/2006/relationships/hyperlink" Target="http://www.wanfangdata.com.cn/details/detail.do?_type=perio&amp;id=jsjkx201711018" TargetMode="External"/><Relationship Id="rId27" Type="http://schemas.openxmlformats.org/officeDocument/2006/relationships/image" Target="media/image5.jpg"/><Relationship Id="rId30" Type="http://schemas.openxmlformats.org/officeDocument/2006/relationships/hyperlink" Target="http://www.jos.org.cn/html/2018/8/5563.htm" TargetMode="External"/><Relationship Id="rId35" Type="http://schemas.openxmlformats.org/officeDocument/2006/relationships/image" Target="media/image11.png"/><Relationship Id="rId43" Type="http://schemas.openxmlformats.org/officeDocument/2006/relationships/image" Target="media/image19.png"/><Relationship Id="rId48" Type="http://schemas.openxmlformats.org/officeDocument/2006/relationships/image" Target="media/image24.PNG"/><Relationship Id="rId56" Type="http://schemas.openxmlformats.org/officeDocument/2006/relationships/image" Target="media/image32.png"/><Relationship Id="rId64" Type="http://schemas.openxmlformats.org/officeDocument/2006/relationships/image" Target="media/image39.PNG"/><Relationship Id="rId69" Type="http://schemas.openxmlformats.org/officeDocument/2006/relationships/image" Target="media/image44.png"/><Relationship Id="rId77" Type="http://schemas.openxmlformats.org/officeDocument/2006/relationships/header" Target="header4.xml"/><Relationship Id="rId8" Type="http://schemas.openxmlformats.org/officeDocument/2006/relationships/image" Target="media/image1.png"/><Relationship Id="rId51" Type="http://schemas.openxmlformats.org/officeDocument/2006/relationships/image" Target="media/image27.PNG"/><Relationship Id="rId72" Type="http://schemas.openxmlformats.org/officeDocument/2006/relationships/image" Target="media/image47.PNG"/><Relationship Id="rId80" Type="http://schemas.openxmlformats.org/officeDocument/2006/relationships/footer" Target="footer6.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www.wanfangdata.com.cn/details/detail.do?_type=perio&amp;id=xxwxjsjxt200902008" TargetMode="External"/><Relationship Id="rId25" Type="http://schemas.openxmlformats.org/officeDocument/2006/relationships/hyperlink" Target="https://baike.baidu.com/item/%E9%9D%99%E6%80%81%E5%88%86%E6%9E%90" TargetMode="External"/><Relationship Id="rId33" Type="http://schemas.openxmlformats.org/officeDocument/2006/relationships/image" Target="media/image9.PNG"/><Relationship Id="rId38" Type="http://schemas.openxmlformats.org/officeDocument/2006/relationships/image" Target="media/image14.PNG"/><Relationship Id="rId46" Type="http://schemas.openxmlformats.org/officeDocument/2006/relationships/image" Target="media/image22.png"/><Relationship Id="rId59" Type="http://schemas.openxmlformats.org/officeDocument/2006/relationships/image" Target="media/image35.png"/><Relationship Id="rId67" Type="http://schemas.openxmlformats.org/officeDocument/2006/relationships/image" Target="media/image42.png"/><Relationship Id="rId20" Type="http://schemas.openxmlformats.org/officeDocument/2006/relationships/hyperlink" Target="http://www.wanfangdata.com.cn/details/detail.do?_type=perio&amp;id=xddzjs201306003" TargetMode="External"/><Relationship Id="rId41" Type="http://schemas.openxmlformats.org/officeDocument/2006/relationships/image" Target="media/image17.png"/><Relationship Id="rId54" Type="http://schemas.openxmlformats.org/officeDocument/2006/relationships/image" Target="media/image30.PNG"/><Relationship Id="rId62" Type="http://schemas.openxmlformats.org/officeDocument/2006/relationships/image" Target="media/image37.PNG"/><Relationship Id="rId70" Type="http://schemas.openxmlformats.org/officeDocument/2006/relationships/image" Target="media/image45.PNG"/><Relationship Id="rId75" Type="http://schemas.openxmlformats.org/officeDocument/2006/relationships/image" Target="media/image50.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2.PNG"/><Relationship Id="rId28" Type="http://schemas.openxmlformats.org/officeDocument/2006/relationships/image" Target="media/image6.PNG"/><Relationship Id="rId36" Type="http://schemas.openxmlformats.org/officeDocument/2006/relationships/image" Target="media/image12.png"/><Relationship Id="rId49" Type="http://schemas.openxmlformats.org/officeDocument/2006/relationships/image" Target="media/image25.png"/><Relationship Id="rId57" Type="http://schemas.openxmlformats.org/officeDocument/2006/relationships/image" Target="media/image33.png"/><Relationship Id="rId10" Type="http://schemas.openxmlformats.org/officeDocument/2006/relationships/header" Target="header2.xml"/><Relationship Id="rId31" Type="http://schemas.openxmlformats.org/officeDocument/2006/relationships/hyperlink" Target="http://www.jos.org.cn/html/2018/8/5563.htm" TargetMode="External"/><Relationship Id="rId44" Type="http://schemas.openxmlformats.org/officeDocument/2006/relationships/image" Target="media/image20.PNG"/><Relationship Id="rId52" Type="http://schemas.openxmlformats.org/officeDocument/2006/relationships/image" Target="media/image28.PNG"/><Relationship Id="rId60" Type="http://schemas.openxmlformats.org/officeDocument/2006/relationships/image" Target="media/image36.PNG"/><Relationship Id="rId65" Type="http://schemas.openxmlformats.org/officeDocument/2006/relationships/image" Target="media/image40.png"/><Relationship Id="rId73" Type="http://schemas.openxmlformats.org/officeDocument/2006/relationships/image" Target="media/image48.png"/><Relationship Id="rId78" Type="http://schemas.openxmlformats.org/officeDocument/2006/relationships/header" Target="header5.xm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yperlink" Target="http://www.wanfangdata.com.cn/details/detail.do?_type=perio&amp;id=jldxzrkxxb201001018" TargetMode="External"/><Relationship Id="rId39" Type="http://schemas.openxmlformats.org/officeDocument/2006/relationships/image" Target="media/image15.png"/><Relationship Id="rId34" Type="http://schemas.openxmlformats.org/officeDocument/2006/relationships/image" Target="media/image10.PNG"/><Relationship Id="rId50" Type="http://schemas.openxmlformats.org/officeDocument/2006/relationships/image" Target="media/image26.PNG"/><Relationship Id="rId55" Type="http://schemas.openxmlformats.org/officeDocument/2006/relationships/image" Target="media/image31.PNG"/><Relationship Id="rId76" Type="http://schemas.openxmlformats.org/officeDocument/2006/relationships/hyperlink" Target="https://www.silexica.com" TargetMode="External"/><Relationship Id="rId7" Type="http://schemas.openxmlformats.org/officeDocument/2006/relationships/endnotes" Target="endnotes.xml"/><Relationship Id="rId71" Type="http://schemas.openxmlformats.org/officeDocument/2006/relationships/image" Target="media/image46.png"/><Relationship Id="rId2" Type="http://schemas.openxmlformats.org/officeDocument/2006/relationships/numbering" Target="numbering.xml"/><Relationship Id="rId29" Type="http://schemas.openxmlformats.org/officeDocument/2006/relationships/image" Target="media/image7.png"/><Relationship Id="rId24" Type="http://schemas.openxmlformats.org/officeDocument/2006/relationships/image" Target="media/image3.png"/><Relationship Id="rId40" Type="http://schemas.openxmlformats.org/officeDocument/2006/relationships/image" Target="media/image16.png"/><Relationship Id="rId45" Type="http://schemas.openxmlformats.org/officeDocument/2006/relationships/image" Target="media/image21.PNG"/><Relationship Id="rId66" Type="http://schemas.openxmlformats.org/officeDocument/2006/relationships/image" Target="media/image4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523CFE-EC09-4C48-90A0-D45905D63D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1836</TotalTime>
  <Pages>83</Pages>
  <Words>10901</Words>
  <Characters>62140</Characters>
  <Application>Microsoft Office Word</Application>
  <DocSecurity>0</DocSecurity>
  <Lines>517</Lines>
  <Paragraphs>145</Paragraphs>
  <ScaleCrop>false</ScaleCrop>
  <Company/>
  <LinksUpToDate>false</LinksUpToDate>
  <CharactersWithSpaces>72896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436</cp:revision>
  <dcterms:created xsi:type="dcterms:W3CDTF">2020-04-04T01:35:00Z</dcterms:created>
  <dcterms:modified xsi:type="dcterms:W3CDTF">2020-04-13T09:28:00Z</dcterms:modified>
</cp:coreProperties>
</file>