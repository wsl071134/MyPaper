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proofErr w:type="gramStart"/>
      <w:r w:rsidRPr="00440D3B">
        <w:rPr>
          <w:rFonts w:ascii="黑体" w:eastAsia="黑体" w:hAnsi="黑体"/>
          <w:kern w:val="0"/>
          <w:sz w:val="24"/>
        </w:rPr>
        <w:t>培</w:t>
      </w:r>
      <w:proofErr w:type="gramEnd"/>
      <w:r w:rsidRPr="00440D3B">
        <w:rPr>
          <w:rFonts w:ascii="黑体" w:eastAsia="黑体" w:hAnsi="黑体"/>
          <w:kern w:val="0"/>
          <w:sz w:val="24"/>
        </w:rPr>
        <w:t xml:space="preserve">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proofErr w:type="gramStart"/>
      <w:r w:rsidRPr="00440D3B">
        <w:rPr>
          <w:rFonts w:ascii="黑体" w:eastAsia="黑体" w:hAnsi="黑体"/>
          <w:kern w:val="0"/>
          <w:sz w:val="24"/>
        </w:rPr>
        <w:t>研</w:t>
      </w:r>
      <w:proofErr w:type="gramEnd"/>
      <w:r w:rsidRPr="00440D3B">
        <w:rPr>
          <w:rFonts w:ascii="黑体" w:eastAsia="黑体" w:hAnsi="黑体"/>
          <w:kern w:val="0"/>
          <w:sz w:val="24"/>
        </w:rPr>
        <w:t xml:space="preserve">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47CFA7A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00366A7F">
        <w:rPr>
          <w:rFonts w:ascii="宋体" w:hAnsi="宋体"/>
          <w:kern w:val="0"/>
          <w:sz w:val="24"/>
          <w:u w:val="single"/>
        </w:rPr>
        <w:t>00</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proofErr w:type="gramStart"/>
      <w:r w:rsidRPr="00922DC2">
        <w:rPr>
          <w:rFonts w:eastAsia="黑体"/>
          <w:sz w:val="24"/>
        </w:rPr>
        <w:t>培</w:t>
      </w:r>
      <w:proofErr w:type="gramEnd"/>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76C1AC13"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5"/>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5"/>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5"/>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proofErr w:type="spellStart"/>
      <w:r>
        <w:rPr>
          <w:rFonts w:eastAsia="宋体" w:cs="Times New Roman" w:hint="eastAsia"/>
          <w:b/>
          <w:bCs w:val="0"/>
          <w:kern w:val="2"/>
          <w:sz w:val="22"/>
          <w:szCs w:val="22"/>
        </w:rPr>
        <w:t>Shiling</w:t>
      </w:r>
      <w:proofErr w:type="spellEnd"/>
    </w:p>
    <w:p w14:paraId="53EA8999" w14:textId="39333609"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B.E</w:t>
      </w:r>
      <w:proofErr w:type="gramStart"/>
      <w:r>
        <w:rPr>
          <w:rFonts w:eastAsia="宋体" w:cs="Times New Roman"/>
          <w:b/>
          <w:bCs w:val="0"/>
          <w:kern w:val="2"/>
          <w:sz w:val="22"/>
          <w:szCs w:val="22"/>
        </w:rPr>
        <w:t>.(</w:t>
      </w:r>
      <w:proofErr w:type="gramEnd"/>
      <w:r>
        <w:rPr>
          <w:rFonts w:eastAsia="宋体" w:cs="Times New Roman"/>
          <w:b/>
          <w:bCs w:val="0"/>
          <w:kern w:val="2"/>
          <w:sz w:val="22"/>
          <w:szCs w:val="22"/>
        </w:rPr>
        <w:t xml:space="preserve"> </w:t>
      </w:r>
      <w:r w:rsidR="007856AC">
        <w:rPr>
          <w:rFonts w:eastAsia="宋体" w:cs="Times New Roman"/>
          <w:b/>
          <w:bCs w:val="0"/>
          <w:kern w:val="2"/>
          <w:sz w:val="22"/>
          <w:szCs w:val="22"/>
        </w:rPr>
        <w:t>Bohai</w:t>
      </w:r>
      <w:r>
        <w:rPr>
          <w:rFonts w:eastAsia="宋体" w:cs="Times New Roman"/>
          <w:b/>
          <w:bCs w:val="0"/>
          <w:kern w:val="2"/>
          <w:sz w:val="22"/>
          <w:szCs w:val="22"/>
        </w:rPr>
        <w:t xml:space="preserve">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p>
    <w:p w14:paraId="67AD90C4"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5"/>
        <w:spacing w:line="360" w:lineRule="auto"/>
        <w:rPr>
          <w:rFonts w:eastAsia="宋体" w:cs="Times New Roman"/>
          <w:b/>
          <w:bCs w:val="0"/>
          <w:kern w:val="2"/>
          <w:sz w:val="22"/>
          <w:szCs w:val="22"/>
        </w:rPr>
      </w:pPr>
    </w:p>
    <w:p w14:paraId="63E5ABEA"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 xml:space="preserve">Professor PENG </w:t>
      </w:r>
      <w:proofErr w:type="spellStart"/>
      <w:r>
        <w:rPr>
          <w:rFonts w:eastAsia="宋体" w:cs="Times New Roman"/>
          <w:b/>
          <w:bCs w:val="0"/>
          <w:kern w:val="2"/>
          <w:sz w:val="22"/>
          <w:szCs w:val="22"/>
        </w:rPr>
        <w:t>Manman</w:t>
      </w:r>
      <w:proofErr w:type="spellEnd"/>
    </w:p>
    <w:p w14:paraId="2D22AD26" w14:textId="77777777" w:rsidR="005D260B" w:rsidRDefault="005D260B" w:rsidP="005D260B">
      <w:pPr>
        <w:pStyle w:val="a5"/>
        <w:spacing w:line="360" w:lineRule="auto"/>
        <w:rPr>
          <w:rFonts w:eastAsia="宋体" w:cs="Times New Roman"/>
          <w:b/>
          <w:bCs w:val="0"/>
          <w:kern w:val="2"/>
          <w:sz w:val="22"/>
          <w:szCs w:val="22"/>
        </w:rPr>
      </w:pPr>
      <w:r>
        <w:rPr>
          <w:rFonts w:eastAsia="宋体" w:cs="Times New Roman"/>
          <w:b/>
          <w:bCs w:val="0"/>
          <w:kern w:val="2"/>
          <w:sz w:val="22"/>
          <w:szCs w:val="22"/>
        </w:rPr>
        <w:t xml:space="preserve">Senior Engineer WEN </w:t>
      </w:r>
      <w:proofErr w:type="spellStart"/>
      <w:r>
        <w:rPr>
          <w:rFonts w:eastAsia="宋体" w:cs="Times New Roman"/>
          <w:b/>
          <w:bCs w:val="0"/>
          <w:kern w:val="2"/>
          <w:sz w:val="22"/>
          <w:szCs w:val="22"/>
        </w:rPr>
        <w:t>Jigang</w:t>
      </w:r>
      <w:proofErr w:type="spellEnd"/>
    </w:p>
    <w:p w14:paraId="71E0C25E" w14:textId="77777777" w:rsidR="00B22C81" w:rsidRDefault="005D260B" w:rsidP="00291401">
      <w:pPr>
        <w:pStyle w:val="a5"/>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w:t>
      </w:r>
      <w:r w:rsidR="003005FD">
        <w:rPr>
          <w:rFonts w:eastAsia="宋体" w:cs="Times New Roman" w:hint="eastAsia"/>
          <w:b/>
          <w:bCs w:val="0"/>
          <w:kern w:val="2"/>
          <w:sz w:val="22"/>
          <w:szCs w:val="22"/>
        </w:rPr>
        <w:t>20</w:t>
      </w:r>
    </w:p>
    <w:p w14:paraId="29C6D68E" w14:textId="77777777" w:rsidR="006B0CF0" w:rsidRDefault="00B22C81">
      <w:pPr>
        <w:widowControl/>
        <w:jc w:val="left"/>
        <w:rPr>
          <w:b/>
          <w:bCs/>
          <w:sz w:val="22"/>
          <w:szCs w:val="22"/>
        </w:rPr>
        <w:sectPr w:rsidR="006B0CF0" w:rsidSect="00387BDC">
          <w:headerReference w:type="even" r:id="rId9"/>
          <w:headerReference w:type="default" r:id="rId10"/>
          <w:footerReference w:type="even" r:id="rId11"/>
          <w:footerReference w:type="default" r:id="rId12"/>
          <w:headerReference w:type="first" r:id="rId13"/>
          <w:footerReference w:type="first" r:id="rId14"/>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6"/>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295952"/>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8295954"/>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6C41CD3A" w:rsidR="0066730A" w:rsidRDefault="0088548E" w:rsidP="00453245">
      <w:pPr>
        <w:pStyle w:val="WSL-4"/>
        <w:ind w:firstLine="518"/>
      </w:pPr>
      <w:r>
        <w:rPr>
          <w:rFonts w:hint="eastAsia"/>
        </w:rPr>
        <w:t>本文</w:t>
      </w:r>
      <w:del w:id="18" w:author="User" w:date="2020-04-21T09:20:00Z">
        <w:r w:rsidDel="0058418C">
          <w:rPr>
            <w:rFonts w:hint="eastAsia"/>
          </w:rPr>
          <w:delText>以</w:delText>
        </w:r>
      </w:del>
      <w:r w:rsidR="000F2776">
        <w:rPr>
          <w:rFonts w:hint="eastAsia"/>
        </w:rPr>
        <w:t>借助深度学习技术</w:t>
      </w:r>
      <w:del w:id="19" w:author="User" w:date="2020-04-21T09:21:00Z">
        <w:r w:rsidR="0012714C" w:rsidDel="0058418C">
          <w:rPr>
            <w:rFonts w:hint="eastAsia"/>
          </w:rPr>
          <w:delText>探索</w:delText>
        </w:r>
      </w:del>
      <w:ins w:id="20" w:author="User" w:date="2020-04-21T09:21:00Z">
        <w:r w:rsidR="0058418C">
          <w:rPr>
            <w:rFonts w:hint="eastAsia"/>
          </w:rPr>
          <w:t>来研究</w:t>
        </w:r>
      </w:ins>
      <w:r w:rsidR="00125E3C">
        <w:rPr>
          <w:rFonts w:hint="eastAsia"/>
        </w:rPr>
        <w:t>串行</w:t>
      </w:r>
      <w:r w:rsidR="0012714C">
        <w:rPr>
          <w:rFonts w:hint="eastAsia"/>
        </w:rPr>
        <w:t>程序</w:t>
      </w:r>
      <w:r w:rsidR="00FF53D9">
        <w:rPr>
          <w:rFonts w:hint="eastAsia"/>
        </w:rPr>
        <w:t>的</w:t>
      </w:r>
      <w:r w:rsidR="0012714C">
        <w:rPr>
          <w:rFonts w:hint="eastAsia"/>
        </w:rPr>
        <w:t>并行化方法</w:t>
      </w:r>
      <w:del w:id="21" w:author="User" w:date="2020-04-21T09:20:00Z">
        <w:r w:rsidDel="0058418C">
          <w:rPr>
            <w:rFonts w:hint="eastAsia"/>
          </w:rPr>
          <w:delText>为</w:delText>
        </w:r>
        <w:r w:rsidR="0012714C" w:rsidDel="0058418C">
          <w:rPr>
            <w:rFonts w:hint="eastAsia"/>
          </w:rPr>
          <w:delText>目的</w:delText>
        </w:r>
      </w:del>
      <w:r w:rsidR="00125E3C">
        <w:rPr>
          <w:rFonts w:hint="eastAsia"/>
        </w:rPr>
        <w:t>，</w:t>
      </w:r>
      <w:ins w:id="22" w:author="User" w:date="2020-04-21T09:21:00Z">
        <w:r w:rsidR="0058418C">
          <w:rPr>
            <w:rFonts w:hint="eastAsia"/>
          </w:rPr>
          <w:t>提出了包含数据集、识别方法、</w:t>
        </w:r>
      </w:ins>
      <w:ins w:id="23" w:author="User" w:date="2020-04-21T09:22:00Z">
        <w:r w:rsidR="0058418C">
          <w:rPr>
            <w:rFonts w:hint="eastAsia"/>
          </w:rPr>
          <w:t>标记语言和</w:t>
        </w:r>
        <w:r w:rsidR="0058418C" w:rsidRPr="0058418C">
          <w:rPr>
            <w:rFonts w:hint="eastAsia"/>
          </w:rPr>
          <w:t>辅助平台</w:t>
        </w:r>
        <w:r w:rsidR="0058418C">
          <w:rPr>
            <w:rFonts w:hint="eastAsia"/>
          </w:rPr>
          <w:t>的一整套</w:t>
        </w:r>
      </w:ins>
      <w:ins w:id="24" w:author="User" w:date="2020-04-21T09:24:00Z">
        <w:r w:rsidR="0058418C" w:rsidRPr="0058418C">
          <w:rPr>
            <w:rFonts w:hint="eastAsia"/>
          </w:rPr>
          <w:t>解决</w:t>
        </w:r>
        <w:r w:rsidR="0058418C">
          <w:rPr>
            <w:rFonts w:hint="eastAsia"/>
          </w:rPr>
          <w:t>方案，</w:t>
        </w:r>
      </w:ins>
      <w:r w:rsidR="00D60F2B">
        <w:rPr>
          <w:rFonts w:hint="eastAsia"/>
        </w:rPr>
        <w:t>主要</w:t>
      </w:r>
      <w:del w:id="25" w:author="User" w:date="2020-04-21T09:24:00Z">
        <w:r w:rsidR="00A0015D" w:rsidDel="0058418C">
          <w:rPr>
            <w:rFonts w:hint="eastAsia"/>
          </w:rPr>
          <w:delText>开展了</w:delText>
        </w:r>
      </w:del>
      <w:ins w:id="26" w:author="User" w:date="2020-04-21T09:24:00Z">
        <w:r w:rsidR="0058418C">
          <w:rPr>
            <w:rFonts w:hint="eastAsia"/>
          </w:rPr>
          <w:t>工作</w:t>
        </w:r>
      </w:ins>
      <w:r w:rsidR="0066730A">
        <w:rPr>
          <w:rFonts w:hint="eastAsia"/>
        </w:rPr>
        <w:t>如下</w:t>
      </w:r>
      <w:del w:id="27" w:author="User" w:date="2020-04-21T09:25:00Z">
        <w:r w:rsidR="0066730A" w:rsidDel="0058418C">
          <w:rPr>
            <w:rFonts w:hint="eastAsia"/>
          </w:rPr>
          <w:delText>几个方面的研究</w:delText>
        </w:r>
        <w:r w:rsidR="009E651C" w:rsidDel="0058418C">
          <w:rPr>
            <w:rFonts w:hint="eastAsia"/>
          </w:rPr>
          <w:delText>工作</w:delText>
        </w:r>
      </w:del>
      <w:r w:rsidR="0066730A">
        <w:rPr>
          <w:rFonts w:hint="eastAsia"/>
        </w:rPr>
        <w:t>：</w:t>
      </w:r>
    </w:p>
    <w:p w14:paraId="3D248C36" w14:textId="0B1309CA" w:rsidR="0066730A" w:rsidRDefault="006A7434" w:rsidP="00453245">
      <w:pPr>
        <w:pStyle w:val="WSL-4"/>
        <w:ind w:firstLineChars="0" w:firstLine="0"/>
      </w:pPr>
      <w:r>
        <w:rPr>
          <w:rFonts w:hint="eastAsia"/>
        </w:rPr>
        <w:t>(</w:t>
      </w:r>
      <w:r>
        <w:t>1)</w:t>
      </w:r>
      <w:ins w:id="28" w:author="User" w:date="2020-04-21T09:25:00Z">
        <w:r w:rsidR="0058418C">
          <w:rPr>
            <w:rFonts w:hint="eastAsia"/>
          </w:rPr>
          <w:t>设计并</w:t>
        </w:r>
      </w:ins>
      <w:r w:rsidR="00693D3C">
        <w:rPr>
          <w:rFonts w:hint="eastAsia"/>
        </w:rPr>
        <w:t>构造了</w:t>
      </w:r>
      <w:r w:rsidR="007C3343">
        <w:rPr>
          <w:rFonts w:hint="eastAsia"/>
        </w:rPr>
        <w:t>一个</w:t>
      </w:r>
      <w:ins w:id="29" w:author="User" w:date="2020-04-21T09:26:00Z">
        <w:r w:rsidR="0058418C" w:rsidRPr="0058418C">
          <w:rPr>
            <w:rFonts w:hint="eastAsia"/>
          </w:rPr>
          <w:t>通用</w:t>
        </w:r>
        <w:proofErr w:type="gramStart"/>
        <w:r w:rsidR="0058418C" w:rsidRPr="0058418C">
          <w:rPr>
            <w:rFonts w:hint="eastAsia"/>
          </w:rPr>
          <w:t>图</w:t>
        </w:r>
      </w:ins>
      <w:r w:rsidR="00876D06">
        <w:rPr>
          <w:rFonts w:hint="eastAsia"/>
        </w:rPr>
        <w:t>数据</w:t>
      </w:r>
      <w:proofErr w:type="gramEnd"/>
      <w:r w:rsidR="00876D06">
        <w:rPr>
          <w:rFonts w:hint="eastAsia"/>
        </w:rPr>
        <w:t>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w:t>
      </w:r>
      <w:proofErr w:type="gramStart"/>
      <w:r w:rsidR="007C3343">
        <w:rPr>
          <w:rFonts w:hint="eastAsia"/>
        </w:rPr>
        <w:t>图数据</w:t>
      </w:r>
      <w:proofErr w:type="gramEnd"/>
      <w:r w:rsidR="007C3343">
        <w:rPr>
          <w:rFonts w:hint="eastAsia"/>
        </w:rPr>
        <w:t>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w:t>
      </w:r>
      <w:proofErr w:type="gramStart"/>
      <w:r w:rsidR="00F21514">
        <w:rPr>
          <w:rFonts w:hint="eastAsia"/>
        </w:rPr>
        <w:t>图数据</w:t>
      </w:r>
      <w:proofErr w:type="gramEnd"/>
      <w:r w:rsidR="00F21514">
        <w:rPr>
          <w:rFonts w:hint="eastAsia"/>
        </w:rPr>
        <w:t>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57D06016" w:rsidR="0066730A" w:rsidRDefault="006A7434" w:rsidP="00453245">
      <w:pPr>
        <w:pStyle w:val="WSL-4"/>
        <w:ind w:firstLineChars="0" w:firstLine="0"/>
      </w:pPr>
      <w:r>
        <w:rPr>
          <w:rFonts w:hint="eastAsia"/>
        </w:rPr>
        <w:t>(</w:t>
      </w:r>
      <w:r>
        <w:t>2)</w:t>
      </w:r>
      <w:ins w:id="30" w:author="User" w:date="2020-04-21T09:54:00Z">
        <w:r w:rsidR="006A4F58">
          <w:rPr>
            <w:rFonts w:hint="eastAsia"/>
          </w:rPr>
          <w:t>提出</w:t>
        </w:r>
      </w:ins>
      <w:del w:id="31" w:author="User" w:date="2020-04-21T09:54:00Z">
        <w:r w:rsidR="000C1C5F" w:rsidDel="006A4F58">
          <w:rPr>
            <w:rFonts w:hint="eastAsia"/>
          </w:rPr>
          <w:delText>建立</w:delText>
        </w:r>
      </w:del>
      <w:r w:rsidR="000C1C5F">
        <w:rPr>
          <w:rFonts w:hint="eastAsia"/>
        </w:rPr>
        <w:t>了</w:t>
      </w:r>
      <w:ins w:id="32" w:author="User" w:date="2020-04-21T09:54:00Z">
        <w:r w:rsidR="006A4F58">
          <w:rPr>
            <w:rFonts w:hint="eastAsia"/>
          </w:rPr>
          <w:t>一种</w:t>
        </w:r>
      </w:ins>
      <w:r w:rsidR="000C1C5F">
        <w:rPr>
          <w:rFonts w:hint="eastAsia"/>
        </w:rPr>
        <w:t>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bookmarkStart w:id="33" w:name="_GoBack"/>
      <w:bookmarkEnd w:id="33"/>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1"/>
        <w:spacing w:beforeLines="0" w:before="409" w:afterLines="0" w:after="409"/>
        <w:ind w:firstLine="518"/>
        <w:rPr>
          <w:b/>
          <w:color w:val="205867"/>
        </w:rPr>
      </w:pPr>
      <w:bookmarkStart w:id="34" w:name="_Toc23438"/>
      <w:bookmarkStart w:id="35" w:name="_Toc2653"/>
      <w:bookmarkStart w:id="36" w:name="_Toc38295955"/>
      <w:r>
        <w:rPr>
          <w:b/>
        </w:rPr>
        <w:lastRenderedPageBreak/>
        <w:t>Abstract</w:t>
      </w:r>
      <w:bookmarkEnd w:id="34"/>
      <w:bookmarkEnd w:id="35"/>
      <w:bookmarkEnd w:id="36"/>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403A192F"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programs with the help of deep learning technology, and mainly carried out research work in the following aspects:</w:t>
      </w:r>
    </w:p>
    <w:p w14:paraId="6432B97B" w14:textId="57CCE331" w:rsidR="00C31C52" w:rsidRPr="00C31C52" w:rsidRDefault="00C31C52" w:rsidP="00573E69">
      <w:pPr>
        <w:rPr>
          <w:sz w:val="24"/>
        </w:rPr>
      </w:pPr>
      <w:r w:rsidRPr="00C31C52">
        <w:rPr>
          <w:sz w:val="24"/>
        </w:rPr>
        <w:t xml:space="preserve">(1) Constructed data set GFCPD (Graphs </w:t>
      </w:r>
      <w:proofErr w:type="gramStart"/>
      <w:r w:rsidRPr="00C31C52">
        <w:rPr>
          <w:sz w:val="24"/>
        </w:rPr>
        <w:t>For</w:t>
      </w:r>
      <w:proofErr w:type="gramEnd"/>
      <w:r w:rsidRPr="00C31C52">
        <w:rPr>
          <w:sz w:val="24"/>
        </w:rPr>
        <w:t xml:space="preserve">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5306F17" w:rsidR="00C31C52" w:rsidRPr="00C31C52" w:rsidRDefault="00C31C52" w:rsidP="00573E69">
      <w:pPr>
        <w:rPr>
          <w:sz w:val="24"/>
        </w:rPr>
      </w:pPr>
      <w:r w:rsidRPr="00C31C52">
        <w:rPr>
          <w:sz w:val="24"/>
        </w:rPr>
        <w:t xml:space="preserve">(2) </w:t>
      </w:r>
      <w:r w:rsidR="00573E69">
        <w:rPr>
          <w:rFonts w:hint="eastAsia"/>
          <w:sz w:val="24"/>
        </w:rPr>
        <w:t>Built</w:t>
      </w:r>
      <w:r w:rsidR="00573E69">
        <w:rPr>
          <w:sz w:val="24"/>
        </w:rPr>
        <w:t xml:space="preserve"> </w:t>
      </w:r>
      <w:r w:rsidR="00573E69">
        <w:rPr>
          <w:rFonts w:hint="eastAsia"/>
          <w:sz w:val="24"/>
        </w:rPr>
        <w:t>a</w:t>
      </w:r>
      <w:r w:rsidR="00573E69">
        <w:rPr>
          <w:sz w:val="24"/>
        </w:rPr>
        <w:t xml:space="preserve"> model </w:t>
      </w:r>
      <w:r w:rsidR="00D3274C">
        <w:rPr>
          <w:sz w:val="24"/>
        </w:rPr>
        <w:t xml:space="preserve">which can </w:t>
      </w:r>
      <w:r w:rsidR="00573E69">
        <w:rPr>
          <w:rFonts w:eastAsia="黑体" w:hint="eastAsia"/>
          <w:sz w:val="24"/>
        </w:rPr>
        <w:t>discover</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sequential</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t xml:space="preserve">(4) A parallel programming auxiliary platform is built. In order to integrate and </w:t>
      </w:r>
      <w:r w:rsidRPr="00C31C52">
        <w:rPr>
          <w:sz w:val="24"/>
        </w:rPr>
        <w:lastRenderedPageBreak/>
        <w:t xml:space="preserve">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37"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37"/>
        </w:p>
        <w:p w14:paraId="77FBF4BA" w14:textId="0907B77D" w:rsidR="00202FE7" w:rsidRDefault="00D25785" w:rsidP="00202FE7">
          <w:pPr>
            <w:pStyle w:val="12"/>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95952" w:history="1">
            <w:r w:rsidR="00202FE7" w:rsidRPr="00490D01">
              <w:rPr>
                <w:rStyle w:val="ad"/>
              </w:rPr>
              <w:t>学位论文原创性声明</w:t>
            </w:r>
            <w:r w:rsidR="00202FE7">
              <w:rPr>
                <w:rStyle w:val="ad"/>
                <w:rFonts w:hint="eastAsia"/>
              </w:rPr>
              <w:t>和学位论文版权使用授权书</w:t>
            </w:r>
            <w:r w:rsidR="00202FE7">
              <w:rPr>
                <w:webHidden/>
              </w:rPr>
              <w:tab/>
            </w:r>
            <w:r w:rsidR="00202FE7">
              <w:rPr>
                <w:webHidden/>
              </w:rPr>
              <w:fldChar w:fldCharType="begin"/>
            </w:r>
            <w:r w:rsidR="00202FE7">
              <w:rPr>
                <w:webHidden/>
              </w:rPr>
              <w:instrText xml:space="preserve"> PAGEREF _Toc38295952 \h </w:instrText>
            </w:r>
            <w:r w:rsidR="00202FE7">
              <w:rPr>
                <w:webHidden/>
              </w:rPr>
            </w:r>
            <w:r w:rsidR="00202FE7">
              <w:rPr>
                <w:webHidden/>
              </w:rPr>
              <w:fldChar w:fldCharType="separate"/>
            </w:r>
            <w:r w:rsidR="00202FE7">
              <w:rPr>
                <w:webHidden/>
              </w:rPr>
              <w:t>I</w:t>
            </w:r>
            <w:r w:rsidR="00202FE7">
              <w:rPr>
                <w:webHidden/>
              </w:rPr>
              <w:fldChar w:fldCharType="end"/>
            </w:r>
          </w:hyperlink>
          <w:r w:rsidR="00202FE7">
            <w:rPr>
              <w:rFonts w:asciiTheme="minorHAnsi" w:eastAsiaTheme="minorEastAsia" w:hAnsiTheme="minorHAnsi" w:cstheme="minorBidi"/>
              <w:bCs w:val="0"/>
              <w:sz w:val="21"/>
              <w:szCs w:val="22"/>
            </w:rPr>
            <w:t xml:space="preserve"> </w:t>
          </w:r>
        </w:p>
        <w:p w14:paraId="17E87131" w14:textId="415B0A1F" w:rsidR="00202FE7" w:rsidRDefault="0058418C">
          <w:pPr>
            <w:pStyle w:val="12"/>
            <w:rPr>
              <w:rFonts w:asciiTheme="minorHAnsi" w:eastAsiaTheme="minorEastAsia" w:hAnsiTheme="minorHAnsi" w:cstheme="minorBidi"/>
              <w:bCs w:val="0"/>
              <w:sz w:val="21"/>
              <w:szCs w:val="22"/>
            </w:rPr>
          </w:pPr>
          <w:hyperlink w:anchor="_Toc38295954" w:history="1">
            <w:r w:rsidR="00202FE7" w:rsidRPr="00490D01">
              <w:rPr>
                <w:rStyle w:val="ad"/>
              </w:rPr>
              <w:t>摘</w:t>
            </w:r>
            <w:r w:rsidR="00202FE7" w:rsidRPr="00490D01">
              <w:rPr>
                <w:rStyle w:val="ad"/>
              </w:rPr>
              <w:t xml:space="preserve">   </w:t>
            </w:r>
            <w:r w:rsidR="00202FE7" w:rsidRPr="00490D01">
              <w:rPr>
                <w:rStyle w:val="ad"/>
              </w:rPr>
              <w:t>要</w:t>
            </w:r>
            <w:r w:rsidR="00202FE7">
              <w:rPr>
                <w:webHidden/>
              </w:rPr>
              <w:tab/>
            </w:r>
            <w:r w:rsidR="00202FE7">
              <w:rPr>
                <w:webHidden/>
              </w:rPr>
              <w:fldChar w:fldCharType="begin"/>
            </w:r>
            <w:r w:rsidR="00202FE7">
              <w:rPr>
                <w:webHidden/>
              </w:rPr>
              <w:instrText xml:space="preserve"> PAGEREF _Toc38295954 \h </w:instrText>
            </w:r>
            <w:r w:rsidR="00202FE7">
              <w:rPr>
                <w:webHidden/>
              </w:rPr>
            </w:r>
            <w:r w:rsidR="00202FE7">
              <w:rPr>
                <w:webHidden/>
              </w:rPr>
              <w:fldChar w:fldCharType="separate"/>
            </w:r>
            <w:r w:rsidR="00202FE7">
              <w:rPr>
                <w:webHidden/>
              </w:rPr>
              <w:t>II</w:t>
            </w:r>
            <w:r w:rsidR="00202FE7">
              <w:rPr>
                <w:webHidden/>
              </w:rPr>
              <w:fldChar w:fldCharType="end"/>
            </w:r>
          </w:hyperlink>
        </w:p>
        <w:p w14:paraId="1F337C53" w14:textId="70F2F151" w:rsidR="00202FE7" w:rsidRDefault="0058418C" w:rsidP="00CD6960">
          <w:pPr>
            <w:pStyle w:val="12"/>
            <w:rPr>
              <w:rFonts w:asciiTheme="minorHAnsi" w:eastAsiaTheme="minorEastAsia" w:hAnsiTheme="minorHAnsi" w:cstheme="minorBidi"/>
              <w:bCs w:val="0"/>
              <w:sz w:val="21"/>
              <w:szCs w:val="22"/>
            </w:rPr>
          </w:pPr>
          <w:hyperlink w:anchor="_Toc38295955" w:history="1">
            <w:r w:rsidR="00202FE7" w:rsidRPr="00490D01">
              <w:rPr>
                <w:rStyle w:val="ad"/>
                <w:b/>
              </w:rPr>
              <w:t>Abstract</w:t>
            </w:r>
            <w:r w:rsidR="00202FE7">
              <w:rPr>
                <w:webHidden/>
              </w:rPr>
              <w:tab/>
            </w:r>
            <w:r w:rsidR="00202FE7">
              <w:rPr>
                <w:webHidden/>
              </w:rPr>
              <w:fldChar w:fldCharType="begin"/>
            </w:r>
            <w:r w:rsidR="00202FE7">
              <w:rPr>
                <w:webHidden/>
              </w:rPr>
              <w:instrText xml:space="preserve"> PAGEREF _Toc38295955 \h </w:instrText>
            </w:r>
            <w:r w:rsidR="00202FE7">
              <w:rPr>
                <w:webHidden/>
              </w:rPr>
            </w:r>
            <w:r w:rsidR="00202FE7">
              <w:rPr>
                <w:webHidden/>
              </w:rPr>
              <w:fldChar w:fldCharType="separate"/>
            </w:r>
            <w:r w:rsidR="00202FE7">
              <w:rPr>
                <w:webHidden/>
              </w:rPr>
              <w:t>III</w:t>
            </w:r>
            <w:r w:rsidR="00202FE7">
              <w:rPr>
                <w:webHidden/>
              </w:rPr>
              <w:fldChar w:fldCharType="end"/>
            </w:r>
          </w:hyperlink>
          <w:r w:rsidR="00CD6960">
            <w:rPr>
              <w:rFonts w:asciiTheme="minorHAnsi" w:eastAsiaTheme="minorEastAsia" w:hAnsiTheme="minorHAnsi" w:cstheme="minorBidi"/>
              <w:bCs w:val="0"/>
              <w:sz w:val="21"/>
              <w:szCs w:val="22"/>
            </w:rPr>
            <w:t xml:space="preserve"> </w:t>
          </w:r>
        </w:p>
        <w:p w14:paraId="15353613" w14:textId="25A74443" w:rsidR="00202FE7" w:rsidRDefault="0058418C">
          <w:pPr>
            <w:pStyle w:val="12"/>
            <w:rPr>
              <w:rFonts w:asciiTheme="minorHAnsi" w:eastAsiaTheme="minorEastAsia" w:hAnsiTheme="minorHAnsi" w:cstheme="minorBidi"/>
              <w:bCs w:val="0"/>
              <w:sz w:val="21"/>
              <w:szCs w:val="22"/>
            </w:rPr>
          </w:pPr>
          <w:hyperlink w:anchor="_Toc38295957" w:history="1">
            <w:r w:rsidR="00202FE7" w:rsidRPr="00490D01">
              <w:rPr>
                <w:rStyle w:val="ad"/>
              </w:rPr>
              <w:t>插图索引</w:t>
            </w:r>
            <w:r w:rsidR="00202FE7">
              <w:rPr>
                <w:webHidden/>
              </w:rPr>
              <w:tab/>
            </w:r>
            <w:r w:rsidR="00202FE7">
              <w:rPr>
                <w:webHidden/>
              </w:rPr>
              <w:fldChar w:fldCharType="begin"/>
            </w:r>
            <w:r w:rsidR="00202FE7">
              <w:rPr>
                <w:webHidden/>
              </w:rPr>
              <w:instrText xml:space="preserve"> PAGEREF _Toc38295957 \h </w:instrText>
            </w:r>
            <w:r w:rsidR="00202FE7">
              <w:rPr>
                <w:webHidden/>
              </w:rPr>
            </w:r>
            <w:r w:rsidR="00202FE7">
              <w:rPr>
                <w:webHidden/>
              </w:rPr>
              <w:fldChar w:fldCharType="separate"/>
            </w:r>
            <w:r w:rsidR="00202FE7">
              <w:rPr>
                <w:webHidden/>
              </w:rPr>
              <w:t>VII</w:t>
            </w:r>
            <w:r w:rsidR="00202FE7">
              <w:rPr>
                <w:webHidden/>
              </w:rPr>
              <w:fldChar w:fldCharType="end"/>
            </w:r>
          </w:hyperlink>
        </w:p>
        <w:p w14:paraId="35683A0A" w14:textId="6E4EE8F1" w:rsidR="00202FE7" w:rsidRDefault="0058418C">
          <w:pPr>
            <w:pStyle w:val="12"/>
            <w:rPr>
              <w:rFonts w:asciiTheme="minorHAnsi" w:eastAsiaTheme="minorEastAsia" w:hAnsiTheme="minorHAnsi" w:cstheme="minorBidi"/>
              <w:bCs w:val="0"/>
              <w:sz w:val="21"/>
              <w:szCs w:val="22"/>
            </w:rPr>
          </w:pPr>
          <w:hyperlink w:anchor="_Toc38295958" w:history="1">
            <w:r w:rsidR="00202FE7" w:rsidRPr="00490D01">
              <w:rPr>
                <w:rStyle w:val="ad"/>
              </w:rPr>
              <w:t>附表索引</w:t>
            </w:r>
            <w:r w:rsidR="00202FE7">
              <w:rPr>
                <w:webHidden/>
              </w:rPr>
              <w:tab/>
            </w:r>
            <w:r w:rsidR="00202FE7">
              <w:rPr>
                <w:webHidden/>
              </w:rPr>
              <w:fldChar w:fldCharType="begin"/>
            </w:r>
            <w:r w:rsidR="00202FE7">
              <w:rPr>
                <w:webHidden/>
              </w:rPr>
              <w:instrText xml:space="preserve"> PAGEREF _Toc38295958 \h </w:instrText>
            </w:r>
            <w:r w:rsidR="00202FE7">
              <w:rPr>
                <w:webHidden/>
              </w:rPr>
            </w:r>
            <w:r w:rsidR="00202FE7">
              <w:rPr>
                <w:webHidden/>
              </w:rPr>
              <w:fldChar w:fldCharType="separate"/>
            </w:r>
            <w:r w:rsidR="00202FE7">
              <w:rPr>
                <w:webHidden/>
              </w:rPr>
              <w:t>IX</w:t>
            </w:r>
            <w:r w:rsidR="00202FE7">
              <w:rPr>
                <w:webHidden/>
              </w:rPr>
              <w:fldChar w:fldCharType="end"/>
            </w:r>
          </w:hyperlink>
        </w:p>
        <w:p w14:paraId="7A8761E1" w14:textId="0F13DFA3" w:rsidR="00202FE7" w:rsidRDefault="0058418C">
          <w:pPr>
            <w:pStyle w:val="12"/>
            <w:rPr>
              <w:rFonts w:asciiTheme="minorHAnsi" w:eastAsiaTheme="minorEastAsia" w:hAnsiTheme="minorHAnsi" w:cstheme="minorBidi"/>
              <w:bCs w:val="0"/>
              <w:sz w:val="21"/>
              <w:szCs w:val="22"/>
            </w:rPr>
          </w:pPr>
          <w:hyperlink w:anchor="_Toc38295959" w:history="1">
            <w:r w:rsidR="00202FE7" w:rsidRPr="00490D01">
              <w:rPr>
                <w:rStyle w:val="ad"/>
              </w:rPr>
              <w:t>第</w:t>
            </w:r>
            <w:r w:rsidR="00202FE7" w:rsidRPr="00490D01">
              <w:rPr>
                <w:rStyle w:val="ad"/>
              </w:rPr>
              <w:t>1</w:t>
            </w:r>
            <w:r w:rsidR="00202FE7" w:rsidRPr="00490D01">
              <w:rPr>
                <w:rStyle w:val="ad"/>
              </w:rPr>
              <w:t>章</w:t>
            </w:r>
            <w:r w:rsidR="00202FE7" w:rsidRPr="00490D01">
              <w:rPr>
                <w:rStyle w:val="ad"/>
              </w:rPr>
              <w:t xml:space="preserve"> </w:t>
            </w:r>
            <w:r w:rsidR="00202FE7" w:rsidRPr="00490D01">
              <w:rPr>
                <w:rStyle w:val="ad"/>
              </w:rPr>
              <w:t>绪论</w:t>
            </w:r>
            <w:r w:rsidR="00202FE7">
              <w:rPr>
                <w:webHidden/>
              </w:rPr>
              <w:tab/>
            </w:r>
            <w:r w:rsidR="00202FE7">
              <w:rPr>
                <w:webHidden/>
              </w:rPr>
              <w:fldChar w:fldCharType="begin"/>
            </w:r>
            <w:r w:rsidR="00202FE7">
              <w:rPr>
                <w:webHidden/>
              </w:rPr>
              <w:instrText xml:space="preserve"> PAGEREF _Toc38295959 \h </w:instrText>
            </w:r>
            <w:r w:rsidR="00202FE7">
              <w:rPr>
                <w:webHidden/>
              </w:rPr>
            </w:r>
            <w:r w:rsidR="00202FE7">
              <w:rPr>
                <w:webHidden/>
              </w:rPr>
              <w:fldChar w:fldCharType="separate"/>
            </w:r>
            <w:r w:rsidR="00202FE7">
              <w:rPr>
                <w:webHidden/>
              </w:rPr>
              <w:t>1</w:t>
            </w:r>
            <w:r w:rsidR="00202FE7">
              <w:rPr>
                <w:webHidden/>
              </w:rPr>
              <w:fldChar w:fldCharType="end"/>
            </w:r>
          </w:hyperlink>
        </w:p>
        <w:p w14:paraId="36C2E32F" w14:textId="38406864" w:rsidR="00202FE7" w:rsidRDefault="0058418C">
          <w:pPr>
            <w:pStyle w:val="20"/>
            <w:rPr>
              <w:rFonts w:asciiTheme="minorHAnsi" w:eastAsiaTheme="minorEastAsia" w:hAnsiTheme="minorHAnsi" w:cstheme="minorBidi"/>
              <w:noProof/>
              <w:sz w:val="21"/>
              <w:szCs w:val="22"/>
            </w:rPr>
          </w:pPr>
          <w:hyperlink w:anchor="_Toc38295960" w:history="1">
            <w:r w:rsidR="00202FE7" w:rsidRPr="00490D01">
              <w:rPr>
                <w:rStyle w:val="ad"/>
                <w:noProof/>
              </w:rPr>
              <w:t>1.1</w:t>
            </w:r>
            <w:r w:rsidR="00202FE7" w:rsidRPr="00490D01">
              <w:rPr>
                <w:rStyle w:val="ad"/>
                <w:noProof/>
              </w:rPr>
              <w:t>研究背景和意义</w:t>
            </w:r>
            <w:r w:rsidR="00202FE7">
              <w:rPr>
                <w:noProof/>
                <w:webHidden/>
              </w:rPr>
              <w:tab/>
            </w:r>
            <w:r w:rsidR="00202FE7">
              <w:rPr>
                <w:noProof/>
                <w:webHidden/>
              </w:rPr>
              <w:fldChar w:fldCharType="begin"/>
            </w:r>
            <w:r w:rsidR="00202FE7">
              <w:rPr>
                <w:noProof/>
                <w:webHidden/>
              </w:rPr>
              <w:instrText xml:space="preserve"> PAGEREF _Toc38295960 \h </w:instrText>
            </w:r>
            <w:r w:rsidR="00202FE7">
              <w:rPr>
                <w:noProof/>
                <w:webHidden/>
              </w:rPr>
            </w:r>
            <w:r w:rsidR="00202FE7">
              <w:rPr>
                <w:noProof/>
                <w:webHidden/>
              </w:rPr>
              <w:fldChar w:fldCharType="separate"/>
            </w:r>
            <w:r w:rsidR="00202FE7">
              <w:rPr>
                <w:noProof/>
                <w:webHidden/>
              </w:rPr>
              <w:t>1</w:t>
            </w:r>
            <w:r w:rsidR="00202FE7">
              <w:rPr>
                <w:noProof/>
                <w:webHidden/>
              </w:rPr>
              <w:fldChar w:fldCharType="end"/>
            </w:r>
          </w:hyperlink>
        </w:p>
        <w:p w14:paraId="6D925205" w14:textId="131D3A32" w:rsidR="00202FE7" w:rsidRDefault="0058418C">
          <w:pPr>
            <w:pStyle w:val="20"/>
            <w:rPr>
              <w:rFonts w:asciiTheme="minorHAnsi" w:eastAsiaTheme="minorEastAsia" w:hAnsiTheme="minorHAnsi" w:cstheme="minorBidi"/>
              <w:noProof/>
              <w:sz w:val="21"/>
              <w:szCs w:val="22"/>
            </w:rPr>
          </w:pPr>
          <w:hyperlink w:anchor="_Toc38295961" w:history="1">
            <w:r w:rsidR="00202FE7" w:rsidRPr="00490D01">
              <w:rPr>
                <w:rStyle w:val="ad"/>
                <w:noProof/>
              </w:rPr>
              <w:t>1.2</w:t>
            </w:r>
            <w:r w:rsidR="00202FE7" w:rsidRPr="00490D01">
              <w:rPr>
                <w:rStyle w:val="ad"/>
                <w:noProof/>
              </w:rPr>
              <w:t>国内外研究现状</w:t>
            </w:r>
            <w:r w:rsidR="00202FE7">
              <w:rPr>
                <w:noProof/>
                <w:webHidden/>
              </w:rPr>
              <w:tab/>
            </w:r>
            <w:r w:rsidR="00202FE7">
              <w:rPr>
                <w:noProof/>
                <w:webHidden/>
              </w:rPr>
              <w:fldChar w:fldCharType="begin"/>
            </w:r>
            <w:r w:rsidR="00202FE7">
              <w:rPr>
                <w:noProof/>
                <w:webHidden/>
              </w:rPr>
              <w:instrText xml:space="preserve"> PAGEREF _Toc38295961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216182C1" w14:textId="1308E150"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62" w:history="1">
            <w:r w:rsidR="00202FE7" w:rsidRPr="00490D01">
              <w:rPr>
                <w:rStyle w:val="ad"/>
                <w:noProof/>
              </w:rPr>
              <w:t>1.2.1</w:t>
            </w:r>
            <w:r w:rsidR="00202FE7" w:rsidRPr="00490D01">
              <w:rPr>
                <w:rStyle w:val="ad"/>
                <w:noProof/>
              </w:rPr>
              <w:t>国内研究现状</w:t>
            </w:r>
            <w:r w:rsidR="00202FE7">
              <w:rPr>
                <w:noProof/>
                <w:webHidden/>
              </w:rPr>
              <w:tab/>
            </w:r>
            <w:r w:rsidR="00202FE7">
              <w:rPr>
                <w:noProof/>
                <w:webHidden/>
              </w:rPr>
              <w:fldChar w:fldCharType="begin"/>
            </w:r>
            <w:r w:rsidR="00202FE7">
              <w:rPr>
                <w:noProof/>
                <w:webHidden/>
              </w:rPr>
              <w:instrText xml:space="preserve"> PAGEREF _Toc38295962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34E1E02F" w14:textId="2D114D3F"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63" w:history="1">
            <w:r w:rsidR="00202FE7" w:rsidRPr="00490D01">
              <w:rPr>
                <w:rStyle w:val="ad"/>
                <w:noProof/>
              </w:rPr>
              <w:t>1.2.2</w:t>
            </w:r>
            <w:r w:rsidR="00202FE7" w:rsidRPr="00490D01">
              <w:rPr>
                <w:rStyle w:val="ad"/>
                <w:noProof/>
              </w:rPr>
              <w:t>国外研究现状</w:t>
            </w:r>
            <w:r w:rsidR="00202FE7">
              <w:rPr>
                <w:noProof/>
                <w:webHidden/>
              </w:rPr>
              <w:tab/>
            </w:r>
            <w:r w:rsidR="00202FE7">
              <w:rPr>
                <w:noProof/>
                <w:webHidden/>
              </w:rPr>
              <w:fldChar w:fldCharType="begin"/>
            </w:r>
            <w:r w:rsidR="00202FE7">
              <w:rPr>
                <w:noProof/>
                <w:webHidden/>
              </w:rPr>
              <w:instrText xml:space="preserve"> PAGEREF _Toc38295963 \h </w:instrText>
            </w:r>
            <w:r w:rsidR="00202FE7">
              <w:rPr>
                <w:noProof/>
                <w:webHidden/>
              </w:rPr>
            </w:r>
            <w:r w:rsidR="00202FE7">
              <w:rPr>
                <w:noProof/>
                <w:webHidden/>
              </w:rPr>
              <w:fldChar w:fldCharType="separate"/>
            </w:r>
            <w:r w:rsidR="00202FE7">
              <w:rPr>
                <w:noProof/>
                <w:webHidden/>
              </w:rPr>
              <w:t>4</w:t>
            </w:r>
            <w:r w:rsidR="00202FE7">
              <w:rPr>
                <w:noProof/>
                <w:webHidden/>
              </w:rPr>
              <w:fldChar w:fldCharType="end"/>
            </w:r>
          </w:hyperlink>
        </w:p>
        <w:p w14:paraId="58623C25" w14:textId="5F1C18D1" w:rsidR="00202FE7" w:rsidRDefault="0058418C">
          <w:pPr>
            <w:pStyle w:val="20"/>
            <w:rPr>
              <w:rFonts w:asciiTheme="minorHAnsi" w:eastAsiaTheme="minorEastAsia" w:hAnsiTheme="minorHAnsi" w:cstheme="minorBidi"/>
              <w:noProof/>
              <w:sz w:val="21"/>
              <w:szCs w:val="22"/>
            </w:rPr>
          </w:pPr>
          <w:hyperlink w:anchor="_Toc38295964" w:history="1">
            <w:r w:rsidR="00202FE7" w:rsidRPr="00490D01">
              <w:rPr>
                <w:rStyle w:val="ad"/>
                <w:noProof/>
              </w:rPr>
              <w:t>1.3</w:t>
            </w:r>
            <w:r w:rsidR="00202FE7" w:rsidRPr="00490D01">
              <w:rPr>
                <w:rStyle w:val="ad"/>
                <w:noProof/>
              </w:rPr>
              <w:t>本文的主要工作</w:t>
            </w:r>
            <w:r w:rsidR="00202FE7">
              <w:rPr>
                <w:noProof/>
                <w:webHidden/>
              </w:rPr>
              <w:tab/>
            </w:r>
            <w:r w:rsidR="00202FE7">
              <w:rPr>
                <w:noProof/>
                <w:webHidden/>
              </w:rPr>
              <w:fldChar w:fldCharType="begin"/>
            </w:r>
            <w:r w:rsidR="00202FE7">
              <w:rPr>
                <w:noProof/>
                <w:webHidden/>
              </w:rPr>
              <w:instrText xml:space="preserve"> PAGEREF _Toc38295964 \h </w:instrText>
            </w:r>
            <w:r w:rsidR="00202FE7">
              <w:rPr>
                <w:noProof/>
                <w:webHidden/>
              </w:rPr>
            </w:r>
            <w:r w:rsidR="00202FE7">
              <w:rPr>
                <w:noProof/>
                <w:webHidden/>
              </w:rPr>
              <w:fldChar w:fldCharType="separate"/>
            </w:r>
            <w:r w:rsidR="00202FE7">
              <w:rPr>
                <w:noProof/>
                <w:webHidden/>
              </w:rPr>
              <w:t>5</w:t>
            </w:r>
            <w:r w:rsidR="00202FE7">
              <w:rPr>
                <w:noProof/>
                <w:webHidden/>
              </w:rPr>
              <w:fldChar w:fldCharType="end"/>
            </w:r>
          </w:hyperlink>
        </w:p>
        <w:p w14:paraId="4BAA45CF" w14:textId="6E88B0C6" w:rsidR="00202FE7" w:rsidRDefault="0058418C">
          <w:pPr>
            <w:pStyle w:val="20"/>
            <w:rPr>
              <w:rFonts w:asciiTheme="minorHAnsi" w:eastAsiaTheme="minorEastAsia" w:hAnsiTheme="minorHAnsi" w:cstheme="minorBidi"/>
              <w:noProof/>
              <w:sz w:val="21"/>
              <w:szCs w:val="22"/>
            </w:rPr>
          </w:pPr>
          <w:hyperlink w:anchor="_Toc38295965" w:history="1">
            <w:r w:rsidR="00202FE7" w:rsidRPr="00490D01">
              <w:rPr>
                <w:rStyle w:val="ad"/>
                <w:noProof/>
              </w:rPr>
              <w:t>1.4</w:t>
            </w:r>
            <w:r w:rsidR="00202FE7" w:rsidRPr="00490D01">
              <w:rPr>
                <w:rStyle w:val="ad"/>
                <w:noProof/>
              </w:rPr>
              <w:t>本文的组织结构</w:t>
            </w:r>
            <w:r w:rsidR="00202FE7">
              <w:rPr>
                <w:noProof/>
                <w:webHidden/>
              </w:rPr>
              <w:tab/>
            </w:r>
            <w:r w:rsidR="00202FE7">
              <w:rPr>
                <w:noProof/>
                <w:webHidden/>
              </w:rPr>
              <w:fldChar w:fldCharType="begin"/>
            </w:r>
            <w:r w:rsidR="00202FE7">
              <w:rPr>
                <w:noProof/>
                <w:webHidden/>
              </w:rPr>
              <w:instrText xml:space="preserve"> PAGEREF _Toc38295965 \h </w:instrText>
            </w:r>
            <w:r w:rsidR="00202FE7">
              <w:rPr>
                <w:noProof/>
                <w:webHidden/>
              </w:rPr>
            </w:r>
            <w:r w:rsidR="00202FE7">
              <w:rPr>
                <w:noProof/>
                <w:webHidden/>
              </w:rPr>
              <w:fldChar w:fldCharType="separate"/>
            </w:r>
            <w:r w:rsidR="00202FE7">
              <w:rPr>
                <w:noProof/>
                <w:webHidden/>
              </w:rPr>
              <w:t>6</w:t>
            </w:r>
            <w:r w:rsidR="00202FE7">
              <w:rPr>
                <w:noProof/>
                <w:webHidden/>
              </w:rPr>
              <w:fldChar w:fldCharType="end"/>
            </w:r>
          </w:hyperlink>
        </w:p>
        <w:p w14:paraId="5E450564" w14:textId="2E661183" w:rsidR="00202FE7" w:rsidRDefault="0058418C">
          <w:pPr>
            <w:pStyle w:val="12"/>
            <w:rPr>
              <w:rFonts w:asciiTheme="minorHAnsi" w:eastAsiaTheme="minorEastAsia" w:hAnsiTheme="minorHAnsi" w:cstheme="minorBidi"/>
              <w:bCs w:val="0"/>
              <w:sz w:val="21"/>
              <w:szCs w:val="22"/>
            </w:rPr>
          </w:pPr>
          <w:hyperlink w:anchor="_Toc38295966" w:history="1">
            <w:r w:rsidR="00202FE7" w:rsidRPr="00490D01">
              <w:rPr>
                <w:rStyle w:val="ad"/>
              </w:rPr>
              <w:t>第</w:t>
            </w:r>
            <w:r w:rsidR="00202FE7" w:rsidRPr="00490D01">
              <w:rPr>
                <w:rStyle w:val="ad"/>
              </w:rPr>
              <w:t>2</w:t>
            </w:r>
            <w:r w:rsidR="00202FE7" w:rsidRPr="00490D01">
              <w:rPr>
                <w:rStyle w:val="ad"/>
              </w:rPr>
              <w:t>章</w:t>
            </w:r>
            <w:r w:rsidR="00202FE7" w:rsidRPr="00490D01">
              <w:rPr>
                <w:rStyle w:val="ad"/>
              </w:rPr>
              <w:t xml:space="preserve"> </w:t>
            </w:r>
            <w:r w:rsidR="00202FE7" w:rsidRPr="00490D01">
              <w:rPr>
                <w:rStyle w:val="ad"/>
              </w:rPr>
              <w:t>相关理论与方法</w:t>
            </w:r>
            <w:r w:rsidR="00202FE7">
              <w:rPr>
                <w:webHidden/>
              </w:rPr>
              <w:tab/>
            </w:r>
            <w:r w:rsidR="00202FE7">
              <w:rPr>
                <w:webHidden/>
              </w:rPr>
              <w:fldChar w:fldCharType="begin"/>
            </w:r>
            <w:r w:rsidR="00202FE7">
              <w:rPr>
                <w:webHidden/>
              </w:rPr>
              <w:instrText xml:space="preserve"> PAGEREF _Toc38295966 \h </w:instrText>
            </w:r>
            <w:r w:rsidR="00202FE7">
              <w:rPr>
                <w:webHidden/>
              </w:rPr>
            </w:r>
            <w:r w:rsidR="00202FE7">
              <w:rPr>
                <w:webHidden/>
              </w:rPr>
              <w:fldChar w:fldCharType="separate"/>
            </w:r>
            <w:r w:rsidR="00202FE7">
              <w:rPr>
                <w:webHidden/>
              </w:rPr>
              <w:t>7</w:t>
            </w:r>
            <w:r w:rsidR="00202FE7">
              <w:rPr>
                <w:webHidden/>
              </w:rPr>
              <w:fldChar w:fldCharType="end"/>
            </w:r>
          </w:hyperlink>
        </w:p>
        <w:p w14:paraId="18ECBC73" w14:textId="1593D0B5" w:rsidR="00202FE7" w:rsidRDefault="0058418C">
          <w:pPr>
            <w:pStyle w:val="20"/>
            <w:rPr>
              <w:rFonts w:asciiTheme="minorHAnsi" w:eastAsiaTheme="minorEastAsia" w:hAnsiTheme="minorHAnsi" w:cstheme="minorBidi"/>
              <w:noProof/>
              <w:sz w:val="21"/>
              <w:szCs w:val="22"/>
            </w:rPr>
          </w:pPr>
          <w:hyperlink w:anchor="_Toc38295967" w:history="1">
            <w:r w:rsidR="00202FE7" w:rsidRPr="00490D01">
              <w:rPr>
                <w:rStyle w:val="ad"/>
                <w:noProof/>
              </w:rPr>
              <w:t>2.1</w:t>
            </w:r>
            <w:r w:rsidR="00202FE7" w:rsidRPr="00490D01">
              <w:rPr>
                <w:rStyle w:val="ad"/>
                <w:noProof/>
              </w:rPr>
              <w:t>程序的并行性分析</w:t>
            </w:r>
            <w:r w:rsidR="00202FE7">
              <w:rPr>
                <w:noProof/>
                <w:webHidden/>
              </w:rPr>
              <w:tab/>
            </w:r>
            <w:r w:rsidR="00202FE7">
              <w:rPr>
                <w:noProof/>
                <w:webHidden/>
              </w:rPr>
              <w:fldChar w:fldCharType="begin"/>
            </w:r>
            <w:r w:rsidR="00202FE7">
              <w:rPr>
                <w:noProof/>
                <w:webHidden/>
              </w:rPr>
              <w:instrText xml:space="preserve"> PAGEREF _Toc38295967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4D064990" w14:textId="12C62362"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68" w:history="1">
            <w:r w:rsidR="00202FE7" w:rsidRPr="00490D01">
              <w:rPr>
                <w:rStyle w:val="ad"/>
                <w:noProof/>
              </w:rPr>
              <w:t>2.1.1</w:t>
            </w:r>
            <w:r w:rsidR="00202FE7" w:rsidRPr="00490D01">
              <w:rPr>
                <w:rStyle w:val="ad"/>
                <w:noProof/>
              </w:rPr>
              <w:t>数据依赖与控制依赖</w:t>
            </w:r>
            <w:r w:rsidR="00202FE7">
              <w:rPr>
                <w:noProof/>
                <w:webHidden/>
              </w:rPr>
              <w:tab/>
            </w:r>
            <w:r w:rsidR="00202FE7">
              <w:rPr>
                <w:noProof/>
                <w:webHidden/>
              </w:rPr>
              <w:fldChar w:fldCharType="begin"/>
            </w:r>
            <w:r w:rsidR="00202FE7">
              <w:rPr>
                <w:noProof/>
                <w:webHidden/>
              </w:rPr>
              <w:instrText xml:space="preserve"> PAGEREF _Toc38295968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05410596" w14:textId="00D8D622"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69" w:history="1">
            <w:r w:rsidR="00202FE7" w:rsidRPr="00490D01">
              <w:rPr>
                <w:rStyle w:val="ad"/>
                <w:noProof/>
              </w:rPr>
              <w:t>2.1.2</w:t>
            </w:r>
            <w:r w:rsidR="00202FE7" w:rsidRPr="00490D01">
              <w:rPr>
                <w:rStyle w:val="ad"/>
                <w:noProof/>
              </w:rPr>
              <w:t>静态分析与动态分析方法</w:t>
            </w:r>
            <w:r w:rsidR="00202FE7">
              <w:rPr>
                <w:noProof/>
                <w:webHidden/>
              </w:rPr>
              <w:tab/>
            </w:r>
            <w:r w:rsidR="00202FE7">
              <w:rPr>
                <w:noProof/>
                <w:webHidden/>
              </w:rPr>
              <w:fldChar w:fldCharType="begin"/>
            </w:r>
            <w:r w:rsidR="00202FE7">
              <w:rPr>
                <w:noProof/>
                <w:webHidden/>
              </w:rPr>
              <w:instrText xml:space="preserve"> PAGEREF _Toc38295969 \h </w:instrText>
            </w:r>
            <w:r w:rsidR="00202FE7">
              <w:rPr>
                <w:noProof/>
                <w:webHidden/>
              </w:rPr>
            </w:r>
            <w:r w:rsidR="00202FE7">
              <w:rPr>
                <w:noProof/>
                <w:webHidden/>
              </w:rPr>
              <w:fldChar w:fldCharType="separate"/>
            </w:r>
            <w:r w:rsidR="00202FE7">
              <w:rPr>
                <w:noProof/>
                <w:webHidden/>
              </w:rPr>
              <w:t>8</w:t>
            </w:r>
            <w:r w:rsidR="00202FE7">
              <w:rPr>
                <w:noProof/>
                <w:webHidden/>
              </w:rPr>
              <w:fldChar w:fldCharType="end"/>
            </w:r>
          </w:hyperlink>
        </w:p>
        <w:p w14:paraId="2A801107" w14:textId="0F9A3BE7"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70" w:history="1">
            <w:r w:rsidR="00202FE7" w:rsidRPr="00490D01">
              <w:rPr>
                <w:rStyle w:val="ad"/>
                <w:noProof/>
              </w:rPr>
              <w:t>2.1.3</w:t>
            </w:r>
            <w:r w:rsidR="00202FE7" w:rsidRPr="00490D01">
              <w:rPr>
                <w:rStyle w:val="ad"/>
                <w:noProof/>
              </w:rPr>
              <w:t>并行性分析工具</w:t>
            </w:r>
            <w:r w:rsidR="00202FE7">
              <w:rPr>
                <w:noProof/>
                <w:webHidden/>
              </w:rPr>
              <w:tab/>
            </w:r>
            <w:r w:rsidR="00202FE7">
              <w:rPr>
                <w:noProof/>
                <w:webHidden/>
              </w:rPr>
              <w:fldChar w:fldCharType="begin"/>
            </w:r>
            <w:r w:rsidR="00202FE7">
              <w:rPr>
                <w:noProof/>
                <w:webHidden/>
              </w:rPr>
              <w:instrText xml:space="preserve"> PAGEREF _Toc38295970 \h </w:instrText>
            </w:r>
            <w:r w:rsidR="00202FE7">
              <w:rPr>
                <w:noProof/>
                <w:webHidden/>
              </w:rPr>
            </w:r>
            <w:r w:rsidR="00202FE7">
              <w:rPr>
                <w:noProof/>
                <w:webHidden/>
              </w:rPr>
              <w:fldChar w:fldCharType="separate"/>
            </w:r>
            <w:r w:rsidR="00202FE7">
              <w:rPr>
                <w:noProof/>
                <w:webHidden/>
              </w:rPr>
              <w:t>9</w:t>
            </w:r>
            <w:r w:rsidR="00202FE7">
              <w:rPr>
                <w:noProof/>
                <w:webHidden/>
              </w:rPr>
              <w:fldChar w:fldCharType="end"/>
            </w:r>
          </w:hyperlink>
        </w:p>
        <w:p w14:paraId="0E1A029A" w14:textId="596F5628" w:rsidR="00202FE7" w:rsidRDefault="0058418C">
          <w:pPr>
            <w:pStyle w:val="20"/>
            <w:rPr>
              <w:rFonts w:asciiTheme="minorHAnsi" w:eastAsiaTheme="minorEastAsia" w:hAnsiTheme="minorHAnsi" w:cstheme="minorBidi"/>
              <w:noProof/>
              <w:sz w:val="21"/>
              <w:szCs w:val="22"/>
            </w:rPr>
          </w:pPr>
          <w:hyperlink w:anchor="_Toc38295971" w:history="1">
            <w:r w:rsidR="00202FE7" w:rsidRPr="00490D01">
              <w:rPr>
                <w:rStyle w:val="ad"/>
                <w:noProof/>
              </w:rPr>
              <w:t>2.2 LLVM</w:t>
            </w:r>
            <w:r w:rsidR="00202FE7" w:rsidRPr="00490D01">
              <w:rPr>
                <w:rStyle w:val="ad"/>
                <w:noProof/>
              </w:rPr>
              <w:t>编译器框架与</w:t>
            </w:r>
            <w:r w:rsidR="00202FE7" w:rsidRPr="00490D01">
              <w:rPr>
                <w:rStyle w:val="ad"/>
                <w:noProof/>
              </w:rPr>
              <w:t>IR</w:t>
            </w:r>
            <w:r w:rsidR="00202FE7">
              <w:rPr>
                <w:noProof/>
                <w:webHidden/>
              </w:rPr>
              <w:tab/>
            </w:r>
            <w:r w:rsidR="00202FE7">
              <w:rPr>
                <w:noProof/>
                <w:webHidden/>
              </w:rPr>
              <w:fldChar w:fldCharType="begin"/>
            </w:r>
            <w:r w:rsidR="00202FE7">
              <w:rPr>
                <w:noProof/>
                <w:webHidden/>
              </w:rPr>
              <w:instrText xml:space="preserve"> PAGEREF _Toc38295971 \h </w:instrText>
            </w:r>
            <w:r w:rsidR="00202FE7">
              <w:rPr>
                <w:noProof/>
                <w:webHidden/>
              </w:rPr>
            </w:r>
            <w:r w:rsidR="00202FE7">
              <w:rPr>
                <w:noProof/>
                <w:webHidden/>
              </w:rPr>
              <w:fldChar w:fldCharType="separate"/>
            </w:r>
            <w:r w:rsidR="00202FE7">
              <w:rPr>
                <w:noProof/>
                <w:webHidden/>
              </w:rPr>
              <w:t>10</w:t>
            </w:r>
            <w:r w:rsidR="00202FE7">
              <w:rPr>
                <w:noProof/>
                <w:webHidden/>
              </w:rPr>
              <w:fldChar w:fldCharType="end"/>
            </w:r>
          </w:hyperlink>
        </w:p>
        <w:p w14:paraId="16E2853F" w14:textId="1A759AE6" w:rsidR="00202FE7" w:rsidRDefault="0058418C">
          <w:pPr>
            <w:pStyle w:val="20"/>
            <w:rPr>
              <w:rFonts w:asciiTheme="minorHAnsi" w:eastAsiaTheme="minorEastAsia" w:hAnsiTheme="minorHAnsi" w:cstheme="minorBidi"/>
              <w:noProof/>
              <w:sz w:val="21"/>
              <w:szCs w:val="22"/>
            </w:rPr>
          </w:pPr>
          <w:hyperlink w:anchor="_Toc38295972" w:history="1">
            <w:r w:rsidR="00202FE7" w:rsidRPr="00490D01">
              <w:rPr>
                <w:rStyle w:val="ad"/>
                <w:noProof/>
              </w:rPr>
              <w:t>2.3</w:t>
            </w:r>
            <w:r w:rsidR="00202FE7" w:rsidRPr="00490D01">
              <w:rPr>
                <w:rStyle w:val="ad"/>
                <w:noProof/>
              </w:rPr>
              <w:t>程序的上下文流图</w:t>
            </w:r>
            <w:r w:rsidR="00202FE7" w:rsidRPr="00490D01">
              <w:rPr>
                <w:rStyle w:val="ad"/>
                <w:noProof/>
              </w:rPr>
              <w:t>(XFG)</w:t>
            </w:r>
            <w:r w:rsidR="00202FE7">
              <w:rPr>
                <w:noProof/>
                <w:webHidden/>
              </w:rPr>
              <w:tab/>
            </w:r>
            <w:r w:rsidR="00202FE7">
              <w:rPr>
                <w:noProof/>
                <w:webHidden/>
              </w:rPr>
              <w:fldChar w:fldCharType="begin"/>
            </w:r>
            <w:r w:rsidR="00202FE7">
              <w:rPr>
                <w:noProof/>
                <w:webHidden/>
              </w:rPr>
              <w:instrText xml:space="preserve"> PAGEREF _Toc38295972 \h </w:instrText>
            </w:r>
            <w:r w:rsidR="00202FE7">
              <w:rPr>
                <w:noProof/>
                <w:webHidden/>
              </w:rPr>
            </w:r>
            <w:r w:rsidR="00202FE7">
              <w:rPr>
                <w:noProof/>
                <w:webHidden/>
              </w:rPr>
              <w:fldChar w:fldCharType="separate"/>
            </w:r>
            <w:r w:rsidR="00202FE7">
              <w:rPr>
                <w:noProof/>
                <w:webHidden/>
              </w:rPr>
              <w:t>12</w:t>
            </w:r>
            <w:r w:rsidR="00202FE7">
              <w:rPr>
                <w:noProof/>
                <w:webHidden/>
              </w:rPr>
              <w:fldChar w:fldCharType="end"/>
            </w:r>
          </w:hyperlink>
        </w:p>
        <w:p w14:paraId="0B1E7750" w14:textId="0804E14D" w:rsidR="00202FE7" w:rsidRDefault="0058418C">
          <w:pPr>
            <w:pStyle w:val="20"/>
            <w:rPr>
              <w:rFonts w:asciiTheme="minorHAnsi" w:eastAsiaTheme="minorEastAsia" w:hAnsiTheme="minorHAnsi" w:cstheme="minorBidi"/>
              <w:noProof/>
              <w:sz w:val="21"/>
              <w:szCs w:val="22"/>
            </w:rPr>
          </w:pPr>
          <w:hyperlink w:anchor="_Toc38295973" w:history="1">
            <w:r w:rsidR="00202FE7" w:rsidRPr="00490D01">
              <w:rPr>
                <w:rStyle w:val="ad"/>
                <w:noProof/>
              </w:rPr>
              <w:t>2.4 Polyhedral</w:t>
            </w:r>
            <w:r w:rsidR="00202FE7" w:rsidRPr="00490D01">
              <w:rPr>
                <w:rStyle w:val="ad"/>
                <w:noProof/>
              </w:rPr>
              <w:t>模型和</w:t>
            </w:r>
            <w:r w:rsidR="00202FE7" w:rsidRPr="00490D01">
              <w:rPr>
                <w:rStyle w:val="ad"/>
                <w:noProof/>
              </w:rPr>
              <w:t>Pluto</w:t>
            </w:r>
            <w:r w:rsidR="00202FE7" w:rsidRPr="00490D01">
              <w:rPr>
                <w:rStyle w:val="ad"/>
                <w:noProof/>
              </w:rPr>
              <w:t>编译器</w:t>
            </w:r>
            <w:r w:rsidR="00202FE7">
              <w:rPr>
                <w:noProof/>
                <w:webHidden/>
              </w:rPr>
              <w:tab/>
            </w:r>
            <w:r w:rsidR="00202FE7">
              <w:rPr>
                <w:noProof/>
                <w:webHidden/>
              </w:rPr>
              <w:fldChar w:fldCharType="begin"/>
            </w:r>
            <w:r w:rsidR="00202FE7">
              <w:rPr>
                <w:noProof/>
                <w:webHidden/>
              </w:rPr>
              <w:instrText xml:space="preserve"> PAGEREF _Toc38295973 \h </w:instrText>
            </w:r>
            <w:r w:rsidR="00202FE7">
              <w:rPr>
                <w:noProof/>
                <w:webHidden/>
              </w:rPr>
            </w:r>
            <w:r w:rsidR="00202FE7">
              <w:rPr>
                <w:noProof/>
                <w:webHidden/>
              </w:rPr>
              <w:fldChar w:fldCharType="separate"/>
            </w:r>
            <w:r w:rsidR="00202FE7">
              <w:rPr>
                <w:noProof/>
                <w:webHidden/>
              </w:rPr>
              <w:t>13</w:t>
            </w:r>
            <w:r w:rsidR="00202FE7">
              <w:rPr>
                <w:noProof/>
                <w:webHidden/>
              </w:rPr>
              <w:fldChar w:fldCharType="end"/>
            </w:r>
          </w:hyperlink>
        </w:p>
        <w:p w14:paraId="2AD3FF19" w14:textId="3D39DA3C" w:rsidR="00202FE7" w:rsidRDefault="0058418C">
          <w:pPr>
            <w:pStyle w:val="20"/>
            <w:rPr>
              <w:rFonts w:asciiTheme="minorHAnsi" w:eastAsiaTheme="minorEastAsia" w:hAnsiTheme="minorHAnsi" w:cstheme="minorBidi"/>
              <w:noProof/>
              <w:sz w:val="21"/>
              <w:szCs w:val="22"/>
            </w:rPr>
          </w:pPr>
          <w:hyperlink w:anchor="_Toc38295974" w:history="1">
            <w:r w:rsidR="00202FE7" w:rsidRPr="00490D01">
              <w:rPr>
                <w:rStyle w:val="ad"/>
                <w:noProof/>
              </w:rPr>
              <w:t>2.5</w:t>
            </w:r>
            <w:r w:rsidR="00202FE7" w:rsidRPr="00490D01">
              <w:rPr>
                <w:rStyle w:val="ad"/>
                <w:noProof/>
              </w:rPr>
              <w:t>图神经网络与图卷积神经网络</w:t>
            </w:r>
            <w:r w:rsidR="00202FE7">
              <w:rPr>
                <w:noProof/>
                <w:webHidden/>
              </w:rPr>
              <w:tab/>
            </w:r>
            <w:r w:rsidR="00202FE7">
              <w:rPr>
                <w:noProof/>
                <w:webHidden/>
              </w:rPr>
              <w:fldChar w:fldCharType="begin"/>
            </w:r>
            <w:r w:rsidR="00202FE7">
              <w:rPr>
                <w:noProof/>
                <w:webHidden/>
              </w:rPr>
              <w:instrText xml:space="preserve"> PAGEREF _Toc38295974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21EE1D0E" w14:textId="11B18169"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75" w:history="1">
            <w:r w:rsidR="00202FE7" w:rsidRPr="00490D01">
              <w:rPr>
                <w:rStyle w:val="ad"/>
                <w:noProof/>
              </w:rPr>
              <w:t>2.5.1</w:t>
            </w:r>
            <w:r w:rsidR="00202FE7" w:rsidRPr="00490D01">
              <w:rPr>
                <w:rStyle w:val="ad"/>
                <w:noProof/>
              </w:rPr>
              <w:t>图的定义</w:t>
            </w:r>
            <w:r w:rsidR="00202FE7">
              <w:rPr>
                <w:noProof/>
                <w:webHidden/>
              </w:rPr>
              <w:tab/>
            </w:r>
            <w:r w:rsidR="00202FE7">
              <w:rPr>
                <w:noProof/>
                <w:webHidden/>
              </w:rPr>
              <w:fldChar w:fldCharType="begin"/>
            </w:r>
            <w:r w:rsidR="00202FE7">
              <w:rPr>
                <w:noProof/>
                <w:webHidden/>
              </w:rPr>
              <w:instrText xml:space="preserve"> PAGEREF _Toc38295975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46DD53B0" w14:textId="1FF15C1C"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76" w:history="1">
            <w:r w:rsidR="00202FE7" w:rsidRPr="00490D01">
              <w:rPr>
                <w:rStyle w:val="ad"/>
                <w:noProof/>
              </w:rPr>
              <w:t>2.5.2GNN</w:t>
            </w:r>
            <w:r w:rsidR="00202FE7" w:rsidRPr="00490D01">
              <w:rPr>
                <w:rStyle w:val="ad"/>
                <w:noProof/>
              </w:rPr>
              <w:t>简介</w:t>
            </w:r>
            <w:r w:rsidR="00202FE7">
              <w:rPr>
                <w:noProof/>
                <w:webHidden/>
              </w:rPr>
              <w:tab/>
            </w:r>
            <w:r w:rsidR="00202FE7">
              <w:rPr>
                <w:noProof/>
                <w:webHidden/>
              </w:rPr>
              <w:fldChar w:fldCharType="begin"/>
            </w:r>
            <w:r w:rsidR="00202FE7">
              <w:rPr>
                <w:noProof/>
                <w:webHidden/>
              </w:rPr>
              <w:instrText xml:space="preserve"> PAGEREF _Toc38295976 \h </w:instrText>
            </w:r>
            <w:r w:rsidR="00202FE7">
              <w:rPr>
                <w:noProof/>
                <w:webHidden/>
              </w:rPr>
            </w:r>
            <w:r w:rsidR="00202FE7">
              <w:rPr>
                <w:noProof/>
                <w:webHidden/>
              </w:rPr>
              <w:fldChar w:fldCharType="separate"/>
            </w:r>
            <w:r w:rsidR="00202FE7">
              <w:rPr>
                <w:noProof/>
                <w:webHidden/>
              </w:rPr>
              <w:t>16</w:t>
            </w:r>
            <w:r w:rsidR="00202FE7">
              <w:rPr>
                <w:noProof/>
                <w:webHidden/>
              </w:rPr>
              <w:fldChar w:fldCharType="end"/>
            </w:r>
          </w:hyperlink>
        </w:p>
        <w:p w14:paraId="33E06A38" w14:textId="205F2FA5"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77" w:history="1">
            <w:r w:rsidR="00202FE7" w:rsidRPr="00490D01">
              <w:rPr>
                <w:rStyle w:val="ad"/>
                <w:noProof/>
              </w:rPr>
              <w:t>2.5.3GCN</w:t>
            </w:r>
            <w:r w:rsidR="00202FE7" w:rsidRPr="00490D01">
              <w:rPr>
                <w:rStyle w:val="ad"/>
                <w:noProof/>
              </w:rPr>
              <w:t>简介</w:t>
            </w:r>
            <w:r w:rsidR="00202FE7">
              <w:rPr>
                <w:noProof/>
                <w:webHidden/>
              </w:rPr>
              <w:tab/>
            </w:r>
            <w:r w:rsidR="00202FE7">
              <w:rPr>
                <w:noProof/>
                <w:webHidden/>
              </w:rPr>
              <w:fldChar w:fldCharType="begin"/>
            </w:r>
            <w:r w:rsidR="00202FE7">
              <w:rPr>
                <w:noProof/>
                <w:webHidden/>
              </w:rPr>
              <w:instrText xml:space="preserve"> PAGEREF _Toc38295977 \h </w:instrText>
            </w:r>
            <w:r w:rsidR="00202FE7">
              <w:rPr>
                <w:noProof/>
                <w:webHidden/>
              </w:rPr>
            </w:r>
            <w:r w:rsidR="00202FE7">
              <w:rPr>
                <w:noProof/>
                <w:webHidden/>
              </w:rPr>
              <w:fldChar w:fldCharType="separate"/>
            </w:r>
            <w:r w:rsidR="00202FE7">
              <w:rPr>
                <w:noProof/>
                <w:webHidden/>
              </w:rPr>
              <w:t>17</w:t>
            </w:r>
            <w:r w:rsidR="00202FE7">
              <w:rPr>
                <w:noProof/>
                <w:webHidden/>
              </w:rPr>
              <w:fldChar w:fldCharType="end"/>
            </w:r>
          </w:hyperlink>
        </w:p>
        <w:p w14:paraId="4357B3AB" w14:textId="777FF231" w:rsidR="00202FE7" w:rsidRDefault="0058418C">
          <w:pPr>
            <w:pStyle w:val="20"/>
            <w:rPr>
              <w:rFonts w:asciiTheme="minorHAnsi" w:eastAsiaTheme="minorEastAsia" w:hAnsiTheme="minorHAnsi" w:cstheme="minorBidi"/>
              <w:noProof/>
              <w:sz w:val="21"/>
              <w:szCs w:val="22"/>
            </w:rPr>
          </w:pPr>
          <w:hyperlink w:anchor="_Toc38295978" w:history="1">
            <w:r w:rsidR="00202FE7" w:rsidRPr="00490D01">
              <w:rPr>
                <w:rStyle w:val="ad"/>
                <w:noProof/>
              </w:rPr>
              <w:t>2.6</w:t>
            </w:r>
            <w:r w:rsidR="00202FE7" w:rsidRPr="00490D01">
              <w:rPr>
                <w:rStyle w:val="ad"/>
                <w:noProof/>
              </w:rPr>
              <w:t>本章小结</w:t>
            </w:r>
            <w:r w:rsidR="00202FE7">
              <w:rPr>
                <w:noProof/>
                <w:webHidden/>
              </w:rPr>
              <w:tab/>
            </w:r>
            <w:r w:rsidR="00202FE7">
              <w:rPr>
                <w:noProof/>
                <w:webHidden/>
              </w:rPr>
              <w:fldChar w:fldCharType="begin"/>
            </w:r>
            <w:r w:rsidR="00202FE7">
              <w:rPr>
                <w:noProof/>
                <w:webHidden/>
              </w:rPr>
              <w:instrText xml:space="preserve"> PAGEREF _Toc38295978 \h </w:instrText>
            </w:r>
            <w:r w:rsidR="00202FE7">
              <w:rPr>
                <w:noProof/>
                <w:webHidden/>
              </w:rPr>
            </w:r>
            <w:r w:rsidR="00202FE7">
              <w:rPr>
                <w:noProof/>
                <w:webHidden/>
              </w:rPr>
              <w:fldChar w:fldCharType="separate"/>
            </w:r>
            <w:r w:rsidR="00202FE7">
              <w:rPr>
                <w:noProof/>
                <w:webHidden/>
              </w:rPr>
              <w:t>18</w:t>
            </w:r>
            <w:r w:rsidR="00202FE7">
              <w:rPr>
                <w:noProof/>
                <w:webHidden/>
              </w:rPr>
              <w:fldChar w:fldCharType="end"/>
            </w:r>
          </w:hyperlink>
        </w:p>
        <w:p w14:paraId="16949259" w14:textId="2BEF9091" w:rsidR="00202FE7" w:rsidRDefault="0058418C">
          <w:pPr>
            <w:pStyle w:val="12"/>
            <w:rPr>
              <w:rFonts w:asciiTheme="minorHAnsi" w:eastAsiaTheme="minorEastAsia" w:hAnsiTheme="minorHAnsi" w:cstheme="minorBidi"/>
              <w:bCs w:val="0"/>
              <w:sz w:val="21"/>
              <w:szCs w:val="22"/>
            </w:rPr>
          </w:pPr>
          <w:hyperlink w:anchor="_Toc38295979" w:history="1">
            <w:r w:rsidR="00202FE7" w:rsidRPr="00490D01">
              <w:rPr>
                <w:rStyle w:val="ad"/>
              </w:rPr>
              <w:t>第</w:t>
            </w:r>
            <w:r w:rsidR="00202FE7" w:rsidRPr="00490D01">
              <w:rPr>
                <w:rStyle w:val="ad"/>
              </w:rPr>
              <w:t>3</w:t>
            </w:r>
            <w:r w:rsidR="00202FE7" w:rsidRPr="00490D01">
              <w:rPr>
                <w:rStyle w:val="ad"/>
              </w:rPr>
              <w:t>章</w:t>
            </w:r>
            <w:r w:rsidR="00202FE7" w:rsidRPr="00490D01">
              <w:rPr>
                <w:rStyle w:val="ad"/>
              </w:rPr>
              <w:t xml:space="preserve"> GFCPD</w:t>
            </w:r>
            <w:r w:rsidR="00202FE7" w:rsidRPr="00490D01">
              <w:rPr>
                <w:rStyle w:val="ad"/>
              </w:rPr>
              <w:t>的构造</w:t>
            </w:r>
            <w:r w:rsidR="00202FE7">
              <w:rPr>
                <w:webHidden/>
              </w:rPr>
              <w:tab/>
            </w:r>
            <w:r w:rsidR="00202FE7">
              <w:rPr>
                <w:webHidden/>
              </w:rPr>
              <w:fldChar w:fldCharType="begin"/>
            </w:r>
            <w:r w:rsidR="00202FE7">
              <w:rPr>
                <w:webHidden/>
              </w:rPr>
              <w:instrText xml:space="preserve"> PAGEREF _Toc38295979 \h </w:instrText>
            </w:r>
            <w:r w:rsidR="00202FE7">
              <w:rPr>
                <w:webHidden/>
              </w:rPr>
            </w:r>
            <w:r w:rsidR="00202FE7">
              <w:rPr>
                <w:webHidden/>
              </w:rPr>
              <w:fldChar w:fldCharType="separate"/>
            </w:r>
            <w:r w:rsidR="00202FE7">
              <w:rPr>
                <w:webHidden/>
              </w:rPr>
              <w:t>19</w:t>
            </w:r>
            <w:r w:rsidR="00202FE7">
              <w:rPr>
                <w:webHidden/>
              </w:rPr>
              <w:fldChar w:fldCharType="end"/>
            </w:r>
          </w:hyperlink>
        </w:p>
        <w:p w14:paraId="5CBF1109" w14:textId="3F20D497" w:rsidR="00202FE7" w:rsidRDefault="0058418C">
          <w:pPr>
            <w:pStyle w:val="20"/>
            <w:rPr>
              <w:rFonts w:asciiTheme="minorHAnsi" w:eastAsiaTheme="minorEastAsia" w:hAnsiTheme="minorHAnsi" w:cstheme="minorBidi"/>
              <w:noProof/>
              <w:sz w:val="21"/>
              <w:szCs w:val="22"/>
            </w:rPr>
          </w:pPr>
          <w:hyperlink w:anchor="_Toc38295980" w:history="1">
            <w:r w:rsidR="00202FE7" w:rsidRPr="00490D01">
              <w:rPr>
                <w:rStyle w:val="ad"/>
                <w:noProof/>
              </w:rPr>
              <w:t>3.1</w:t>
            </w:r>
            <w:r w:rsidR="00202FE7" w:rsidRPr="00490D01">
              <w:rPr>
                <w:rStyle w:val="ad"/>
                <w:noProof/>
              </w:rPr>
              <w:t>数据搜集</w:t>
            </w:r>
            <w:r w:rsidR="00202FE7">
              <w:rPr>
                <w:noProof/>
                <w:webHidden/>
              </w:rPr>
              <w:tab/>
            </w:r>
            <w:r w:rsidR="00202FE7">
              <w:rPr>
                <w:noProof/>
                <w:webHidden/>
              </w:rPr>
              <w:fldChar w:fldCharType="begin"/>
            </w:r>
            <w:r w:rsidR="00202FE7">
              <w:rPr>
                <w:noProof/>
                <w:webHidden/>
              </w:rPr>
              <w:instrText xml:space="preserve"> PAGEREF _Toc38295980 \h </w:instrText>
            </w:r>
            <w:r w:rsidR="00202FE7">
              <w:rPr>
                <w:noProof/>
                <w:webHidden/>
              </w:rPr>
            </w:r>
            <w:r w:rsidR="00202FE7">
              <w:rPr>
                <w:noProof/>
                <w:webHidden/>
              </w:rPr>
              <w:fldChar w:fldCharType="separate"/>
            </w:r>
            <w:r w:rsidR="00202FE7">
              <w:rPr>
                <w:noProof/>
                <w:webHidden/>
              </w:rPr>
              <w:t>19</w:t>
            </w:r>
            <w:r w:rsidR="00202FE7">
              <w:rPr>
                <w:noProof/>
                <w:webHidden/>
              </w:rPr>
              <w:fldChar w:fldCharType="end"/>
            </w:r>
          </w:hyperlink>
        </w:p>
        <w:p w14:paraId="28FD62A8" w14:textId="7225FD8D" w:rsidR="00202FE7" w:rsidRDefault="0058418C">
          <w:pPr>
            <w:pStyle w:val="20"/>
            <w:rPr>
              <w:rFonts w:asciiTheme="minorHAnsi" w:eastAsiaTheme="minorEastAsia" w:hAnsiTheme="minorHAnsi" w:cstheme="minorBidi"/>
              <w:noProof/>
              <w:sz w:val="21"/>
              <w:szCs w:val="22"/>
            </w:rPr>
          </w:pPr>
          <w:hyperlink w:anchor="_Toc38295981" w:history="1">
            <w:r w:rsidR="00202FE7" w:rsidRPr="00490D01">
              <w:rPr>
                <w:rStyle w:val="ad"/>
                <w:noProof/>
              </w:rPr>
              <w:t>3.2</w:t>
            </w:r>
            <w:r w:rsidR="00202FE7" w:rsidRPr="00490D01">
              <w:rPr>
                <w:rStyle w:val="ad"/>
                <w:noProof/>
              </w:rPr>
              <w:t>数据提取</w:t>
            </w:r>
            <w:r w:rsidR="00202FE7">
              <w:rPr>
                <w:noProof/>
                <w:webHidden/>
              </w:rPr>
              <w:tab/>
            </w:r>
            <w:r w:rsidR="00202FE7">
              <w:rPr>
                <w:noProof/>
                <w:webHidden/>
              </w:rPr>
              <w:fldChar w:fldCharType="begin"/>
            </w:r>
            <w:r w:rsidR="00202FE7">
              <w:rPr>
                <w:noProof/>
                <w:webHidden/>
              </w:rPr>
              <w:instrText xml:space="preserve"> PAGEREF _Toc38295981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1BBE9F73" w14:textId="7A4566ED"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82" w:history="1">
            <w:r w:rsidR="00202FE7" w:rsidRPr="00490D01">
              <w:rPr>
                <w:rStyle w:val="ad"/>
                <w:noProof/>
              </w:rPr>
              <w:t>3.2.1</w:t>
            </w:r>
            <w:r w:rsidR="00202FE7" w:rsidRPr="00490D01">
              <w:rPr>
                <w:rStyle w:val="ad"/>
                <w:noProof/>
              </w:rPr>
              <w:t>循环提取</w:t>
            </w:r>
            <w:r w:rsidR="00202FE7">
              <w:rPr>
                <w:noProof/>
                <w:webHidden/>
              </w:rPr>
              <w:tab/>
            </w:r>
            <w:r w:rsidR="00202FE7">
              <w:rPr>
                <w:noProof/>
                <w:webHidden/>
              </w:rPr>
              <w:fldChar w:fldCharType="begin"/>
            </w:r>
            <w:r w:rsidR="00202FE7">
              <w:rPr>
                <w:noProof/>
                <w:webHidden/>
              </w:rPr>
              <w:instrText xml:space="preserve"> PAGEREF _Toc38295982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7AF7BF23" w14:textId="6FCC9122"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83" w:history="1">
            <w:r w:rsidR="00202FE7" w:rsidRPr="00490D01">
              <w:rPr>
                <w:rStyle w:val="ad"/>
                <w:noProof/>
              </w:rPr>
              <w:t>3.2.2</w:t>
            </w:r>
            <w:r w:rsidR="00202FE7" w:rsidRPr="00490D01">
              <w:rPr>
                <w:rStyle w:val="ad"/>
                <w:noProof/>
              </w:rPr>
              <w:t>代码重构</w:t>
            </w:r>
            <w:r w:rsidR="00202FE7">
              <w:rPr>
                <w:noProof/>
                <w:webHidden/>
              </w:rPr>
              <w:tab/>
            </w:r>
            <w:r w:rsidR="00202FE7">
              <w:rPr>
                <w:noProof/>
                <w:webHidden/>
              </w:rPr>
              <w:fldChar w:fldCharType="begin"/>
            </w:r>
            <w:r w:rsidR="00202FE7">
              <w:rPr>
                <w:noProof/>
                <w:webHidden/>
              </w:rPr>
              <w:instrText xml:space="preserve"> PAGEREF _Toc38295983 \h </w:instrText>
            </w:r>
            <w:r w:rsidR="00202FE7">
              <w:rPr>
                <w:noProof/>
                <w:webHidden/>
              </w:rPr>
            </w:r>
            <w:r w:rsidR="00202FE7">
              <w:rPr>
                <w:noProof/>
                <w:webHidden/>
              </w:rPr>
              <w:fldChar w:fldCharType="separate"/>
            </w:r>
            <w:r w:rsidR="00202FE7">
              <w:rPr>
                <w:noProof/>
                <w:webHidden/>
              </w:rPr>
              <w:t>24</w:t>
            </w:r>
            <w:r w:rsidR="00202FE7">
              <w:rPr>
                <w:noProof/>
                <w:webHidden/>
              </w:rPr>
              <w:fldChar w:fldCharType="end"/>
            </w:r>
          </w:hyperlink>
        </w:p>
        <w:p w14:paraId="0D6CA30B" w14:textId="4A902A3C"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84" w:history="1">
            <w:r w:rsidR="00202FE7" w:rsidRPr="00490D01">
              <w:rPr>
                <w:rStyle w:val="ad"/>
                <w:noProof/>
              </w:rPr>
              <w:t>3.2.3</w:t>
            </w:r>
            <w:r w:rsidR="00202FE7" w:rsidRPr="00490D01">
              <w:rPr>
                <w:rStyle w:val="ad"/>
                <w:noProof/>
              </w:rPr>
              <w:t>编译检验</w:t>
            </w:r>
            <w:r w:rsidR="00202FE7">
              <w:rPr>
                <w:noProof/>
                <w:webHidden/>
              </w:rPr>
              <w:tab/>
            </w:r>
            <w:r w:rsidR="00202FE7">
              <w:rPr>
                <w:noProof/>
                <w:webHidden/>
              </w:rPr>
              <w:fldChar w:fldCharType="begin"/>
            </w:r>
            <w:r w:rsidR="00202FE7">
              <w:rPr>
                <w:noProof/>
                <w:webHidden/>
              </w:rPr>
              <w:instrText xml:space="preserve"> PAGEREF _Toc38295984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1BB7A441" w14:textId="4FB75374" w:rsidR="00202FE7" w:rsidRDefault="0058418C">
          <w:pPr>
            <w:pStyle w:val="20"/>
            <w:rPr>
              <w:rFonts w:asciiTheme="minorHAnsi" w:eastAsiaTheme="minorEastAsia" w:hAnsiTheme="minorHAnsi" w:cstheme="minorBidi"/>
              <w:noProof/>
              <w:sz w:val="21"/>
              <w:szCs w:val="22"/>
            </w:rPr>
          </w:pPr>
          <w:hyperlink w:anchor="_Toc38295985" w:history="1">
            <w:r w:rsidR="00202FE7" w:rsidRPr="00490D01">
              <w:rPr>
                <w:rStyle w:val="ad"/>
                <w:noProof/>
              </w:rPr>
              <w:t>3.3</w:t>
            </w:r>
            <w:r w:rsidR="00202FE7" w:rsidRPr="00490D01">
              <w:rPr>
                <w:rStyle w:val="ad"/>
                <w:noProof/>
              </w:rPr>
              <w:t>数据标注</w:t>
            </w:r>
            <w:r w:rsidR="00202FE7">
              <w:rPr>
                <w:noProof/>
                <w:webHidden/>
              </w:rPr>
              <w:tab/>
            </w:r>
            <w:r w:rsidR="00202FE7">
              <w:rPr>
                <w:noProof/>
                <w:webHidden/>
              </w:rPr>
              <w:fldChar w:fldCharType="begin"/>
            </w:r>
            <w:r w:rsidR="00202FE7">
              <w:rPr>
                <w:noProof/>
                <w:webHidden/>
              </w:rPr>
              <w:instrText xml:space="preserve"> PAGEREF _Toc38295985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6F25217C" w14:textId="0BA7221B" w:rsidR="00202FE7" w:rsidRDefault="0058418C">
          <w:pPr>
            <w:pStyle w:val="20"/>
            <w:rPr>
              <w:rFonts w:asciiTheme="minorHAnsi" w:eastAsiaTheme="minorEastAsia" w:hAnsiTheme="minorHAnsi" w:cstheme="minorBidi"/>
              <w:noProof/>
              <w:sz w:val="21"/>
              <w:szCs w:val="22"/>
            </w:rPr>
          </w:pPr>
          <w:hyperlink w:anchor="_Toc38295986" w:history="1">
            <w:r w:rsidR="00202FE7" w:rsidRPr="00490D01">
              <w:rPr>
                <w:rStyle w:val="ad"/>
                <w:noProof/>
              </w:rPr>
              <w:t>3.4XFG</w:t>
            </w:r>
            <w:r w:rsidR="00202FE7" w:rsidRPr="00490D01">
              <w:rPr>
                <w:rStyle w:val="ad"/>
                <w:noProof/>
              </w:rPr>
              <w:t>的生成</w:t>
            </w:r>
            <w:r w:rsidR="00202FE7">
              <w:rPr>
                <w:noProof/>
                <w:webHidden/>
              </w:rPr>
              <w:tab/>
            </w:r>
            <w:r w:rsidR="00202FE7">
              <w:rPr>
                <w:noProof/>
                <w:webHidden/>
              </w:rPr>
              <w:fldChar w:fldCharType="begin"/>
            </w:r>
            <w:r w:rsidR="00202FE7">
              <w:rPr>
                <w:noProof/>
                <w:webHidden/>
              </w:rPr>
              <w:instrText xml:space="preserve"> PAGEREF _Toc38295986 \h </w:instrText>
            </w:r>
            <w:r w:rsidR="00202FE7">
              <w:rPr>
                <w:noProof/>
                <w:webHidden/>
              </w:rPr>
            </w:r>
            <w:r w:rsidR="00202FE7">
              <w:rPr>
                <w:noProof/>
                <w:webHidden/>
              </w:rPr>
              <w:fldChar w:fldCharType="separate"/>
            </w:r>
            <w:r w:rsidR="00202FE7">
              <w:rPr>
                <w:noProof/>
                <w:webHidden/>
              </w:rPr>
              <w:t>28</w:t>
            </w:r>
            <w:r w:rsidR="00202FE7">
              <w:rPr>
                <w:noProof/>
                <w:webHidden/>
              </w:rPr>
              <w:fldChar w:fldCharType="end"/>
            </w:r>
          </w:hyperlink>
        </w:p>
        <w:p w14:paraId="7E828402" w14:textId="57B2B344" w:rsidR="00202FE7" w:rsidRDefault="0058418C">
          <w:pPr>
            <w:pStyle w:val="20"/>
            <w:rPr>
              <w:rFonts w:asciiTheme="minorHAnsi" w:eastAsiaTheme="minorEastAsia" w:hAnsiTheme="minorHAnsi" w:cstheme="minorBidi"/>
              <w:noProof/>
              <w:sz w:val="21"/>
              <w:szCs w:val="22"/>
            </w:rPr>
          </w:pPr>
          <w:hyperlink w:anchor="_Toc38295987" w:history="1">
            <w:r w:rsidR="00202FE7" w:rsidRPr="00490D01">
              <w:rPr>
                <w:rStyle w:val="ad"/>
                <w:noProof/>
              </w:rPr>
              <w:t>3.5</w:t>
            </w:r>
            <w:r w:rsidR="00202FE7" w:rsidRPr="00490D01">
              <w:rPr>
                <w:rStyle w:val="ad"/>
                <w:noProof/>
              </w:rPr>
              <w:t>数据集规模</w:t>
            </w:r>
            <w:r w:rsidR="00202FE7">
              <w:rPr>
                <w:noProof/>
                <w:webHidden/>
              </w:rPr>
              <w:tab/>
            </w:r>
            <w:r w:rsidR="00202FE7">
              <w:rPr>
                <w:noProof/>
                <w:webHidden/>
              </w:rPr>
              <w:fldChar w:fldCharType="begin"/>
            </w:r>
            <w:r w:rsidR="00202FE7">
              <w:rPr>
                <w:noProof/>
                <w:webHidden/>
              </w:rPr>
              <w:instrText xml:space="preserve"> PAGEREF _Toc38295987 \h </w:instrText>
            </w:r>
            <w:r w:rsidR="00202FE7">
              <w:rPr>
                <w:noProof/>
                <w:webHidden/>
              </w:rPr>
            </w:r>
            <w:r w:rsidR="00202FE7">
              <w:rPr>
                <w:noProof/>
                <w:webHidden/>
              </w:rPr>
              <w:fldChar w:fldCharType="separate"/>
            </w:r>
            <w:r w:rsidR="00202FE7">
              <w:rPr>
                <w:noProof/>
                <w:webHidden/>
              </w:rPr>
              <w:t>32</w:t>
            </w:r>
            <w:r w:rsidR="00202FE7">
              <w:rPr>
                <w:noProof/>
                <w:webHidden/>
              </w:rPr>
              <w:fldChar w:fldCharType="end"/>
            </w:r>
          </w:hyperlink>
        </w:p>
        <w:p w14:paraId="700F4B91" w14:textId="2385664A" w:rsidR="00202FE7" w:rsidRDefault="0058418C">
          <w:pPr>
            <w:pStyle w:val="20"/>
            <w:rPr>
              <w:rFonts w:asciiTheme="minorHAnsi" w:eastAsiaTheme="minorEastAsia" w:hAnsiTheme="minorHAnsi" w:cstheme="minorBidi"/>
              <w:noProof/>
              <w:sz w:val="21"/>
              <w:szCs w:val="22"/>
            </w:rPr>
          </w:pPr>
          <w:hyperlink w:anchor="_Toc38295988" w:history="1">
            <w:r w:rsidR="00202FE7" w:rsidRPr="00490D01">
              <w:rPr>
                <w:rStyle w:val="ad"/>
                <w:noProof/>
              </w:rPr>
              <w:t>3.6</w:t>
            </w:r>
            <w:r w:rsidR="00202FE7" w:rsidRPr="00490D01">
              <w:rPr>
                <w:rStyle w:val="ad"/>
                <w:noProof/>
              </w:rPr>
              <w:t>本章小结</w:t>
            </w:r>
            <w:r w:rsidR="00202FE7">
              <w:rPr>
                <w:noProof/>
                <w:webHidden/>
              </w:rPr>
              <w:tab/>
            </w:r>
            <w:r w:rsidR="00202FE7">
              <w:rPr>
                <w:noProof/>
                <w:webHidden/>
              </w:rPr>
              <w:fldChar w:fldCharType="begin"/>
            </w:r>
            <w:r w:rsidR="00202FE7">
              <w:rPr>
                <w:noProof/>
                <w:webHidden/>
              </w:rPr>
              <w:instrText xml:space="preserve"> PAGEREF _Toc38295988 \h </w:instrText>
            </w:r>
            <w:r w:rsidR="00202FE7">
              <w:rPr>
                <w:noProof/>
                <w:webHidden/>
              </w:rPr>
            </w:r>
            <w:r w:rsidR="00202FE7">
              <w:rPr>
                <w:noProof/>
                <w:webHidden/>
              </w:rPr>
              <w:fldChar w:fldCharType="separate"/>
            </w:r>
            <w:r w:rsidR="00202FE7">
              <w:rPr>
                <w:noProof/>
                <w:webHidden/>
              </w:rPr>
              <w:t>33</w:t>
            </w:r>
            <w:r w:rsidR="00202FE7">
              <w:rPr>
                <w:noProof/>
                <w:webHidden/>
              </w:rPr>
              <w:fldChar w:fldCharType="end"/>
            </w:r>
          </w:hyperlink>
        </w:p>
        <w:p w14:paraId="15D2E9D9" w14:textId="6335EF9D" w:rsidR="00202FE7" w:rsidRDefault="0058418C">
          <w:pPr>
            <w:pStyle w:val="12"/>
            <w:rPr>
              <w:rFonts w:asciiTheme="minorHAnsi" w:eastAsiaTheme="minorEastAsia" w:hAnsiTheme="minorHAnsi" w:cstheme="minorBidi"/>
              <w:bCs w:val="0"/>
              <w:sz w:val="21"/>
              <w:szCs w:val="22"/>
            </w:rPr>
          </w:pPr>
          <w:hyperlink w:anchor="_Toc38295989" w:history="1">
            <w:r w:rsidR="00202FE7" w:rsidRPr="00490D01">
              <w:rPr>
                <w:rStyle w:val="ad"/>
              </w:rPr>
              <w:t>第</w:t>
            </w:r>
            <w:r w:rsidR="00202FE7" w:rsidRPr="00490D01">
              <w:rPr>
                <w:rStyle w:val="ad"/>
              </w:rPr>
              <w:t>4</w:t>
            </w:r>
            <w:r w:rsidR="00202FE7" w:rsidRPr="00490D01">
              <w:rPr>
                <w:rStyle w:val="ad"/>
              </w:rPr>
              <w:t>章</w:t>
            </w:r>
            <w:r w:rsidR="00202FE7" w:rsidRPr="00490D01">
              <w:rPr>
                <w:rStyle w:val="ad"/>
              </w:rPr>
              <w:t xml:space="preserve"> </w:t>
            </w:r>
            <w:r w:rsidR="00202FE7" w:rsidRPr="00490D01">
              <w:rPr>
                <w:rStyle w:val="ad"/>
              </w:rPr>
              <w:t>基于</w:t>
            </w:r>
            <w:r w:rsidR="00202FE7" w:rsidRPr="00490D01">
              <w:rPr>
                <w:rStyle w:val="ad"/>
              </w:rPr>
              <w:t>DGCNN</w:t>
            </w:r>
            <w:r w:rsidR="00202FE7" w:rsidRPr="00490D01">
              <w:rPr>
                <w:rStyle w:val="ad"/>
              </w:rPr>
              <w:t>的串行程序并行性识别方法</w:t>
            </w:r>
            <w:r w:rsidR="00202FE7">
              <w:rPr>
                <w:webHidden/>
              </w:rPr>
              <w:tab/>
            </w:r>
            <w:r w:rsidR="00202FE7">
              <w:rPr>
                <w:webHidden/>
              </w:rPr>
              <w:fldChar w:fldCharType="begin"/>
            </w:r>
            <w:r w:rsidR="00202FE7">
              <w:rPr>
                <w:webHidden/>
              </w:rPr>
              <w:instrText xml:space="preserve"> PAGEREF _Toc38295989 \h </w:instrText>
            </w:r>
            <w:r w:rsidR="00202FE7">
              <w:rPr>
                <w:webHidden/>
              </w:rPr>
            </w:r>
            <w:r w:rsidR="00202FE7">
              <w:rPr>
                <w:webHidden/>
              </w:rPr>
              <w:fldChar w:fldCharType="separate"/>
            </w:r>
            <w:r w:rsidR="00202FE7">
              <w:rPr>
                <w:webHidden/>
              </w:rPr>
              <w:t>34</w:t>
            </w:r>
            <w:r w:rsidR="00202FE7">
              <w:rPr>
                <w:webHidden/>
              </w:rPr>
              <w:fldChar w:fldCharType="end"/>
            </w:r>
          </w:hyperlink>
        </w:p>
        <w:p w14:paraId="5761DA29" w14:textId="5CF88527" w:rsidR="00202FE7" w:rsidRDefault="0058418C">
          <w:pPr>
            <w:pStyle w:val="20"/>
            <w:rPr>
              <w:rFonts w:asciiTheme="minorHAnsi" w:eastAsiaTheme="minorEastAsia" w:hAnsiTheme="minorHAnsi" w:cstheme="minorBidi"/>
              <w:noProof/>
              <w:sz w:val="21"/>
              <w:szCs w:val="22"/>
            </w:rPr>
          </w:pPr>
          <w:hyperlink w:anchor="_Toc38295990" w:history="1">
            <w:r w:rsidR="00202FE7" w:rsidRPr="00490D01">
              <w:rPr>
                <w:rStyle w:val="ad"/>
                <w:noProof/>
              </w:rPr>
              <w:t>4.1</w:t>
            </w:r>
            <w:r w:rsidR="00202FE7" w:rsidRPr="00490D01">
              <w:rPr>
                <w:rStyle w:val="ad"/>
                <w:noProof/>
              </w:rPr>
              <w:t>数据预处理</w:t>
            </w:r>
            <w:r w:rsidR="00202FE7">
              <w:rPr>
                <w:noProof/>
                <w:webHidden/>
              </w:rPr>
              <w:tab/>
            </w:r>
            <w:r w:rsidR="00202FE7">
              <w:rPr>
                <w:noProof/>
                <w:webHidden/>
              </w:rPr>
              <w:fldChar w:fldCharType="begin"/>
            </w:r>
            <w:r w:rsidR="00202FE7">
              <w:rPr>
                <w:noProof/>
                <w:webHidden/>
              </w:rPr>
              <w:instrText xml:space="preserve"> PAGEREF _Toc38295990 \h </w:instrText>
            </w:r>
            <w:r w:rsidR="00202FE7">
              <w:rPr>
                <w:noProof/>
                <w:webHidden/>
              </w:rPr>
            </w:r>
            <w:r w:rsidR="00202FE7">
              <w:rPr>
                <w:noProof/>
                <w:webHidden/>
              </w:rPr>
              <w:fldChar w:fldCharType="separate"/>
            </w:r>
            <w:r w:rsidR="00202FE7">
              <w:rPr>
                <w:noProof/>
                <w:webHidden/>
              </w:rPr>
              <w:t>34</w:t>
            </w:r>
            <w:r w:rsidR="00202FE7">
              <w:rPr>
                <w:noProof/>
                <w:webHidden/>
              </w:rPr>
              <w:fldChar w:fldCharType="end"/>
            </w:r>
          </w:hyperlink>
        </w:p>
        <w:p w14:paraId="5FFB36CD" w14:textId="27397E60" w:rsidR="00202FE7" w:rsidRDefault="0058418C">
          <w:pPr>
            <w:pStyle w:val="20"/>
            <w:rPr>
              <w:rFonts w:asciiTheme="minorHAnsi" w:eastAsiaTheme="minorEastAsia" w:hAnsiTheme="minorHAnsi" w:cstheme="minorBidi"/>
              <w:noProof/>
              <w:sz w:val="21"/>
              <w:szCs w:val="22"/>
            </w:rPr>
          </w:pPr>
          <w:hyperlink w:anchor="_Toc38295991" w:history="1">
            <w:r w:rsidR="00202FE7" w:rsidRPr="00490D01">
              <w:rPr>
                <w:rStyle w:val="ad"/>
                <w:noProof/>
              </w:rPr>
              <w:t xml:space="preserve">4.2 </w:t>
            </w:r>
            <w:r w:rsidR="00202FE7" w:rsidRPr="00490D01">
              <w:rPr>
                <w:rStyle w:val="ad"/>
                <w:noProof/>
              </w:rPr>
              <w:t>基于</w:t>
            </w:r>
            <w:r w:rsidR="00202FE7" w:rsidRPr="00490D01">
              <w:rPr>
                <w:rStyle w:val="ad"/>
                <w:noProof/>
              </w:rPr>
              <w:t>DGCNN</w:t>
            </w:r>
            <w:r w:rsidR="00202FE7" w:rsidRPr="00490D01">
              <w:rPr>
                <w:rStyle w:val="ad"/>
                <w:noProof/>
              </w:rPr>
              <w:t>的串行程序并行性识别模型</w:t>
            </w:r>
            <w:r w:rsidR="00202FE7">
              <w:rPr>
                <w:noProof/>
                <w:webHidden/>
              </w:rPr>
              <w:tab/>
            </w:r>
            <w:r w:rsidR="00202FE7">
              <w:rPr>
                <w:noProof/>
                <w:webHidden/>
              </w:rPr>
              <w:fldChar w:fldCharType="begin"/>
            </w:r>
            <w:r w:rsidR="00202FE7">
              <w:rPr>
                <w:noProof/>
                <w:webHidden/>
              </w:rPr>
              <w:instrText xml:space="preserve"> PAGEREF _Toc38295991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4372437E" w14:textId="34A2259F"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92" w:history="1">
            <w:r w:rsidR="00202FE7" w:rsidRPr="00490D01">
              <w:rPr>
                <w:rStyle w:val="ad"/>
                <w:noProof/>
              </w:rPr>
              <w:t>4.2.1 DGCNN</w:t>
            </w:r>
            <w:r w:rsidR="00202FE7" w:rsidRPr="00490D01">
              <w:rPr>
                <w:rStyle w:val="ad"/>
                <w:noProof/>
              </w:rPr>
              <w:t>的构建</w:t>
            </w:r>
            <w:r w:rsidR="00202FE7">
              <w:rPr>
                <w:noProof/>
                <w:webHidden/>
              </w:rPr>
              <w:tab/>
            </w:r>
            <w:r w:rsidR="00202FE7">
              <w:rPr>
                <w:noProof/>
                <w:webHidden/>
              </w:rPr>
              <w:fldChar w:fldCharType="begin"/>
            </w:r>
            <w:r w:rsidR="00202FE7">
              <w:rPr>
                <w:noProof/>
                <w:webHidden/>
              </w:rPr>
              <w:instrText xml:space="preserve"> PAGEREF _Toc38295992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11941DA1" w14:textId="01376455"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5993" w:history="1">
            <w:r w:rsidR="00202FE7" w:rsidRPr="00490D01">
              <w:rPr>
                <w:rStyle w:val="ad"/>
                <w:noProof/>
              </w:rPr>
              <w:t>4.2.2</w:t>
            </w:r>
            <w:r w:rsidR="00202FE7" w:rsidRPr="00490D01">
              <w:rPr>
                <w:rStyle w:val="ad"/>
                <w:noProof/>
              </w:rPr>
              <w:t>损失函数的确定</w:t>
            </w:r>
            <w:r w:rsidR="00202FE7">
              <w:rPr>
                <w:noProof/>
                <w:webHidden/>
              </w:rPr>
              <w:tab/>
            </w:r>
            <w:r w:rsidR="00202FE7">
              <w:rPr>
                <w:noProof/>
                <w:webHidden/>
              </w:rPr>
              <w:fldChar w:fldCharType="begin"/>
            </w:r>
            <w:r w:rsidR="00202FE7">
              <w:rPr>
                <w:noProof/>
                <w:webHidden/>
              </w:rPr>
              <w:instrText xml:space="preserve"> PAGEREF _Toc38295993 \h </w:instrText>
            </w:r>
            <w:r w:rsidR="00202FE7">
              <w:rPr>
                <w:noProof/>
                <w:webHidden/>
              </w:rPr>
            </w:r>
            <w:r w:rsidR="00202FE7">
              <w:rPr>
                <w:noProof/>
                <w:webHidden/>
              </w:rPr>
              <w:fldChar w:fldCharType="separate"/>
            </w:r>
            <w:r w:rsidR="00202FE7">
              <w:rPr>
                <w:noProof/>
                <w:webHidden/>
              </w:rPr>
              <w:t>38</w:t>
            </w:r>
            <w:r w:rsidR="00202FE7">
              <w:rPr>
                <w:noProof/>
                <w:webHidden/>
              </w:rPr>
              <w:fldChar w:fldCharType="end"/>
            </w:r>
          </w:hyperlink>
        </w:p>
        <w:p w14:paraId="7A416FB1" w14:textId="151C69ED" w:rsidR="00202FE7" w:rsidRDefault="0058418C">
          <w:pPr>
            <w:pStyle w:val="20"/>
            <w:rPr>
              <w:rFonts w:asciiTheme="minorHAnsi" w:eastAsiaTheme="minorEastAsia" w:hAnsiTheme="minorHAnsi" w:cstheme="minorBidi"/>
              <w:noProof/>
              <w:sz w:val="21"/>
              <w:szCs w:val="22"/>
            </w:rPr>
          </w:pPr>
          <w:hyperlink w:anchor="_Toc38295994" w:history="1">
            <w:r w:rsidR="00202FE7" w:rsidRPr="00490D01">
              <w:rPr>
                <w:rStyle w:val="ad"/>
                <w:noProof/>
              </w:rPr>
              <w:t>4.3</w:t>
            </w:r>
            <w:r w:rsidR="00202FE7" w:rsidRPr="00490D01">
              <w:rPr>
                <w:rStyle w:val="ad"/>
                <w:noProof/>
              </w:rPr>
              <w:t>实验结果与分析</w:t>
            </w:r>
            <w:r w:rsidR="00202FE7">
              <w:rPr>
                <w:noProof/>
                <w:webHidden/>
              </w:rPr>
              <w:tab/>
            </w:r>
            <w:r w:rsidR="00202FE7">
              <w:rPr>
                <w:noProof/>
                <w:webHidden/>
              </w:rPr>
              <w:fldChar w:fldCharType="begin"/>
            </w:r>
            <w:r w:rsidR="00202FE7">
              <w:rPr>
                <w:noProof/>
                <w:webHidden/>
              </w:rPr>
              <w:instrText xml:space="preserve"> PAGEREF _Toc38295994 \h </w:instrText>
            </w:r>
            <w:r w:rsidR="00202FE7">
              <w:rPr>
                <w:noProof/>
                <w:webHidden/>
              </w:rPr>
            </w:r>
            <w:r w:rsidR="00202FE7">
              <w:rPr>
                <w:noProof/>
                <w:webHidden/>
              </w:rPr>
              <w:fldChar w:fldCharType="separate"/>
            </w:r>
            <w:r w:rsidR="00202FE7">
              <w:rPr>
                <w:noProof/>
                <w:webHidden/>
              </w:rPr>
              <w:t>40</w:t>
            </w:r>
            <w:r w:rsidR="00202FE7">
              <w:rPr>
                <w:noProof/>
                <w:webHidden/>
              </w:rPr>
              <w:fldChar w:fldCharType="end"/>
            </w:r>
          </w:hyperlink>
        </w:p>
        <w:p w14:paraId="3B66E112" w14:textId="03C7D31E" w:rsidR="00202FE7" w:rsidRDefault="0058418C">
          <w:pPr>
            <w:pStyle w:val="20"/>
            <w:rPr>
              <w:rFonts w:asciiTheme="minorHAnsi" w:eastAsiaTheme="minorEastAsia" w:hAnsiTheme="minorHAnsi" w:cstheme="minorBidi"/>
              <w:noProof/>
              <w:sz w:val="21"/>
              <w:szCs w:val="22"/>
            </w:rPr>
          </w:pPr>
          <w:hyperlink w:anchor="_Toc38295995" w:history="1">
            <w:r w:rsidR="00202FE7" w:rsidRPr="00490D01">
              <w:rPr>
                <w:rStyle w:val="ad"/>
                <w:noProof/>
              </w:rPr>
              <w:t>4.4</w:t>
            </w:r>
            <w:r w:rsidR="00202FE7" w:rsidRPr="00490D01">
              <w:rPr>
                <w:rStyle w:val="ad"/>
                <w:noProof/>
              </w:rPr>
              <w:t>本章小结</w:t>
            </w:r>
            <w:r w:rsidR="00202FE7">
              <w:rPr>
                <w:noProof/>
                <w:webHidden/>
              </w:rPr>
              <w:tab/>
            </w:r>
            <w:r w:rsidR="00202FE7">
              <w:rPr>
                <w:noProof/>
                <w:webHidden/>
              </w:rPr>
              <w:fldChar w:fldCharType="begin"/>
            </w:r>
            <w:r w:rsidR="00202FE7">
              <w:rPr>
                <w:noProof/>
                <w:webHidden/>
              </w:rPr>
              <w:instrText xml:space="preserve"> PAGEREF _Toc38295995 \h </w:instrText>
            </w:r>
            <w:r w:rsidR="00202FE7">
              <w:rPr>
                <w:noProof/>
                <w:webHidden/>
              </w:rPr>
            </w:r>
            <w:r w:rsidR="00202FE7">
              <w:rPr>
                <w:noProof/>
                <w:webHidden/>
              </w:rPr>
              <w:fldChar w:fldCharType="separate"/>
            </w:r>
            <w:r w:rsidR="00202FE7">
              <w:rPr>
                <w:noProof/>
                <w:webHidden/>
              </w:rPr>
              <w:t>43</w:t>
            </w:r>
            <w:r w:rsidR="00202FE7">
              <w:rPr>
                <w:noProof/>
                <w:webHidden/>
              </w:rPr>
              <w:fldChar w:fldCharType="end"/>
            </w:r>
          </w:hyperlink>
        </w:p>
        <w:p w14:paraId="74D54E78" w14:textId="7A582406" w:rsidR="00202FE7" w:rsidRDefault="0058418C">
          <w:pPr>
            <w:pStyle w:val="12"/>
            <w:rPr>
              <w:rFonts w:asciiTheme="minorHAnsi" w:eastAsiaTheme="minorEastAsia" w:hAnsiTheme="minorHAnsi" w:cstheme="minorBidi"/>
              <w:bCs w:val="0"/>
              <w:sz w:val="21"/>
              <w:szCs w:val="22"/>
            </w:rPr>
          </w:pPr>
          <w:hyperlink w:anchor="_Toc38295996" w:history="1">
            <w:r w:rsidR="00202FE7" w:rsidRPr="00490D01">
              <w:rPr>
                <w:rStyle w:val="ad"/>
              </w:rPr>
              <w:t>第</w:t>
            </w:r>
            <w:r w:rsidR="00202FE7" w:rsidRPr="00490D01">
              <w:rPr>
                <w:rStyle w:val="ad"/>
              </w:rPr>
              <w:t>5</w:t>
            </w:r>
            <w:r w:rsidR="00202FE7" w:rsidRPr="00490D01">
              <w:rPr>
                <w:rStyle w:val="ad"/>
              </w:rPr>
              <w:t>章</w:t>
            </w:r>
            <w:r w:rsidR="00202FE7" w:rsidRPr="00490D01">
              <w:rPr>
                <w:rStyle w:val="ad"/>
              </w:rPr>
              <w:t xml:space="preserve"> PML</w:t>
            </w:r>
            <w:r w:rsidR="00202FE7" w:rsidRPr="00490D01">
              <w:rPr>
                <w:rStyle w:val="ad"/>
              </w:rPr>
              <w:t>与并行编程平台</w:t>
            </w:r>
            <w:r w:rsidR="00202FE7">
              <w:rPr>
                <w:webHidden/>
              </w:rPr>
              <w:tab/>
            </w:r>
            <w:r w:rsidR="00202FE7">
              <w:rPr>
                <w:webHidden/>
              </w:rPr>
              <w:fldChar w:fldCharType="begin"/>
            </w:r>
            <w:r w:rsidR="00202FE7">
              <w:rPr>
                <w:webHidden/>
              </w:rPr>
              <w:instrText xml:space="preserve"> PAGEREF _Toc38295996 \h </w:instrText>
            </w:r>
            <w:r w:rsidR="00202FE7">
              <w:rPr>
                <w:webHidden/>
              </w:rPr>
            </w:r>
            <w:r w:rsidR="00202FE7">
              <w:rPr>
                <w:webHidden/>
              </w:rPr>
              <w:fldChar w:fldCharType="separate"/>
            </w:r>
            <w:r w:rsidR="00202FE7">
              <w:rPr>
                <w:webHidden/>
              </w:rPr>
              <w:t>44</w:t>
            </w:r>
            <w:r w:rsidR="00202FE7">
              <w:rPr>
                <w:webHidden/>
              </w:rPr>
              <w:fldChar w:fldCharType="end"/>
            </w:r>
          </w:hyperlink>
        </w:p>
        <w:p w14:paraId="3630571E" w14:textId="1C4E7777" w:rsidR="00202FE7" w:rsidRDefault="0058418C">
          <w:pPr>
            <w:pStyle w:val="20"/>
            <w:rPr>
              <w:rFonts w:asciiTheme="minorHAnsi" w:eastAsiaTheme="minorEastAsia" w:hAnsiTheme="minorHAnsi" w:cstheme="minorBidi"/>
              <w:noProof/>
              <w:sz w:val="21"/>
              <w:szCs w:val="22"/>
            </w:rPr>
          </w:pPr>
          <w:hyperlink w:anchor="_Toc38296002" w:history="1">
            <w:r w:rsidR="00202FE7" w:rsidRPr="00490D01">
              <w:rPr>
                <w:rStyle w:val="ad"/>
                <w:noProof/>
              </w:rPr>
              <w:t>5.1</w:t>
            </w:r>
            <w:r w:rsidR="00202FE7" w:rsidRPr="00490D01">
              <w:rPr>
                <w:rStyle w:val="ad"/>
                <w:noProof/>
              </w:rPr>
              <w:t>基于</w:t>
            </w:r>
            <w:r w:rsidR="00202FE7" w:rsidRPr="00490D01">
              <w:rPr>
                <w:rStyle w:val="ad"/>
                <w:noProof/>
              </w:rPr>
              <w:t>XML</w:t>
            </w:r>
            <w:r w:rsidR="00202FE7" w:rsidRPr="00490D01">
              <w:rPr>
                <w:rStyle w:val="ad"/>
                <w:noProof/>
              </w:rPr>
              <w:t>的并行标记语言</w:t>
            </w:r>
            <w:r w:rsidR="00202FE7">
              <w:rPr>
                <w:noProof/>
                <w:webHidden/>
              </w:rPr>
              <w:tab/>
            </w:r>
            <w:r w:rsidR="00202FE7">
              <w:rPr>
                <w:noProof/>
                <w:webHidden/>
              </w:rPr>
              <w:fldChar w:fldCharType="begin"/>
            </w:r>
            <w:r w:rsidR="00202FE7">
              <w:rPr>
                <w:noProof/>
                <w:webHidden/>
              </w:rPr>
              <w:instrText xml:space="preserve"> PAGEREF _Toc38296002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778AE7BF" w14:textId="249E83C9"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6003" w:history="1">
            <w:r w:rsidR="00202FE7" w:rsidRPr="00490D01">
              <w:rPr>
                <w:rStyle w:val="ad"/>
                <w:noProof/>
              </w:rPr>
              <w:t>5.1.1</w:t>
            </w:r>
            <w:r w:rsidR="00202FE7" w:rsidRPr="00490D01">
              <w:rPr>
                <w:rStyle w:val="ad"/>
                <w:noProof/>
              </w:rPr>
              <w:t>可行性分析</w:t>
            </w:r>
            <w:r w:rsidR="00202FE7">
              <w:rPr>
                <w:noProof/>
                <w:webHidden/>
              </w:rPr>
              <w:tab/>
            </w:r>
            <w:r w:rsidR="00202FE7">
              <w:rPr>
                <w:noProof/>
                <w:webHidden/>
              </w:rPr>
              <w:fldChar w:fldCharType="begin"/>
            </w:r>
            <w:r w:rsidR="00202FE7">
              <w:rPr>
                <w:noProof/>
                <w:webHidden/>
              </w:rPr>
              <w:instrText xml:space="preserve"> PAGEREF _Toc38296003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26E98007" w14:textId="40FF23EA"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6004" w:history="1">
            <w:r w:rsidR="00202FE7" w:rsidRPr="00490D01">
              <w:rPr>
                <w:rStyle w:val="ad"/>
                <w:noProof/>
              </w:rPr>
              <w:t>5.1.2 PML</w:t>
            </w:r>
            <w:r w:rsidR="00202FE7" w:rsidRPr="00490D01">
              <w:rPr>
                <w:rStyle w:val="ad"/>
                <w:noProof/>
              </w:rPr>
              <w:t>的设计与实现</w:t>
            </w:r>
            <w:r w:rsidR="00202FE7">
              <w:rPr>
                <w:noProof/>
                <w:webHidden/>
              </w:rPr>
              <w:tab/>
            </w:r>
            <w:r w:rsidR="00202FE7">
              <w:rPr>
                <w:noProof/>
                <w:webHidden/>
              </w:rPr>
              <w:fldChar w:fldCharType="begin"/>
            </w:r>
            <w:r w:rsidR="00202FE7">
              <w:rPr>
                <w:noProof/>
                <w:webHidden/>
              </w:rPr>
              <w:instrText xml:space="preserve"> PAGEREF _Toc38296004 \h </w:instrText>
            </w:r>
            <w:r w:rsidR="00202FE7">
              <w:rPr>
                <w:noProof/>
                <w:webHidden/>
              </w:rPr>
            </w:r>
            <w:r w:rsidR="00202FE7">
              <w:rPr>
                <w:noProof/>
                <w:webHidden/>
              </w:rPr>
              <w:fldChar w:fldCharType="separate"/>
            </w:r>
            <w:r w:rsidR="00202FE7">
              <w:rPr>
                <w:noProof/>
                <w:webHidden/>
              </w:rPr>
              <w:t>47</w:t>
            </w:r>
            <w:r w:rsidR="00202FE7">
              <w:rPr>
                <w:noProof/>
                <w:webHidden/>
              </w:rPr>
              <w:fldChar w:fldCharType="end"/>
            </w:r>
          </w:hyperlink>
        </w:p>
        <w:p w14:paraId="66E146E9" w14:textId="5C3E9EAD" w:rsidR="00202FE7" w:rsidRDefault="0058418C">
          <w:pPr>
            <w:pStyle w:val="20"/>
            <w:rPr>
              <w:rFonts w:asciiTheme="minorHAnsi" w:eastAsiaTheme="minorEastAsia" w:hAnsiTheme="minorHAnsi" w:cstheme="minorBidi"/>
              <w:noProof/>
              <w:sz w:val="21"/>
              <w:szCs w:val="22"/>
            </w:rPr>
          </w:pPr>
          <w:hyperlink w:anchor="_Toc38296005" w:history="1">
            <w:r w:rsidR="00202FE7" w:rsidRPr="00490D01">
              <w:rPr>
                <w:rStyle w:val="ad"/>
                <w:noProof/>
              </w:rPr>
              <w:t>5.2</w:t>
            </w:r>
            <w:r w:rsidR="00202FE7" w:rsidRPr="00490D01">
              <w:rPr>
                <w:rStyle w:val="ad"/>
                <w:noProof/>
              </w:rPr>
              <w:t>并行编程辅助平台</w:t>
            </w:r>
            <w:r w:rsidR="00202FE7">
              <w:rPr>
                <w:noProof/>
                <w:webHidden/>
              </w:rPr>
              <w:tab/>
            </w:r>
            <w:r w:rsidR="00202FE7">
              <w:rPr>
                <w:noProof/>
                <w:webHidden/>
              </w:rPr>
              <w:fldChar w:fldCharType="begin"/>
            </w:r>
            <w:r w:rsidR="00202FE7">
              <w:rPr>
                <w:noProof/>
                <w:webHidden/>
              </w:rPr>
              <w:instrText xml:space="preserve"> PAGEREF _Toc38296005 \h </w:instrText>
            </w:r>
            <w:r w:rsidR="00202FE7">
              <w:rPr>
                <w:noProof/>
                <w:webHidden/>
              </w:rPr>
            </w:r>
            <w:r w:rsidR="00202FE7">
              <w:rPr>
                <w:noProof/>
                <w:webHidden/>
              </w:rPr>
              <w:fldChar w:fldCharType="separate"/>
            </w:r>
            <w:r w:rsidR="00202FE7">
              <w:rPr>
                <w:noProof/>
                <w:webHidden/>
              </w:rPr>
              <w:t>50</w:t>
            </w:r>
            <w:r w:rsidR="00202FE7">
              <w:rPr>
                <w:noProof/>
                <w:webHidden/>
              </w:rPr>
              <w:fldChar w:fldCharType="end"/>
            </w:r>
          </w:hyperlink>
        </w:p>
        <w:p w14:paraId="6B6A4597" w14:textId="7394ECE1"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6006" w:history="1">
            <w:r w:rsidR="00202FE7" w:rsidRPr="00490D01">
              <w:rPr>
                <w:rStyle w:val="ad"/>
                <w:noProof/>
              </w:rPr>
              <w:t>5.2.1</w:t>
            </w:r>
            <w:r w:rsidR="00202FE7" w:rsidRPr="00490D01">
              <w:rPr>
                <w:rStyle w:val="ad"/>
                <w:noProof/>
              </w:rPr>
              <w:t>基础功能的实现</w:t>
            </w:r>
            <w:r w:rsidR="00202FE7">
              <w:rPr>
                <w:noProof/>
                <w:webHidden/>
              </w:rPr>
              <w:tab/>
            </w:r>
            <w:r w:rsidR="00202FE7">
              <w:rPr>
                <w:noProof/>
                <w:webHidden/>
              </w:rPr>
              <w:fldChar w:fldCharType="begin"/>
            </w:r>
            <w:r w:rsidR="00202FE7">
              <w:rPr>
                <w:noProof/>
                <w:webHidden/>
              </w:rPr>
              <w:instrText xml:space="preserve"> PAGEREF _Toc38296006 \h </w:instrText>
            </w:r>
            <w:r w:rsidR="00202FE7">
              <w:rPr>
                <w:noProof/>
                <w:webHidden/>
              </w:rPr>
            </w:r>
            <w:r w:rsidR="00202FE7">
              <w:rPr>
                <w:noProof/>
                <w:webHidden/>
              </w:rPr>
              <w:fldChar w:fldCharType="separate"/>
            </w:r>
            <w:r w:rsidR="00202FE7">
              <w:rPr>
                <w:noProof/>
                <w:webHidden/>
              </w:rPr>
              <w:t>51</w:t>
            </w:r>
            <w:r w:rsidR="00202FE7">
              <w:rPr>
                <w:noProof/>
                <w:webHidden/>
              </w:rPr>
              <w:fldChar w:fldCharType="end"/>
            </w:r>
          </w:hyperlink>
        </w:p>
        <w:p w14:paraId="66FC8FBD" w14:textId="2447F79F" w:rsidR="00202FE7" w:rsidRDefault="0058418C">
          <w:pPr>
            <w:pStyle w:val="30"/>
            <w:tabs>
              <w:tab w:val="right" w:leader="dot" w:pos="9060"/>
            </w:tabs>
            <w:ind w:left="917"/>
            <w:rPr>
              <w:rFonts w:asciiTheme="minorHAnsi" w:eastAsiaTheme="minorEastAsia" w:hAnsiTheme="minorHAnsi" w:cstheme="minorBidi"/>
              <w:noProof/>
              <w:sz w:val="21"/>
              <w:szCs w:val="22"/>
            </w:rPr>
          </w:pPr>
          <w:hyperlink w:anchor="_Toc38296007" w:history="1">
            <w:r w:rsidR="00202FE7" w:rsidRPr="00490D01">
              <w:rPr>
                <w:rStyle w:val="ad"/>
                <w:noProof/>
              </w:rPr>
              <w:t>5.2.2</w:t>
            </w:r>
            <w:r w:rsidR="00202FE7" w:rsidRPr="00490D01">
              <w:rPr>
                <w:rStyle w:val="ad"/>
                <w:noProof/>
              </w:rPr>
              <w:t>串行代码的并行性识别功能的集成</w:t>
            </w:r>
            <w:r w:rsidR="00202FE7">
              <w:rPr>
                <w:noProof/>
                <w:webHidden/>
              </w:rPr>
              <w:tab/>
            </w:r>
            <w:r w:rsidR="00202FE7">
              <w:rPr>
                <w:noProof/>
                <w:webHidden/>
              </w:rPr>
              <w:fldChar w:fldCharType="begin"/>
            </w:r>
            <w:r w:rsidR="00202FE7">
              <w:rPr>
                <w:noProof/>
                <w:webHidden/>
              </w:rPr>
              <w:instrText xml:space="preserve"> PAGEREF _Toc38296007 \h </w:instrText>
            </w:r>
            <w:r w:rsidR="00202FE7">
              <w:rPr>
                <w:noProof/>
                <w:webHidden/>
              </w:rPr>
            </w:r>
            <w:r w:rsidR="00202FE7">
              <w:rPr>
                <w:noProof/>
                <w:webHidden/>
              </w:rPr>
              <w:fldChar w:fldCharType="separate"/>
            </w:r>
            <w:r w:rsidR="00202FE7">
              <w:rPr>
                <w:noProof/>
                <w:webHidden/>
              </w:rPr>
              <w:t>55</w:t>
            </w:r>
            <w:r w:rsidR="00202FE7">
              <w:rPr>
                <w:noProof/>
                <w:webHidden/>
              </w:rPr>
              <w:fldChar w:fldCharType="end"/>
            </w:r>
          </w:hyperlink>
        </w:p>
        <w:p w14:paraId="0223366E" w14:textId="61C3DEEE" w:rsidR="00202FE7" w:rsidRDefault="0058418C">
          <w:pPr>
            <w:pStyle w:val="20"/>
            <w:rPr>
              <w:rFonts w:asciiTheme="minorHAnsi" w:eastAsiaTheme="minorEastAsia" w:hAnsiTheme="minorHAnsi" w:cstheme="minorBidi"/>
              <w:noProof/>
              <w:sz w:val="21"/>
              <w:szCs w:val="22"/>
            </w:rPr>
          </w:pPr>
          <w:hyperlink w:anchor="_Toc38296008" w:history="1">
            <w:r w:rsidR="00202FE7" w:rsidRPr="00490D01">
              <w:rPr>
                <w:rStyle w:val="ad"/>
                <w:noProof/>
              </w:rPr>
              <w:t>5.3</w:t>
            </w:r>
            <w:r w:rsidR="00202FE7" w:rsidRPr="00490D01">
              <w:rPr>
                <w:rStyle w:val="ad"/>
                <w:noProof/>
              </w:rPr>
              <w:t>本章小结</w:t>
            </w:r>
            <w:r w:rsidR="00202FE7">
              <w:rPr>
                <w:noProof/>
                <w:webHidden/>
              </w:rPr>
              <w:tab/>
            </w:r>
            <w:r w:rsidR="00202FE7">
              <w:rPr>
                <w:noProof/>
                <w:webHidden/>
              </w:rPr>
              <w:fldChar w:fldCharType="begin"/>
            </w:r>
            <w:r w:rsidR="00202FE7">
              <w:rPr>
                <w:noProof/>
                <w:webHidden/>
              </w:rPr>
              <w:instrText xml:space="preserve"> PAGEREF _Toc38296008 \h </w:instrText>
            </w:r>
            <w:r w:rsidR="00202FE7">
              <w:rPr>
                <w:noProof/>
                <w:webHidden/>
              </w:rPr>
            </w:r>
            <w:r w:rsidR="00202FE7">
              <w:rPr>
                <w:noProof/>
                <w:webHidden/>
              </w:rPr>
              <w:fldChar w:fldCharType="separate"/>
            </w:r>
            <w:r w:rsidR="00202FE7">
              <w:rPr>
                <w:noProof/>
                <w:webHidden/>
              </w:rPr>
              <w:t>58</w:t>
            </w:r>
            <w:r w:rsidR="00202FE7">
              <w:rPr>
                <w:noProof/>
                <w:webHidden/>
              </w:rPr>
              <w:fldChar w:fldCharType="end"/>
            </w:r>
          </w:hyperlink>
        </w:p>
        <w:p w14:paraId="1BEBDB9A" w14:textId="052A40BD" w:rsidR="00202FE7" w:rsidRDefault="0058418C">
          <w:pPr>
            <w:pStyle w:val="12"/>
            <w:rPr>
              <w:rFonts w:asciiTheme="minorHAnsi" w:eastAsiaTheme="minorEastAsia" w:hAnsiTheme="minorHAnsi" w:cstheme="minorBidi"/>
              <w:bCs w:val="0"/>
              <w:sz w:val="21"/>
              <w:szCs w:val="22"/>
            </w:rPr>
          </w:pPr>
          <w:hyperlink w:anchor="_Toc38296009" w:history="1">
            <w:r w:rsidR="00202FE7" w:rsidRPr="00490D01">
              <w:rPr>
                <w:rStyle w:val="ad"/>
              </w:rPr>
              <w:t>结论</w:t>
            </w:r>
            <w:r w:rsidR="00202FE7">
              <w:rPr>
                <w:webHidden/>
              </w:rPr>
              <w:tab/>
            </w:r>
            <w:r w:rsidR="00202FE7">
              <w:rPr>
                <w:webHidden/>
              </w:rPr>
              <w:fldChar w:fldCharType="begin"/>
            </w:r>
            <w:r w:rsidR="00202FE7">
              <w:rPr>
                <w:webHidden/>
              </w:rPr>
              <w:instrText xml:space="preserve"> PAGEREF _Toc38296009 \h </w:instrText>
            </w:r>
            <w:r w:rsidR="00202FE7">
              <w:rPr>
                <w:webHidden/>
              </w:rPr>
            </w:r>
            <w:r w:rsidR="00202FE7">
              <w:rPr>
                <w:webHidden/>
              </w:rPr>
              <w:fldChar w:fldCharType="separate"/>
            </w:r>
            <w:r w:rsidR="00202FE7">
              <w:rPr>
                <w:webHidden/>
              </w:rPr>
              <w:t>59</w:t>
            </w:r>
            <w:r w:rsidR="00202FE7">
              <w:rPr>
                <w:webHidden/>
              </w:rPr>
              <w:fldChar w:fldCharType="end"/>
            </w:r>
          </w:hyperlink>
        </w:p>
        <w:p w14:paraId="42545AEB" w14:textId="09F027E6" w:rsidR="00202FE7" w:rsidRDefault="0058418C">
          <w:pPr>
            <w:pStyle w:val="12"/>
            <w:rPr>
              <w:rFonts w:asciiTheme="minorHAnsi" w:eastAsiaTheme="minorEastAsia" w:hAnsiTheme="minorHAnsi" w:cstheme="minorBidi"/>
              <w:bCs w:val="0"/>
              <w:sz w:val="21"/>
              <w:szCs w:val="22"/>
            </w:rPr>
          </w:pPr>
          <w:hyperlink w:anchor="_Toc38296010" w:history="1">
            <w:r w:rsidR="00202FE7" w:rsidRPr="00490D01">
              <w:rPr>
                <w:rStyle w:val="ad"/>
              </w:rPr>
              <w:t>参考文献</w:t>
            </w:r>
            <w:r w:rsidR="00202FE7">
              <w:rPr>
                <w:webHidden/>
              </w:rPr>
              <w:tab/>
            </w:r>
            <w:r w:rsidR="00202FE7">
              <w:rPr>
                <w:webHidden/>
              </w:rPr>
              <w:fldChar w:fldCharType="begin"/>
            </w:r>
            <w:r w:rsidR="00202FE7">
              <w:rPr>
                <w:webHidden/>
              </w:rPr>
              <w:instrText xml:space="preserve"> PAGEREF _Toc38296010 \h </w:instrText>
            </w:r>
            <w:r w:rsidR="00202FE7">
              <w:rPr>
                <w:webHidden/>
              </w:rPr>
            </w:r>
            <w:r w:rsidR="00202FE7">
              <w:rPr>
                <w:webHidden/>
              </w:rPr>
              <w:fldChar w:fldCharType="separate"/>
            </w:r>
            <w:r w:rsidR="00202FE7">
              <w:rPr>
                <w:webHidden/>
              </w:rPr>
              <w:t>61</w:t>
            </w:r>
            <w:r w:rsidR="00202FE7">
              <w:rPr>
                <w:webHidden/>
              </w:rPr>
              <w:fldChar w:fldCharType="end"/>
            </w:r>
          </w:hyperlink>
        </w:p>
        <w:p w14:paraId="3930CE26" w14:textId="23F621B2" w:rsidR="00202FE7" w:rsidRDefault="0058418C">
          <w:pPr>
            <w:pStyle w:val="12"/>
            <w:rPr>
              <w:rFonts w:asciiTheme="minorHAnsi" w:eastAsiaTheme="minorEastAsia" w:hAnsiTheme="minorHAnsi" w:cstheme="minorBidi"/>
              <w:bCs w:val="0"/>
              <w:sz w:val="21"/>
              <w:szCs w:val="22"/>
            </w:rPr>
          </w:pPr>
          <w:hyperlink w:anchor="_Toc38296011" w:history="1">
            <w:r w:rsidR="00202FE7" w:rsidRPr="00490D01">
              <w:rPr>
                <w:rStyle w:val="ad"/>
              </w:rPr>
              <w:t>附录</w:t>
            </w:r>
            <w:r w:rsidR="00202FE7" w:rsidRPr="00490D01">
              <w:rPr>
                <w:rStyle w:val="ad"/>
              </w:rPr>
              <w:t xml:space="preserve">A </w:t>
            </w:r>
            <w:r w:rsidR="00202FE7" w:rsidRPr="00490D01">
              <w:rPr>
                <w:rStyle w:val="ad"/>
              </w:rPr>
              <w:t>攻读学位期间发表的学术论文与获得的成果</w:t>
            </w:r>
            <w:r w:rsidR="00202FE7">
              <w:rPr>
                <w:webHidden/>
              </w:rPr>
              <w:tab/>
            </w:r>
            <w:r w:rsidR="00202FE7">
              <w:rPr>
                <w:webHidden/>
              </w:rPr>
              <w:fldChar w:fldCharType="begin"/>
            </w:r>
            <w:r w:rsidR="00202FE7">
              <w:rPr>
                <w:webHidden/>
              </w:rPr>
              <w:instrText xml:space="preserve"> PAGEREF _Toc38296011 \h </w:instrText>
            </w:r>
            <w:r w:rsidR="00202FE7">
              <w:rPr>
                <w:webHidden/>
              </w:rPr>
            </w:r>
            <w:r w:rsidR="00202FE7">
              <w:rPr>
                <w:webHidden/>
              </w:rPr>
              <w:fldChar w:fldCharType="separate"/>
            </w:r>
            <w:r w:rsidR="00202FE7">
              <w:rPr>
                <w:webHidden/>
              </w:rPr>
              <w:t>66</w:t>
            </w:r>
            <w:r w:rsidR="00202FE7">
              <w:rPr>
                <w:webHidden/>
              </w:rPr>
              <w:fldChar w:fldCharType="end"/>
            </w:r>
          </w:hyperlink>
        </w:p>
        <w:p w14:paraId="20616D69" w14:textId="6FFD67A7" w:rsidR="00202FE7" w:rsidRDefault="0058418C">
          <w:pPr>
            <w:pStyle w:val="12"/>
            <w:rPr>
              <w:rFonts w:asciiTheme="minorHAnsi" w:eastAsiaTheme="minorEastAsia" w:hAnsiTheme="minorHAnsi" w:cstheme="minorBidi"/>
              <w:bCs w:val="0"/>
              <w:sz w:val="21"/>
              <w:szCs w:val="22"/>
            </w:rPr>
          </w:pPr>
          <w:hyperlink w:anchor="_Toc38296012" w:history="1">
            <w:r w:rsidR="00202FE7" w:rsidRPr="00490D01">
              <w:rPr>
                <w:rStyle w:val="ad"/>
              </w:rPr>
              <w:t>附录</w:t>
            </w:r>
            <w:r w:rsidR="00202FE7" w:rsidRPr="00490D01">
              <w:rPr>
                <w:rStyle w:val="ad"/>
              </w:rPr>
              <w:t xml:space="preserve">B </w:t>
            </w:r>
            <w:r w:rsidR="00202FE7" w:rsidRPr="00490D01">
              <w:rPr>
                <w:rStyle w:val="ad"/>
              </w:rPr>
              <w:t>攻读学位期间参加的科研项目</w:t>
            </w:r>
            <w:r w:rsidR="00202FE7">
              <w:rPr>
                <w:webHidden/>
              </w:rPr>
              <w:tab/>
            </w:r>
            <w:r w:rsidR="00202FE7">
              <w:rPr>
                <w:webHidden/>
              </w:rPr>
              <w:fldChar w:fldCharType="begin"/>
            </w:r>
            <w:r w:rsidR="00202FE7">
              <w:rPr>
                <w:webHidden/>
              </w:rPr>
              <w:instrText xml:space="preserve"> PAGEREF _Toc38296012 \h </w:instrText>
            </w:r>
            <w:r w:rsidR="00202FE7">
              <w:rPr>
                <w:webHidden/>
              </w:rPr>
            </w:r>
            <w:r w:rsidR="00202FE7">
              <w:rPr>
                <w:webHidden/>
              </w:rPr>
              <w:fldChar w:fldCharType="separate"/>
            </w:r>
            <w:r w:rsidR="00202FE7">
              <w:rPr>
                <w:webHidden/>
              </w:rPr>
              <w:t>67</w:t>
            </w:r>
            <w:r w:rsidR="00202FE7">
              <w:rPr>
                <w:webHidden/>
              </w:rPr>
              <w:fldChar w:fldCharType="end"/>
            </w:r>
          </w:hyperlink>
        </w:p>
        <w:p w14:paraId="54AF144F" w14:textId="2B0498CC" w:rsidR="00202FE7" w:rsidRDefault="0058418C">
          <w:pPr>
            <w:pStyle w:val="12"/>
            <w:rPr>
              <w:rFonts w:asciiTheme="minorHAnsi" w:eastAsiaTheme="minorEastAsia" w:hAnsiTheme="minorHAnsi" w:cstheme="minorBidi"/>
              <w:bCs w:val="0"/>
              <w:sz w:val="21"/>
              <w:szCs w:val="22"/>
            </w:rPr>
          </w:pPr>
          <w:hyperlink w:anchor="_Toc38296013" w:history="1">
            <w:r w:rsidR="00202FE7" w:rsidRPr="00490D01">
              <w:rPr>
                <w:rStyle w:val="ad"/>
              </w:rPr>
              <w:t>致</w:t>
            </w:r>
            <w:r w:rsidR="00202FE7" w:rsidRPr="00490D01">
              <w:rPr>
                <w:rStyle w:val="ad"/>
              </w:rPr>
              <w:t xml:space="preserve">  </w:t>
            </w:r>
            <w:r w:rsidR="00202FE7" w:rsidRPr="00490D01">
              <w:rPr>
                <w:rStyle w:val="ad"/>
              </w:rPr>
              <w:t>谢</w:t>
            </w:r>
            <w:r w:rsidR="00202FE7">
              <w:rPr>
                <w:webHidden/>
              </w:rPr>
              <w:tab/>
            </w:r>
            <w:r w:rsidR="00202FE7">
              <w:rPr>
                <w:webHidden/>
              </w:rPr>
              <w:fldChar w:fldCharType="begin"/>
            </w:r>
            <w:r w:rsidR="00202FE7">
              <w:rPr>
                <w:webHidden/>
              </w:rPr>
              <w:instrText xml:space="preserve"> PAGEREF _Toc38296013 \h </w:instrText>
            </w:r>
            <w:r w:rsidR="00202FE7">
              <w:rPr>
                <w:webHidden/>
              </w:rPr>
            </w:r>
            <w:r w:rsidR="00202FE7">
              <w:rPr>
                <w:webHidden/>
              </w:rPr>
              <w:fldChar w:fldCharType="separate"/>
            </w:r>
            <w:r w:rsidR="00202FE7">
              <w:rPr>
                <w:webHidden/>
              </w:rPr>
              <w:t>68</w:t>
            </w:r>
            <w:r w:rsidR="00202FE7">
              <w:rPr>
                <w:webHidden/>
              </w:rPr>
              <w:fldChar w:fldCharType="end"/>
            </w:r>
          </w:hyperlink>
        </w:p>
        <w:p w14:paraId="4EBFF347" w14:textId="5BAAF94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38" w:name="_Toc38295957"/>
      <w:r>
        <w:rPr>
          <w:rFonts w:hint="eastAsia"/>
        </w:rPr>
        <w:lastRenderedPageBreak/>
        <w:t>插图索引</w:t>
      </w:r>
      <w:bookmarkEnd w:id="38"/>
    </w:p>
    <w:p w14:paraId="6B3422ED" w14:textId="02E9653A" w:rsidR="00DC032E" w:rsidRDefault="004F4223">
      <w:pPr>
        <w:pStyle w:val="af3"/>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290994" w:history="1">
        <w:r w:rsidR="00DC032E" w:rsidRPr="008A1BF4">
          <w:rPr>
            <w:rStyle w:val="ad"/>
            <w:noProof/>
          </w:rPr>
          <w:t>图</w:t>
        </w:r>
        <w:r w:rsidR="00DC032E" w:rsidRPr="008A1BF4">
          <w:rPr>
            <w:rStyle w:val="ad"/>
            <w:noProof/>
          </w:rPr>
          <w:t xml:space="preserve">2.1 </w:t>
        </w:r>
        <w:r w:rsidR="00DC032E" w:rsidRPr="008A1BF4">
          <w:rPr>
            <w:rStyle w:val="ad"/>
            <w:noProof/>
          </w:rPr>
          <w:t>数据依赖示例图</w:t>
        </w:r>
        <w:r w:rsidR="00DC032E">
          <w:rPr>
            <w:noProof/>
            <w:webHidden/>
          </w:rPr>
          <w:tab/>
        </w:r>
        <w:r w:rsidR="00DC032E">
          <w:rPr>
            <w:noProof/>
            <w:webHidden/>
          </w:rPr>
          <w:fldChar w:fldCharType="begin"/>
        </w:r>
        <w:r w:rsidR="00DC032E">
          <w:rPr>
            <w:noProof/>
            <w:webHidden/>
          </w:rPr>
          <w:instrText xml:space="preserve"> PAGEREF _Toc38290994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4A2CD41C" w14:textId="149B9600"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995" w:history="1">
        <w:r w:rsidR="00DC032E" w:rsidRPr="008A1BF4">
          <w:rPr>
            <w:rStyle w:val="ad"/>
            <w:noProof/>
          </w:rPr>
          <w:t>图</w:t>
        </w:r>
        <w:r w:rsidR="00DC032E" w:rsidRPr="008A1BF4">
          <w:rPr>
            <w:rStyle w:val="ad"/>
            <w:noProof/>
          </w:rPr>
          <w:t xml:space="preserve">2.2 </w:t>
        </w:r>
        <w:r w:rsidR="00DC032E" w:rsidRPr="008A1BF4">
          <w:rPr>
            <w:rStyle w:val="ad"/>
            <w:noProof/>
          </w:rPr>
          <w:t>控制依赖示例图</w:t>
        </w:r>
        <w:r w:rsidR="00DC032E">
          <w:rPr>
            <w:noProof/>
            <w:webHidden/>
          </w:rPr>
          <w:tab/>
        </w:r>
        <w:r w:rsidR="00DC032E">
          <w:rPr>
            <w:noProof/>
            <w:webHidden/>
          </w:rPr>
          <w:fldChar w:fldCharType="begin"/>
        </w:r>
        <w:r w:rsidR="00DC032E">
          <w:rPr>
            <w:noProof/>
            <w:webHidden/>
          </w:rPr>
          <w:instrText xml:space="preserve"> PAGEREF _Toc38290995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34D2134F" w14:textId="476B8489"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996" w:history="1">
        <w:r w:rsidR="00DC032E" w:rsidRPr="008A1BF4">
          <w:rPr>
            <w:rStyle w:val="ad"/>
            <w:noProof/>
          </w:rPr>
          <w:t>图</w:t>
        </w:r>
        <w:r w:rsidR="00DC032E" w:rsidRPr="008A1BF4">
          <w:rPr>
            <w:rStyle w:val="ad"/>
            <w:noProof/>
          </w:rPr>
          <w:t xml:space="preserve">2.3 </w:t>
        </w:r>
        <w:r w:rsidR="00DC032E" w:rsidRPr="008A1BF4">
          <w:rPr>
            <w:rStyle w:val="ad"/>
            <w:noProof/>
          </w:rPr>
          <w:t>传统静态编译器架构示意图</w:t>
        </w:r>
        <w:r w:rsidR="00DC032E">
          <w:rPr>
            <w:noProof/>
            <w:webHidden/>
          </w:rPr>
          <w:tab/>
        </w:r>
        <w:r w:rsidR="00DC032E">
          <w:rPr>
            <w:noProof/>
            <w:webHidden/>
          </w:rPr>
          <w:fldChar w:fldCharType="begin"/>
        </w:r>
        <w:r w:rsidR="00DC032E">
          <w:rPr>
            <w:noProof/>
            <w:webHidden/>
          </w:rPr>
          <w:instrText xml:space="preserve"> PAGEREF _Toc38290996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7A3B8F11" w14:textId="5A3B76D6"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997" w:history="1">
        <w:r w:rsidR="00DC032E" w:rsidRPr="008A1BF4">
          <w:rPr>
            <w:rStyle w:val="ad"/>
            <w:noProof/>
          </w:rPr>
          <w:t>图</w:t>
        </w:r>
        <w:r w:rsidR="00DC032E" w:rsidRPr="008A1BF4">
          <w:rPr>
            <w:rStyle w:val="ad"/>
            <w:noProof/>
          </w:rPr>
          <w:t>2.4 LLVM</w:t>
        </w:r>
        <w:r w:rsidR="00DC032E" w:rsidRPr="008A1BF4">
          <w:rPr>
            <w:rStyle w:val="ad"/>
            <w:noProof/>
          </w:rPr>
          <w:t>架构示意图</w:t>
        </w:r>
        <w:r w:rsidR="00DC032E">
          <w:rPr>
            <w:noProof/>
            <w:webHidden/>
          </w:rPr>
          <w:tab/>
        </w:r>
        <w:r w:rsidR="00DC032E">
          <w:rPr>
            <w:noProof/>
            <w:webHidden/>
          </w:rPr>
          <w:fldChar w:fldCharType="begin"/>
        </w:r>
        <w:r w:rsidR="00DC032E">
          <w:rPr>
            <w:noProof/>
            <w:webHidden/>
          </w:rPr>
          <w:instrText xml:space="preserve"> PAGEREF _Toc38290997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59EC896B" w14:textId="6D80692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998" w:history="1">
        <w:r w:rsidR="00DC032E" w:rsidRPr="008A1BF4">
          <w:rPr>
            <w:rStyle w:val="ad"/>
            <w:noProof/>
          </w:rPr>
          <w:t>图</w:t>
        </w:r>
        <w:r w:rsidR="00DC032E" w:rsidRPr="008A1BF4">
          <w:rPr>
            <w:rStyle w:val="ad"/>
            <w:noProof/>
          </w:rPr>
          <w:t>2.5 LLVM IR</w:t>
        </w:r>
        <w:r w:rsidR="00DC032E" w:rsidRPr="008A1BF4">
          <w:rPr>
            <w:rStyle w:val="ad"/>
            <w:noProof/>
          </w:rPr>
          <w:t>示例图</w:t>
        </w:r>
        <w:r w:rsidR="00DC032E">
          <w:rPr>
            <w:noProof/>
            <w:webHidden/>
          </w:rPr>
          <w:tab/>
        </w:r>
        <w:r w:rsidR="00DC032E">
          <w:rPr>
            <w:noProof/>
            <w:webHidden/>
          </w:rPr>
          <w:fldChar w:fldCharType="begin"/>
        </w:r>
        <w:r w:rsidR="00DC032E">
          <w:rPr>
            <w:noProof/>
            <w:webHidden/>
          </w:rPr>
          <w:instrText xml:space="preserve"> PAGEREF _Toc38290998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6260ACA7" w14:textId="7761B475"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999" w:history="1">
        <w:r w:rsidR="00DC032E" w:rsidRPr="008A1BF4">
          <w:rPr>
            <w:rStyle w:val="ad"/>
            <w:noProof/>
          </w:rPr>
          <w:t>图</w:t>
        </w:r>
        <w:r w:rsidR="00DC032E" w:rsidRPr="008A1BF4">
          <w:rPr>
            <w:rStyle w:val="ad"/>
            <w:noProof/>
          </w:rPr>
          <w:t>2.6 XFG</w:t>
        </w:r>
        <w:r w:rsidR="00DC032E" w:rsidRPr="008A1BF4">
          <w:rPr>
            <w:rStyle w:val="ad"/>
            <w:noProof/>
          </w:rPr>
          <w:t>示例图</w:t>
        </w:r>
        <w:r w:rsidR="00DC032E">
          <w:rPr>
            <w:noProof/>
            <w:webHidden/>
          </w:rPr>
          <w:tab/>
        </w:r>
        <w:r w:rsidR="00DC032E">
          <w:rPr>
            <w:noProof/>
            <w:webHidden/>
          </w:rPr>
          <w:fldChar w:fldCharType="begin"/>
        </w:r>
        <w:r w:rsidR="00DC032E">
          <w:rPr>
            <w:noProof/>
            <w:webHidden/>
          </w:rPr>
          <w:instrText xml:space="preserve"> PAGEREF _Toc38290999 \h </w:instrText>
        </w:r>
        <w:r w:rsidR="00DC032E">
          <w:rPr>
            <w:noProof/>
            <w:webHidden/>
          </w:rPr>
        </w:r>
        <w:r w:rsidR="00DC032E">
          <w:rPr>
            <w:noProof/>
            <w:webHidden/>
          </w:rPr>
          <w:fldChar w:fldCharType="separate"/>
        </w:r>
        <w:r w:rsidR="00202FE7">
          <w:rPr>
            <w:noProof/>
            <w:webHidden/>
          </w:rPr>
          <w:t>12</w:t>
        </w:r>
        <w:r w:rsidR="00DC032E">
          <w:rPr>
            <w:noProof/>
            <w:webHidden/>
          </w:rPr>
          <w:fldChar w:fldCharType="end"/>
        </w:r>
      </w:hyperlink>
    </w:p>
    <w:p w14:paraId="31CC7A41" w14:textId="274EAA66"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0" w:history="1">
        <w:r w:rsidR="00DC032E" w:rsidRPr="008A1BF4">
          <w:rPr>
            <w:rStyle w:val="ad"/>
            <w:noProof/>
          </w:rPr>
          <w:t>图</w:t>
        </w:r>
        <w:r w:rsidR="00DC032E" w:rsidRPr="008A1BF4">
          <w:rPr>
            <w:rStyle w:val="ad"/>
            <w:noProof/>
          </w:rPr>
          <w:t>2.7 Polyhedral</w:t>
        </w:r>
        <w:r w:rsidR="00DC032E" w:rsidRPr="008A1BF4">
          <w:rPr>
            <w:rStyle w:val="ad"/>
            <w:noProof/>
          </w:rPr>
          <w:t>模型示例图</w:t>
        </w:r>
        <w:r w:rsidR="00DC032E">
          <w:rPr>
            <w:noProof/>
            <w:webHidden/>
          </w:rPr>
          <w:tab/>
        </w:r>
        <w:r w:rsidR="00DC032E">
          <w:rPr>
            <w:noProof/>
            <w:webHidden/>
          </w:rPr>
          <w:fldChar w:fldCharType="begin"/>
        </w:r>
        <w:r w:rsidR="00DC032E">
          <w:rPr>
            <w:noProof/>
            <w:webHidden/>
          </w:rPr>
          <w:instrText xml:space="preserve"> PAGEREF _Toc38291000 \h </w:instrText>
        </w:r>
        <w:r w:rsidR="00DC032E">
          <w:rPr>
            <w:noProof/>
            <w:webHidden/>
          </w:rPr>
        </w:r>
        <w:r w:rsidR="00DC032E">
          <w:rPr>
            <w:noProof/>
            <w:webHidden/>
          </w:rPr>
          <w:fldChar w:fldCharType="separate"/>
        </w:r>
        <w:r w:rsidR="00202FE7">
          <w:rPr>
            <w:noProof/>
            <w:webHidden/>
          </w:rPr>
          <w:t>13</w:t>
        </w:r>
        <w:r w:rsidR="00DC032E">
          <w:rPr>
            <w:noProof/>
            <w:webHidden/>
          </w:rPr>
          <w:fldChar w:fldCharType="end"/>
        </w:r>
      </w:hyperlink>
    </w:p>
    <w:p w14:paraId="0C7AE58F" w14:textId="656311C3"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1" w:history="1">
        <w:r w:rsidR="00DC032E" w:rsidRPr="008A1BF4">
          <w:rPr>
            <w:rStyle w:val="ad"/>
            <w:noProof/>
          </w:rPr>
          <w:t>图</w:t>
        </w:r>
        <w:r w:rsidR="00DC032E" w:rsidRPr="008A1BF4">
          <w:rPr>
            <w:rStyle w:val="ad"/>
            <w:noProof/>
          </w:rPr>
          <w:t xml:space="preserve">2.8 </w:t>
        </w:r>
        <w:r w:rsidR="00DC032E" w:rsidRPr="008A1BF4">
          <w:rPr>
            <w:rStyle w:val="ad"/>
            <w:noProof/>
          </w:rPr>
          <w:t>基于多面体模型的编译工具工作流程示意图</w:t>
        </w:r>
        <w:r w:rsidR="00DC032E">
          <w:rPr>
            <w:noProof/>
            <w:webHidden/>
          </w:rPr>
          <w:tab/>
        </w:r>
        <w:r w:rsidR="00DC032E">
          <w:rPr>
            <w:noProof/>
            <w:webHidden/>
          </w:rPr>
          <w:fldChar w:fldCharType="begin"/>
        </w:r>
        <w:r w:rsidR="00DC032E">
          <w:rPr>
            <w:noProof/>
            <w:webHidden/>
          </w:rPr>
          <w:instrText xml:space="preserve"> PAGEREF _Toc38291001 \h </w:instrText>
        </w:r>
        <w:r w:rsidR="00DC032E">
          <w:rPr>
            <w:noProof/>
            <w:webHidden/>
          </w:rPr>
        </w:r>
        <w:r w:rsidR="00DC032E">
          <w:rPr>
            <w:noProof/>
            <w:webHidden/>
          </w:rPr>
          <w:fldChar w:fldCharType="separate"/>
        </w:r>
        <w:r w:rsidR="00202FE7">
          <w:rPr>
            <w:noProof/>
            <w:webHidden/>
          </w:rPr>
          <w:t>14</w:t>
        </w:r>
        <w:r w:rsidR="00DC032E">
          <w:rPr>
            <w:noProof/>
            <w:webHidden/>
          </w:rPr>
          <w:fldChar w:fldCharType="end"/>
        </w:r>
      </w:hyperlink>
    </w:p>
    <w:p w14:paraId="61C55F89" w14:textId="275971E6"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2" w:history="1">
        <w:r w:rsidR="00DC032E" w:rsidRPr="008A1BF4">
          <w:rPr>
            <w:rStyle w:val="ad"/>
            <w:noProof/>
          </w:rPr>
          <w:t>图</w:t>
        </w:r>
        <w:r w:rsidR="00DC032E" w:rsidRPr="008A1BF4">
          <w:rPr>
            <w:rStyle w:val="ad"/>
            <w:noProof/>
          </w:rPr>
          <w:t xml:space="preserve">2.9 </w:t>
        </w:r>
        <w:r w:rsidR="00DC032E" w:rsidRPr="008A1BF4">
          <w:rPr>
            <w:rStyle w:val="ad"/>
            <w:noProof/>
          </w:rPr>
          <w:t>有向图及其邻接矩阵示例图</w:t>
        </w:r>
        <w:r w:rsidR="00DC032E">
          <w:rPr>
            <w:noProof/>
            <w:webHidden/>
          </w:rPr>
          <w:tab/>
        </w:r>
        <w:r w:rsidR="00DC032E">
          <w:rPr>
            <w:noProof/>
            <w:webHidden/>
          </w:rPr>
          <w:fldChar w:fldCharType="begin"/>
        </w:r>
        <w:r w:rsidR="00DC032E">
          <w:rPr>
            <w:noProof/>
            <w:webHidden/>
          </w:rPr>
          <w:instrText xml:space="preserve"> PAGEREF _Toc38291002 \h </w:instrText>
        </w:r>
        <w:r w:rsidR="00DC032E">
          <w:rPr>
            <w:noProof/>
            <w:webHidden/>
          </w:rPr>
        </w:r>
        <w:r w:rsidR="00DC032E">
          <w:rPr>
            <w:noProof/>
            <w:webHidden/>
          </w:rPr>
          <w:fldChar w:fldCharType="separate"/>
        </w:r>
        <w:r w:rsidR="00202FE7">
          <w:rPr>
            <w:noProof/>
            <w:webHidden/>
          </w:rPr>
          <w:t>16</w:t>
        </w:r>
        <w:r w:rsidR="00DC032E">
          <w:rPr>
            <w:noProof/>
            <w:webHidden/>
          </w:rPr>
          <w:fldChar w:fldCharType="end"/>
        </w:r>
      </w:hyperlink>
    </w:p>
    <w:p w14:paraId="6BEEFAA3" w14:textId="3C66AC78"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3" w:history="1">
        <w:r w:rsidR="00DC032E" w:rsidRPr="008A1BF4">
          <w:rPr>
            <w:rStyle w:val="ad"/>
            <w:noProof/>
          </w:rPr>
          <w:t>图</w:t>
        </w:r>
        <w:r w:rsidR="00DC032E" w:rsidRPr="008A1BF4">
          <w:rPr>
            <w:rStyle w:val="ad"/>
            <w:noProof/>
          </w:rPr>
          <w:t>2.10 GNN</w:t>
        </w:r>
        <w:r w:rsidR="00DC032E" w:rsidRPr="008A1BF4">
          <w:rPr>
            <w:rStyle w:val="ad"/>
            <w:noProof/>
          </w:rPr>
          <w:t>状态更新示例图</w:t>
        </w:r>
        <w:r w:rsidR="00DC032E">
          <w:rPr>
            <w:noProof/>
            <w:webHidden/>
          </w:rPr>
          <w:tab/>
        </w:r>
        <w:r w:rsidR="00DC032E">
          <w:rPr>
            <w:noProof/>
            <w:webHidden/>
          </w:rPr>
          <w:fldChar w:fldCharType="begin"/>
        </w:r>
        <w:r w:rsidR="00DC032E">
          <w:rPr>
            <w:noProof/>
            <w:webHidden/>
          </w:rPr>
          <w:instrText xml:space="preserve"> PAGEREF _Toc38291003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4A122052" w14:textId="16B01F30"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4" w:history="1">
        <w:r w:rsidR="00DC032E" w:rsidRPr="008A1BF4">
          <w:rPr>
            <w:rStyle w:val="ad"/>
            <w:noProof/>
          </w:rPr>
          <w:t>图</w:t>
        </w:r>
        <w:r w:rsidR="00DC032E" w:rsidRPr="008A1BF4">
          <w:rPr>
            <w:rStyle w:val="ad"/>
            <w:noProof/>
          </w:rPr>
          <w:t>2.11 GNN</w:t>
        </w:r>
        <w:r w:rsidR="00DC032E" w:rsidRPr="008A1BF4">
          <w:rPr>
            <w:rStyle w:val="ad"/>
            <w:noProof/>
          </w:rPr>
          <w:t>状态更新与输出流程示例图</w:t>
        </w:r>
        <w:r w:rsidR="00DC032E">
          <w:rPr>
            <w:noProof/>
            <w:webHidden/>
          </w:rPr>
          <w:tab/>
        </w:r>
        <w:r w:rsidR="00DC032E">
          <w:rPr>
            <w:noProof/>
            <w:webHidden/>
          </w:rPr>
          <w:fldChar w:fldCharType="begin"/>
        </w:r>
        <w:r w:rsidR="00DC032E">
          <w:rPr>
            <w:noProof/>
            <w:webHidden/>
          </w:rPr>
          <w:instrText xml:space="preserve"> PAGEREF _Toc38291004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346ED337" w14:textId="6035ED9B"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5" w:history="1">
        <w:r w:rsidR="00DC032E" w:rsidRPr="008A1BF4">
          <w:rPr>
            <w:rStyle w:val="ad"/>
            <w:noProof/>
          </w:rPr>
          <w:t>图</w:t>
        </w:r>
        <w:r w:rsidR="00DC032E" w:rsidRPr="008A1BF4">
          <w:rPr>
            <w:rStyle w:val="ad"/>
            <w:noProof/>
          </w:rPr>
          <w:t xml:space="preserve">2.12 </w:t>
        </w:r>
        <w:r w:rsidR="00DC032E" w:rsidRPr="008A1BF4">
          <w:rPr>
            <w:rStyle w:val="ad"/>
            <w:noProof/>
          </w:rPr>
          <w:t>卷积核示例图</w:t>
        </w:r>
        <w:r w:rsidR="00DC032E">
          <w:rPr>
            <w:noProof/>
            <w:webHidden/>
          </w:rPr>
          <w:tab/>
        </w:r>
        <w:r w:rsidR="00DC032E">
          <w:rPr>
            <w:noProof/>
            <w:webHidden/>
          </w:rPr>
          <w:fldChar w:fldCharType="begin"/>
        </w:r>
        <w:r w:rsidR="00DC032E">
          <w:rPr>
            <w:noProof/>
            <w:webHidden/>
          </w:rPr>
          <w:instrText xml:space="preserve"> PAGEREF _Toc38291005 \h </w:instrText>
        </w:r>
        <w:r w:rsidR="00DC032E">
          <w:rPr>
            <w:noProof/>
            <w:webHidden/>
          </w:rPr>
        </w:r>
        <w:r w:rsidR="00DC032E">
          <w:rPr>
            <w:noProof/>
            <w:webHidden/>
          </w:rPr>
          <w:fldChar w:fldCharType="separate"/>
        </w:r>
        <w:r w:rsidR="00202FE7">
          <w:rPr>
            <w:noProof/>
            <w:webHidden/>
          </w:rPr>
          <w:t>18</w:t>
        </w:r>
        <w:r w:rsidR="00DC032E">
          <w:rPr>
            <w:noProof/>
            <w:webHidden/>
          </w:rPr>
          <w:fldChar w:fldCharType="end"/>
        </w:r>
      </w:hyperlink>
    </w:p>
    <w:p w14:paraId="1AA9AE43" w14:textId="017B453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6" w:history="1">
        <w:r w:rsidR="00DC032E" w:rsidRPr="008A1BF4">
          <w:rPr>
            <w:rStyle w:val="ad"/>
            <w:noProof/>
          </w:rPr>
          <w:t>图</w:t>
        </w:r>
        <w:r w:rsidR="00DC032E" w:rsidRPr="008A1BF4">
          <w:rPr>
            <w:rStyle w:val="ad"/>
            <w:noProof/>
          </w:rPr>
          <w:t xml:space="preserve">3.1 </w:t>
        </w:r>
        <w:r w:rsidR="00DC032E" w:rsidRPr="008A1BF4">
          <w:rPr>
            <w:rStyle w:val="ad"/>
            <w:noProof/>
          </w:rPr>
          <w:t>第</w:t>
        </w:r>
        <w:r w:rsidR="00DC032E" w:rsidRPr="008A1BF4">
          <w:rPr>
            <w:rStyle w:val="ad"/>
            <w:noProof/>
          </w:rPr>
          <w:t>3</w:t>
        </w:r>
        <w:r w:rsidR="00DC032E" w:rsidRPr="008A1BF4">
          <w:rPr>
            <w:rStyle w:val="ad"/>
            <w:noProof/>
          </w:rPr>
          <w:t>章工作目录结构说明图</w:t>
        </w:r>
        <w:r w:rsidR="00DC032E">
          <w:rPr>
            <w:noProof/>
            <w:webHidden/>
          </w:rPr>
          <w:tab/>
        </w:r>
        <w:r w:rsidR="00DC032E">
          <w:rPr>
            <w:noProof/>
            <w:webHidden/>
          </w:rPr>
          <w:fldChar w:fldCharType="begin"/>
        </w:r>
        <w:r w:rsidR="00DC032E">
          <w:rPr>
            <w:noProof/>
            <w:webHidden/>
          </w:rPr>
          <w:instrText xml:space="preserve"> PAGEREF _Toc38291006 \h </w:instrText>
        </w:r>
        <w:r w:rsidR="00DC032E">
          <w:rPr>
            <w:noProof/>
            <w:webHidden/>
          </w:rPr>
        </w:r>
        <w:r w:rsidR="00DC032E">
          <w:rPr>
            <w:noProof/>
            <w:webHidden/>
          </w:rPr>
          <w:fldChar w:fldCharType="separate"/>
        </w:r>
        <w:r w:rsidR="00202FE7">
          <w:rPr>
            <w:noProof/>
            <w:webHidden/>
          </w:rPr>
          <w:t>19</w:t>
        </w:r>
        <w:r w:rsidR="00DC032E">
          <w:rPr>
            <w:noProof/>
            <w:webHidden/>
          </w:rPr>
          <w:fldChar w:fldCharType="end"/>
        </w:r>
      </w:hyperlink>
    </w:p>
    <w:p w14:paraId="7A8F0C8A" w14:textId="20FB31D8"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7" w:history="1">
        <w:r w:rsidR="00DC032E" w:rsidRPr="008A1BF4">
          <w:rPr>
            <w:rStyle w:val="ad"/>
            <w:noProof/>
          </w:rPr>
          <w:t>图</w:t>
        </w:r>
        <w:r w:rsidR="00DC032E" w:rsidRPr="008A1BF4">
          <w:rPr>
            <w:rStyle w:val="ad"/>
            <w:noProof/>
          </w:rPr>
          <w:t>3.2</w:t>
        </w:r>
        <w:r w:rsidR="00DC032E" w:rsidRPr="008A1BF4">
          <w:rPr>
            <w:rStyle w:val="ad"/>
            <w:noProof/>
          </w:rPr>
          <w:t>程序的抽象结构示意图</w:t>
        </w:r>
        <w:r w:rsidR="00DC032E">
          <w:rPr>
            <w:noProof/>
            <w:webHidden/>
          </w:rPr>
          <w:tab/>
        </w:r>
        <w:r w:rsidR="00DC032E">
          <w:rPr>
            <w:noProof/>
            <w:webHidden/>
          </w:rPr>
          <w:fldChar w:fldCharType="begin"/>
        </w:r>
        <w:r w:rsidR="00DC032E">
          <w:rPr>
            <w:noProof/>
            <w:webHidden/>
          </w:rPr>
          <w:instrText xml:space="preserve"> PAGEREF _Toc38291007 \h </w:instrText>
        </w:r>
        <w:r w:rsidR="00DC032E">
          <w:rPr>
            <w:noProof/>
            <w:webHidden/>
          </w:rPr>
        </w:r>
        <w:r w:rsidR="00DC032E">
          <w:rPr>
            <w:noProof/>
            <w:webHidden/>
          </w:rPr>
          <w:fldChar w:fldCharType="separate"/>
        </w:r>
        <w:r w:rsidR="00202FE7">
          <w:rPr>
            <w:noProof/>
            <w:webHidden/>
          </w:rPr>
          <w:t>22</w:t>
        </w:r>
        <w:r w:rsidR="00DC032E">
          <w:rPr>
            <w:noProof/>
            <w:webHidden/>
          </w:rPr>
          <w:fldChar w:fldCharType="end"/>
        </w:r>
      </w:hyperlink>
    </w:p>
    <w:p w14:paraId="5CE0FFEB" w14:textId="14D8606E"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8" w:history="1">
        <w:r w:rsidR="00DC032E" w:rsidRPr="008A1BF4">
          <w:rPr>
            <w:rStyle w:val="ad"/>
            <w:noProof/>
          </w:rPr>
          <w:t>图</w:t>
        </w:r>
        <w:r w:rsidR="00DC032E" w:rsidRPr="008A1BF4">
          <w:rPr>
            <w:rStyle w:val="ad"/>
            <w:noProof/>
          </w:rPr>
          <w:t>3.3</w:t>
        </w:r>
        <w:r w:rsidR="00DC032E" w:rsidRPr="008A1BF4">
          <w:rPr>
            <w:rStyle w:val="ad"/>
            <w:noProof/>
          </w:rPr>
          <w:t>循环提取算法流程图</w:t>
        </w:r>
        <w:r w:rsidR="00DC032E">
          <w:rPr>
            <w:noProof/>
            <w:webHidden/>
          </w:rPr>
          <w:tab/>
        </w:r>
        <w:r w:rsidR="00DC032E">
          <w:rPr>
            <w:noProof/>
            <w:webHidden/>
          </w:rPr>
          <w:fldChar w:fldCharType="begin"/>
        </w:r>
        <w:r w:rsidR="00DC032E">
          <w:rPr>
            <w:noProof/>
            <w:webHidden/>
          </w:rPr>
          <w:instrText xml:space="preserve"> PAGEREF _Toc38291008 \h </w:instrText>
        </w:r>
        <w:r w:rsidR="00DC032E">
          <w:rPr>
            <w:noProof/>
            <w:webHidden/>
          </w:rPr>
        </w:r>
        <w:r w:rsidR="00DC032E">
          <w:rPr>
            <w:noProof/>
            <w:webHidden/>
          </w:rPr>
          <w:fldChar w:fldCharType="separate"/>
        </w:r>
        <w:r w:rsidR="00202FE7">
          <w:rPr>
            <w:noProof/>
            <w:webHidden/>
          </w:rPr>
          <w:t>23</w:t>
        </w:r>
        <w:r w:rsidR="00DC032E">
          <w:rPr>
            <w:noProof/>
            <w:webHidden/>
          </w:rPr>
          <w:fldChar w:fldCharType="end"/>
        </w:r>
      </w:hyperlink>
    </w:p>
    <w:p w14:paraId="3EC6C8E4" w14:textId="08ED70E9"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09" w:history="1">
        <w:r w:rsidR="00DC032E" w:rsidRPr="008A1BF4">
          <w:rPr>
            <w:rStyle w:val="ad"/>
            <w:noProof/>
          </w:rPr>
          <w:t>图</w:t>
        </w:r>
        <w:r w:rsidR="00DC032E" w:rsidRPr="008A1BF4">
          <w:rPr>
            <w:rStyle w:val="ad"/>
            <w:noProof/>
          </w:rPr>
          <w:t>3.4</w:t>
        </w:r>
        <w:r w:rsidR="00DC032E" w:rsidRPr="008A1BF4">
          <w:rPr>
            <w:rStyle w:val="ad"/>
            <w:noProof/>
          </w:rPr>
          <w:t>提取结果示例图</w:t>
        </w:r>
        <w:r w:rsidR="00DC032E">
          <w:rPr>
            <w:noProof/>
            <w:webHidden/>
          </w:rPr>
          <w:tab/>
        </w:r>
        <w:r w:rsidR="00DC032E">
          <w:rPr>
            <w:noProof/>
            <w:webHidden/>
          </w:rPr>
          <w:fldChar w:fldCharType="begin"/>
        </w:r>
        <w:r w:rsidR="00DC032E">
          <w:rPr>
            <w:noProof/>
            <w:webHidden/>
          </w:rPr>
          <w:instrText xml:space="preserve"> PAGEREF _Toc38291009 \h </w:instrText>
        </w:r>
        <w:r w:rsidR="00DC032E">
          <w:rPr>
            <w:noProof/>
            <w:webHidden/>
          </w:rPr>
        </w:r>
        <w:r w:rsidR="00DC032E">
          <w:rPr>
            <w:noProof/>
            <w:webHidden/>
          </w:rPr>
          <w:fldChar w:fldCharType="separate"/>
        </w:r>
        <w:r w:rsidR="00202FE7">
          <w:rPr>
            <w:noProof/>
            <w:webHidden/>
          </w:rPr>
          <w:t>24</w:t>
        </w:r>
        <w:r w:rsidR="00DC032E">
          <w:rPr>
            <w:noProof/>
            <w:webHidden/>
          </w:rPr>
          <w:fldChar w:fldCharType="end"/>
        </w:r>
      </w:hyperlink>
    </w:p>
    <w:p w14:paraId="6B15A998" w14:textId="6CF9F565"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0" w:history="1">
        <w:r w:rsidR="00DC032E" w:rsidRPr="008A1BF4">
          <w:rPr>
            <w:rStyle w:val="ad"/>
            <w:noProof/>
          </w:rPr>
          <w:t>图</w:t>
        </w:r>
        <w:r w:rsidR="00DC032E" w:rsidRPr="008A1BF4">
          <w:rPr>
            <w:rStyle w:val="ad"/>
            <w:noProof/>
          </w:rPr>
          <w:t>3.5</w:t>
        </w:r>
        <w:r w:rsidR="00DC032E" w:rsidRPr="008A1BF4">
          <w:rPr>
            <w:rStyle w:val="ad"/>
            <w:noProof/>
          </w:rPr>
          <w:t>代码重构算法流程图</w:t>
        </w:r>
        <w:r w:rsidR="00DC032E">
          <w:rPr>
            <w:noProof/>
            <w:webHidden/>
          </w:rPr>
          <w:tab/>
        </w:r>
        <w:r w:rsidR="00DC032E">
          <w:rPr>
            <w:noProof/>
            <w:webHidden/>
          </w:rPr>
          <w:fldChar w:fldCharType="begin"/>
        </w:r>
        <w:r w:rsidR="00DC032E">
          <w:rPr>
            <w:noProof/>
            <w:webHidden/>
          </w:rPr>
          <w:instrText xml:space="preserve"> PAGEREF _Toc38291010 \h </w:instrText>
        </w:r>
        <w:r w:rsidR="00DC032E">
          <w:rPr>
            <w:noProof/>
            <w:webHidden/>
          </w:rPr>
        </w:r>
        <w:r w:rsidR="00DC032E">
          <w:rPr>
            <w:noProof/>
            <w:webHidden/>
          </w:rPr>
          <w:fldChar w:fldCharType="separate"/>
        </w:r>
        <w:r w:rsidR="00202FE7">
          <w:rPr>
            <w:noProof/>
            <w:webHidden/>
          </w:rPr>
          <w:t>25</w:t>
        </w:r>
        <w:r w:rsidR="00DC032E">
          <w:rPr>
            <w:noProof/>
            <w:webHidden/>
          </w:rPr>
          <w:fldChar w:fldCharType="end"/>
        </w:r>
      </w:hyperlink>
    </w:p>
    <w:p w14:paraId="39181319" w14:textId="0359FF30"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1" w:history="1">
        <w:r w:rsidR="00DC032E" w:rsidRPr="008A1BF4">
          <w:rPr>
            <w:rStyle w:val="ad"/>
            <w:noProof/>
          </w:rPr>
          <w:t>图</w:t>
        </w:r>
        <w:r w:rsidR="00DC032E" w:rsidRPr="008A1BF4">
          <w:rPr>
            <w:rStyle w:val="ad"/>
            <w:noProof/>
          </w:rPr>
          <w:t>3.7</w:t>
        </w:r>
        <w:r w:rsidR="00DC032E" w:rsidRPr="008A1BF4">
          <w:rPr>
            <w:rStyle w:val="ad"/>
            <w:noProof/>
          </w:rPr>
          <w:t>编译命令</w:t>
        </w:r>
        <w:r w:rsidR="00DC032E">
          <w:rPr>
            <w:noProof/>
            <w:webHidden/>
          </w:rPr>
          <w:tab/>
        </w:r>
        <w:r w:rsidR="00DC032E">
          <w:rPr>
            <w:noProof/>
            <w:webHidden/>
          </w:rPr>
          <w:fldChar w:fldCharType="begin"/>
        </w:r>
        <w:r w:rsidR="00DC032E">
          <w:rPr>
            <w:noProof/>
            <w:webHidden/>
          </w:rPr>
          <w:instrText xml:space="preserve"> PAGEREF _Toc38291011 \h </w:instrText>
        </w:r>
        <w:r w:rsidR="00DC032E">
          <w:rPr>
            <w:noProof/>
            <w:webHidden/>
          </w:rPr>
        </w:r>
        <w:r w:rsidR="00DC032E">
          <w:rPr>
            <w:noProof/>
            <w:webHidden/>
          </w:rPr>
          <w:fldChar w:fldCharType="separate"/>
        </w:r>
        <w:r w:rsidR="00202FE7">
          <w:rPr>
            <w:noProof/>
            <w:webHidden/>
          </w:rPr>
          <w:t>26</w:t>
        </w:r>
        <w:r w:rsidR="00DC032E">
          <w:rPr>
            <w:noProof/>
            <w:webHidden/>
          </w:rPr>
          <w:fldChar w:fldCharType="end"/>
        </w:r>
      </w:hyperlink>
    </w:p>
    <w:p w14:paraId="6BA168B1" w14:textId="39CC0691"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2" w:history="1">
        <w:r w:rsidR="00DC032E" w:rsidRPr="008A1BF4">
          <w:rPr>
            <w:rStyle w:val="ad"/>
            <w:noProof/>
          </w:rPr>
          <w:t>图</w:t>
        </w:r>
        <w:r w:rsidR="00DC032E" w:rsidRPr="008A1BF4">
          <w:rPr>
            <w:rStyle w:val="ad"/>
            <w:noProof/>
          </w:rPr>
          <w:t>3.8 Pluto</w:t>
        </w:r>
        <w:r w:rsidR="00DC032E" w:rsidRPr="008A1BF4">
          <w:rPr>
            <w:rStyle w:val="ad"/>
            <w:noProof/>
          </w:rPr>
          <w:t>转换命令</w:t>
        </w:r>
        <w:r w:rsidR="00DC032E">
          <w:rPr>
            <w:noProof/>
            <w:webHidden/>
          </w:rPr>
          <w:tab/>
        </w:r>
        <w:r w:rsidR="00DC032E">
          <w:rPr>
            <w:noProof/>
            <w:webHidden/>
          </w:rPr>
          <w:fldChar w:fldCharType="begin"/>
        </w:r>
        <w:r w:rsidR="00DC032E">
          <w:rPr>
            <w:noProof/>
            <w:webHidden/>
          </w:rPr>
          <w:instrText xml:space="preserve"> PAGEREF _Toc38291012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2A3A3A80" w14:textId="14BCEE53"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3" w:history="1">
        <w:r w:rsidR="00DC032E" w:rsidRPr="008A1BF4">
          <w:rPr>
            <w:rStyle w:val="ad"/>
            <w:noProof/>
          </w:rPr>
          <w:t>图</w:t>
        </w:r>
        <w:r w:rsidR="00DC032E" w:rsidRPr="008A1BF4">
          <w:rPr>
            <w:rStyle w:val="ad"/>
            <w:noProof/>
          </w:rPr>
          <w:t>3.9 Pluto</w:t>
        </w:r>
        <w:r w:rsidR="00DC032E" w:rsidRPr="008A1BF4">
          <w:rPr>
            <w:rStyle w:val="ad"/>
            <w:noProof/>
          </w:rPr>
          <w:t>转换结果示例图</w:t>
        </w:r>
        <w:r w:rsidR="00DC032E">
          <w:rPr>
            <w:noProof/>
            <w:webHidden/>
          </w:rPr>
          <w:tab/>
        </w:r>
        <w:r w:rsidR="00DC032E">
          <w:rPr>
            <w:noProof/>
            <w:webHidden/>
          </w:rPr>
          <w:fldChar w:fldCharType="begin"/>
        </w:r>
        <w:r w:rsidR="00DC032E">
          <w:rPr>
            <w:noProof/>
            <w:webHidden/>
          </w:rPr>
          <w:instrText xml:space="preserve"> PAGEREF _Toc38291013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16E2FF11" w14:textId="07E1007F"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4" w:history="1">
        <w:r w:rsidR="00DC032E" w:rsidRPr="008A1BF4">
          <w:rPr>
            <w:rStyle w:val="ad"/>
            <w:noProof/>
          </w:rPr>
          <w:t>图</w:t>
        </w:r>
        <w:r w:rsidR="00DC032E" w:rsidRPr="008A1BF4">
          <w:rPr>
            <w:rStyle w:val="ad"/>
            <w:noProof/>
          </w:rPr>
          <w:t>3.10 LLVM IR</w:t>
        </w:r>
        <w:r w:rsidR="00DC032E" w:rsidRPr="008A1BF4">
          <w:rPr>
            <w:rStyle w:val="ad"/>
            <w:noProof/>
          </w:rPr>
          <w:t>语句基本结构示例图</w:t>
        </w:r>
        <w:r w:rsidR="00DC032E">
          <w:rPr>
            <w:noProof/>
            <w:webHidden/>
          </w:rPr>
          <w:tab/>
        </w:r>
        <w:r w:rsidR="00DC032E">
          <w:rPr>
            <w:noProof/>
            <w:webHidden/>
          </w:rPr>
          <w:fldChar w:fldCharType="begin"/>
        </w:r>
        <w:r w:rsidR="00DC032E">
          <w:rPr>
            <w:noProof/>
            <w:webHidden/>
          </w:rPr>
          <w:instrText xml:space="preserve"> PAGEREF _Toc38291014 \h </w:instrText>
        </w:r>
        <w:r w:rsidR="00DC032E">
          <w:rPr>
            <w:noProof/>
            <w:webHidden/>
          </w:rPr>
        </w:r>
        <w:r w:rsidR="00DC032E">
          <w:rPr>
            <w:noProof/>
            <w:webHidden/>
          </w:rPr>
          <w:fldChar w:fldCharType="separate"/>
        </w:r>
        <w:r w:rsidR="00202FE7">
          <w:rPr>
            <w:noProof/>
            <w:webHidden/>
          </w:rPr>
          <w:t>28</w:t>
        </w:r>
        <w:r w:rsidR="00DC032E">
          <w:rPr>
            <w:noProof/>
            <w:webHidden/>
          </w:rPr>
          <w:fldChar w:fldCharType="end"/>
        </w:r>
      </w:hyperlink>
    </w:p>
    <w:p w14:paraId="1D5FFC5B" w14:textId="7755B05E"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5" w:history="1">
        <w:r w:rsidR="00DC032E" w:rsidRPr="008A1BF4">
          <w:rPr>
            <w:rStyle w:val="ad"/>
            <w:noProof/>
          </w:rPr>
          <w:t>图</w:t>
        </w:r>
        <w:r w:rsidR="00DC032E" w:rsidRPr="008A1BF4">
          <w:rPr>
            <w:rStyle w:val="ad"/>
            <w:noProof/>
          </w:rPr>
          <w:t xml:space="preserve">3.11 </w:t>
        </w:r>
        <w:r w:rsidR="00DC032E" w:rsidRPr="008A1BF4">
          <w:rPr>
            <w:rStyle w:val="ad"/>
            <w:noProof/>
          </w:rPr>
          <w:t>非</w:t>
        </w:r>
        <w:r w:rsidR="00DC032E" w:rsidRPr="008A1BF4">
          <w:rPr>
            <w:rStyle w:val="ad"/>
            <w:noProof/>
          </w:rPr>
          <w:t>IR</w:t>
        </w:r>
        <w:r w:rsidR="00DC032E" w:rsidRPr="008A1BF4">
          <w:rPr>
            <w:rStyle w:val="ad"/>
            <w:noProof/>
          </w:rPr>
          <w:t>指令内容示例图</w:t>
        </w:r>
        <w:r w:rsidR="00DC032E">
          <w:rPr>
            <w:noProof/>
            <w:webHidden/>
          </w:rPr>
          <w:tab/>
        </w:r>
        <w:r w:rsidR="00DC032E">
          <w:rPr>
            <w:noProof/>
            <w:webHidden/>
          </w:rPr>
          <w:fldChar w:fldCharType="begin"/>
        </w:r>
        <w:r w:rsidR="00DC032E">
          <w:rPr>
            <w:noProof/>
            <w:webHidden/>
          </w:rPr>
          <w:instrText xml:space="preserve"> PAGEREF _Toc38291015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0660E5FC" w14:textId="3F7D903B"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6" w:history="1">
        <w:r w:rsidR="00DC032E" w:rsidRPr="008A1BF4">
          <w:rPr>
            <w:rStyle w:val="ad"/>
            <w:noProof/>
          </w:rPr>
          <w:t>图</w:t>
        </w:r>
        <w:r w:rsidR="00DC032E" w:rsidRPr="008A1BF4">
          <w:rPr>
            <w:rStyle w:val="ad"/>
            <w:noProof/>
          </w:rPr>
          <w:t xml:space="preserve">3.12 </w:t>
        </w:r>
        <w:r w:rsidR="00DC032E" w:rsidRPr="008A1BF4">
          <w:rPr>
            <w:rStyle w:val="ad"/>
            <w:noProof/>
          </w:rPr>
          <w:t>构造</w:t>
        </w:r>
        <w:r w:rsidR="00DC032E" w:rsidRPr="008A1BF4">
          <w:rPr>
            <w:rStyle w:val="ad"/>
            <w:noProof/>
          </w:rPr>
          <w:t>XFG</w:t>
        </w:r>
        <w:r w:rsidR="00DC032E" w:rsidRPr="008A1BF4">
          <w:rPr>
            <w:rStyle w:val="ad"/>
            <w:noProof/>
          </w:rPr>
          <w:t>的算法流程图</w:t>
        </w:r>
        <w:r w:rsidR="00DC032E">
          <w:rPr>
            <w:noProof/>
            <w:webHidden/>
          </w:rPr>
          <w:tab/>
        </w:r>
        <w:r w:rsidR="00DC032E">
          <w:rPr>
            <w:noProof/>
            <w:webHidden/>
          </w:rPr>
          <w:fldChar w:fldCharType="begin"/>
        </w:r>
        <w:r w:rsidR="00DC032E">
          <w:rPr>
            <w:noProof/>
            <w:webHidden/>
          </w:rPr>
          <w:instrText xml:space="preserve"> PAGEREF _Toc38291016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4E63AD7E" w14:textId="27FC4267"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7" w:history="1">
        <w:r w:rsidR="00DC032E" w:rsidRPr="008A1BF4">
          <w:rPr>
            <w:rStyle w:val="ad"/>
            <w:noProof/>
          </w:rPr>
          <w:t>图</w:t>
        </w:r>
        <w:r w:rsidR="00DC032E" w:rsidRPr="008A1BF4">
          <w:rPr>
            <w:rStyle w:val="ad"/>
            <w:noProof/>
          </w:rPr>
          <w:t xml:space="preserve">3.13 </w:t>
        </w:r>
        <w:r w:rsidR="00DC032E" w:rsidRPr="008A1BF4">
          <w:rPr>
            <w:rStyle w:val="ad"/>
            <w:noProof/>
          </w:rPr>
          <w:t>基于标识符的</w:t>
        </w:r>
        <w:r w:rsidR="00DC032E" w:rsidRPr="008A1BF4">
          <w:rPr>
            <w:rStyle w:val="ad"/>
            <w:noProof/>
          </w:rPr>
          <w:t>XFG</w:t>
        </w:r>
        <w:r w:rsidR="00DC032E" w:rsidRPr="008A1BF4">
          <w:rPr>
            <w:rStyle w:val="ad"/>
            <w:noProof/>
          </w:rPr>
          <w:t>存储结构示例图</w:t>
        </w:r>
        <w:r w:rsidR="00DC032E">
          <w:rPr>
            <w:noProof/>
            <w:webHidden/>
          </w:rPr>
          <w:tab/>
        </w:r>
        <w:r w:rsidR="00DC032E">
          <w:rPr>
            <w:noProof/>
            <w:webHidden/>
          </w:rPr>
          <w:fldChar w:fldCharType="begin"/>
        </w:r>
        <w:r w:rsidR="00DC032E">
          <w:rPr>
            <w:noProof/>
            <w:webHidden/>
          </w:rPr>
          <w:instrText xml:space="preserve"> PAGEREF _Toc38291017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039669" w14:textId="0698712E"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8" w:history="1">
        <w:r w:rsidR="00DC032E" w:rsidRPr="008A1BF4">
          <w:rPr>
            <w:rStyle w:val="ad"/>
            <w:noProof/>
          </w:rPr>
          <w:t>图</w:t>
        </w:r>
        <w:r w:rsidR="00DC032E" w:rsidRPr="008A1BF4">
          <w:rPr>
            <w:rStyle w:val="ad"/>
            <w:noProof/>
          </w:rPr>
          <w:t xml:space="preserve">3.14 </w:t>
        </w:r>
        <w:r w:rsidR="00DC032E" w:rsidRPr="008A1BF4">
          <w:rPr>
            <w:rStyle w:val="ad"/>
            <w:noProof/>
          </w:rPr>
          <w:t>步骤</w:t>
        </w:r>
        <w:r w:rsidR="00DC032E" w:rsidRPr="008A1BF4">
          <w:rPr>
            <w:rStyle w:val="ad"/>
            <w:noProof/>
          </w:rPr>
          <w:t>(4)</w:t>
        </w:r>
        <w:r w:rsidR="00DC032E" w:rsidRPr="008A1BF4">
          <w:rPr>
            <w:rStyle w:val="ad"/>
            <w:noProof/>
          </w:rPr>
          <w:t>前后对比效果图</w:t>
        </w:r>
        <w:r w:rsidR="00DC032E">
          <w:rPr>
            <w:noProof/>
            <w:webHidden/>
          </w:rPr>
          <w:tab/>
        </w:r>
        <w:r w:rsidR="00DC032E">
          <w:rPr>
            <w:noProof/>
            <w:webHidden/>
          </w:rPr>
          <w:fldChar w:fldCharType="begin"/>
        </w:r>
        <w:r w:rsidR="00DC032E">
          <w:rPr>
            <w:noProof/>
            <w:webHidden/>
          </w:rPr>
          <w:instrText xml:space="preserve"> PAGEREF _Toc38291018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AE199A" w14:textId="606D24CA"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19" w:history="1">
        <w:r w:rsidR="00DC032E" w:rsidRPr="008A1BF4">
          <w:rPr>
            <w:rStyle w:val="ad"/>
            <w:noProof/>
          </w:rPr>
          <w:t>图</w:t>
        </w:r>
        <w:r w:rsidR="00DC032E" w:rsidRPr="008A1BF4">
          <w:rPr>
            <w:rStyle w:val="ad"/>
            <w:noProof/>
          </w:rPr>
          <w:t xml:space="preserve">3.15 </w:t>
        </w:r>
        <w:r w:rsidR="00DC032E" w:rsidRPr="008A1BF4">
          <w:rPr>
            <w:rStyle w:val="ad"/>
            <w:noProof/>
          </w:rPr>
          <w:t>步骤</w:t>
        </w:r>
        <w:r w:rsidR="00DC032E" w:rsidRPr="008A1BF4">
          <w:rPr>
            <w:rStyle w:val="ad"/>
            <w:noProof/>
          </w:rPr>
          <w:t>(5)</w:t>
        </w:r>
        <w:r w:rsidR="00DC032E" w:rsidRPr="008A1BF4">
          <w:rPr>
            <w:rStyle w:val="ad"/>
            <w:noProof/>
          </w:rPr>
          <w:t>前后对比效果图</w:t>
        </w:r>
        <w:r w:rsidR="00DC032E">
          <w:rPr>
            <w:noProof/>
            <w:webHidden/>
          </w:rPr>
          <w:tab/>
        </w:r>
        <w:r w:rsidR="00DC032E">
          <w:rPr>
            <w:noProof/>
            <w:webHidden/>
          </w:rPr>
          <w:fldChar w:fldCharType="begin"/>
        </w:r>
        <w:r w:rsidR="00DC032E">
          <w:rPr>
            <w:noProof/>
            <w:webHidden/>
          </w:rPr>
          <w:instrText xml:space="preserve"> PAGEREF _Toc38291019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6F191284" w14:textId="0A7B8B62"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0" w:history="1">
        <w:r w:rsidR="00DC032E" w:rsidRPr="008A1BF4">
          <w:rPr>
            <w:rStyle w:val="ad"/>
            <w:noProof/>
          </w:rPr>
          <w:t>图</w:t>
        </w:r>
        <w:r w:rsidR="00DC032E" w:rsidRPr="008A1BF4">
          <w:rPr>
            <w:rStyle w:val="ad"/>
            <w:noProof/>
          </w:rPr>
          <w:t xml:space="preserve">3.16 </w:t>
        </w:r>
        <w:r w:rsidR="00DC032E" w:rsidRPr="008A1BF4">
          <w:rPr>
            <w:rStyle w:val="ad"/>
            <w:noProof/>
          </w:rPr>
          <w:t>基于</w:t>
        </w:r>
        <w:r w:rsidR="00DC032E" w:rsidRPr="008A1BF4">
          <w:rPr>
            <w:rStyle w:val="ad"/>
            <w:noProof/>
          </w:rPr>
          <w:t>LLVM IR</w:t>
        </w:r>
        <w:r w:rsidR="00DC032E" w:rsidRPr="008A1BF4">
          <w:rPr>
            <w:rStyle w:val="ad"/>
            <w:noProof/>
          </w:rPr>
          <w:t>语句的</w:t>
        </w:r>
        <w:r w:rsidR="00DC032E" w:rsidRPr="008A1BF4">
          <w:rPr>
            <w:rStyle w:val="ad"/>
            <w:noProof/>
          </w:rPr>
          <w:t>Dual-XFG</w:t>
        </w:r>
        <w:r w:rsidR="00DC032E" w:rsidRPr="008A1BF4">
          <w:rPr>
            <w:rStyle w:val="ad"/>
            <w:noProof/>
          </w:rPr>
          <w:t>存储结构示例图</w:t>
        </w:r>
        <w:r w:rsidR="00DC032E">
          <w:rPr>
            <w:noProof/>
            <w:webHidden/>
          </w:rPr>
          <w:tab/>
        </w:r>
        <w:r w:rsidR="00DC032E">
          <w:rPr>
            <w:noProof/>
            <w:webHidden/>
          </w:rPr>
          <w:fldChar w:fldCharType="begin"/>
        </w:r>
        <w:r w:rsidR="00DC032E">
          <w:rPr>
            <w:noProof/>
            <w:webHidden/>
          </w:rPr>
          <w:instrText xml:space="preserve"> PAGEREF _Toc38291020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2FE84F89" w14:textId="2D0E6B83"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1" w:history="1">
        <w:r w:rsidR="00DC032E" w:rsidRPr="008A1BF4">
          <w:rPr>
            <w:rStyle w:val="ad"/>
            <w:noProof/>
          </w:rPr>
          <w:t>图</w:t>
        </w:r>
        <w:r w:rsidR="00DC032E" w:rsidRPr="008A1BF4">
          <w:rPr>
            <w:rStyle w:val="ad"/>
            <w:noProof/>
          </w:rPr>
          <w:t>3.17 GFCPD</w:t>
        </w:r>
        <w:r w:rsidR="00DC032E" w:rsidRPr="008A1BF4">
          <w:rPr>
            <w:rStyle w:val="ad"/>
            <w:noProof/>
          </w:rPr>
          <w:t>数据格式示意图</w:t>
        </w:r>
        <w:r w:rsidR="00DC032E">
          <w:rPr>
            <w:noProof/>
            <w:webHidden/>
          </w:rPr>
          <w:tab/>
        </w:r>
        <w:r w:rsidR="00DC032E">
          <w:rPr>
            <w:noProof/>
            <w:webHidden/>
          </w:rPr>
          <w:fldChar w:fldCharType="begin"/>
        </w:r>
        <w:r w:rsidR="00DC032E">
          <w:rPr>
            <w:noProof/>
            <w:webHidden/>
          </w:rPr>
          <w:instrText xml:space="preserve"> PAGEREF _Toc38291021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7E3FFEBA" w14:textId="21D3674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2" w:history="1">
        <w:r w:rsidR="00DC032E" w:rsidRPr="008A1BF4">
          <w:rPr>
            <w:rStyle w:val="ad"/>
            <w:noProof/>
          </w:rPr>
          <w:t>图</w:t>
        </w:r>
        <w:r w:rsidR="00DC032E" w:rsidRPr="008A1BF4">
          <w:rPr>
            <w:rStyle w:val="ad"/>
            <w:noProof/>
          </w:rPr>
          <w:t>4.1 DGCNN</w:t>
        </w:r>
        <w:r w:rsidR="00DC032E" w:rsidRPr="008A1BF4">
          <w:rPr>
            <w:rStyle w:val="ad"/>
            <w:noProof/>
          </w:rPr>
          <w:t>输入数据格式示意图</w:t>
        </w:r>
        <w:r w:rsidR="00DC032E">
          <w:rPr>
            <w:noProof/>
            <w:webHidden/>
          </w:rPr>
          <w:tab/>
        </w:r>
        <w:r w:rsidR="00DC032E">
          <w:rPr>
            <w:noProof/>
            <w:webHidden/>
          </w:rPr>
          <w:fldChar w:fldCharType="begin"/>
        </w:r>
        <w:r w:rsidR="00DC032E">
          <w:rPr>
            <w:noProof/>
            <w:webHidden/>
          </w:rPr>
          <w:instrText xml:space="preserve"> PAGEREF _Toc38291022 \h </w:instrText>
        </w:r>
        <w:r w:rsidR="00DC032E">
          <w:rPr>
            <w:noProof/>
            <w:webHidden/>
          </w:rPr>
        </w:r>
        <w:r w:rsidR="00DC032E">
          <w:rPr>
            <w:noProof/>
            <w:webHidden/>
          </w:rPr>
          <w:fldChar w:fldCharType="separate"/>
        </w:r>
        <w:r w:rsidR="00202FE7">
          <w:rPr>
            <w:noProof/>
            <w:webHidden/>
          </w:rPr>
          <w:t>34</w:t>
        </w:r>
        <w:r w:rsidR="00DC032E">
          <w:rPr>
            <w:noProof/>
            <w:webHidden/>
          </w:rPr>
          <w:fldChar w:fldCharType="end"/>
        </w:r>
      </w:hyperlink>
    </w:p>
    <w:p w14:paraId="781C1C1B" w14:textId="552373C9"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3" w:history="1">
        <w:r w:rsidR="00DC032E" w:rsidRPr="008A1BF4">
          <w:rPr>
            <w:rStyle w:val="ad"/>
            <w:noProof/>
          </w:rPr>
          <w:t>图</w:t>
        </w:r>
        <w:r w:rsidR="00DC032E" w:rsidRPr="008A1BF4">
          <w:rPr>
            <w:rStyle w:val="ad"/>
            <w:noProof/>
          </w:rPr>
          <w:t>4.2</w:t>
        </w:r>
        <w:r w:rsidR="00DC032E" w:rsidRPr="008A1BF4">
          <w:rPr>
            <w:rStyle w:val="ad"/>
            <w:noProof/>
          </w:rPr>
          <w:t>数据预处理总体流程图</w:t>
        </w:r>
        <w:r w:rsidR="00DC032E">
          <w:rPr>
            <w:noProof/>
            <w:webHidden/>
          </w:rPr>
          <w:tab/>
        </w:r>
        <w:r w:rsidR="00DC032E">
          <w:rPr>
            <w:noProof/>
            <w:webHidden/>
          </w:rPr>
          <w:fldChar w:fldCharType="begin"/>
        </w:r>
        <w:r w:rsidR="00DC032E">
          <w:rPr>
            <w:noProof/>
            <w:webHidden/>
          </w:rPr>
          <w:instrText xml:space="preserve"> PAGEREF _Toc38291023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96F1F6F" w14:textId="2C9E095D"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4" w:history="1">
        <w:r w:rsidR="00DC032E" w:rsidRPr="008A1BF4">
          <w:rPr>
            <w:rStyle w:val="ad"/>
            <w:noProof/>
          </w:rPr>
          <w:t>图</w:t>
        </w:r>
        <w:r w:rsidR="00DC032E" w:rsidRPr="008A1BF4">
          <w:rPr>
            <w:rStyle w:val="ad"/>
            <w:noProof/>
          </w:rPr>
          <w:t>4.3 DGCNN</w:t>
        </w:r>
        <w:r w:rsidR="00DC032E" w:rsidRPr="008A1BF4">
          <w:rPr>
            <w:rStyle w:val="ad"/>
            <w:noProof/>
          </w:rPr>
          <w:t>的总体结构示意图</w:t>
        </w:r>
        <w:r w:rsidR="00DC032E">
          <w:rPr>
            <w:noProof/>
            <w:webHidden/>
          </w:rPr>
          <w:tab/>
        </w:r>
        <w:r w:rsidR="00DC032E">
          <w:rPr>
            <w:noProof/>
            <w:webHidden/>
          </w:rPr>
          <w:fldChar w:fldCharType="begin"/>
        </w:r>
        <w:r w:rsidR="00DC032E">
          <w:rPr>
            <w:noProof/>
            <w:webHidden/>
          </w:rPr>
          <w:instrText xml:space="preserve"> PAGEREF _Toc38291024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715C741" w14:textId="556DAFF7"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5" w:history="1">
        <w:r w:rsidR="00DC032E" w:rsidRPr="008A1BF4">
          <w:rPr>
            <w:rStyle w:val="ad"/>
            <w:noProof/>
          </w:rPr>
          <w:t>图</w:t>
        </w:r>
        <w:r w:rsidR="00DC032E" w:rsidRPr="008A1BF4">
          <w:rPr>
            <w:rStyle w:val="ad"/>
            <w:noProof/>
          </w:rPr>
          <w:t>4.4 One-hot</w:t>
        </w:r>
        <w:r w:rsidR="00DC032E" w:rsidRPr="008A1BF4">
          <w:rPr>
            <w:rStyle w:val="ad"/>
            <w:noProof/>
          </w:rPr>
          <w:t>编码示例图</w:t>
        </w:r>
        <w:r w:rsidR="00DC032E">
          <w:rPr>
            <w:noProof/>
            <w:webHidden/>
          </w:rPr>
          <w:tab/>
        </w:r>
        <w:r w:rsidR="00DC032E">
          <w:rPr>
            <w:noProof/>
            <w:webHidden/>
          </w:rPr>
          <w:fldChar w:fldCharType="begin"/>
        </w:r>
        <w:r w:rsidR="00DC032E">
          <w:rPr>
            <w:noProof/>
            <w:webHidden/>
          </w:rPr>
          <w:instrText xml:space="preserve"> PAGEREF _Toc38291025 \h </w:instrText>
        </w:r>
        <w:r w:rsidR="00DC032E">
          <w:rPr>
            <w:noProof/>
            <w:webHidden/>
          </w:rPr>
        </w:r>
        <w:r w:rsidR="00DC032E">
          <w:rPr>
            <w:noProof/>
            <w:webHidden/>
          </w:rPr>
          <w:fldChar w:fldCharType="separate"/>
        </w:r>
        <w:r w:rsidR="00202FE7">
          <w:rPr>
            <w:noProof/>
            <w:webHidden/>
          </w:rPr>
          <w:t>38</w:t>
        </w:r>
        <w:r w:rsidR="00DC032E">
          <w:rPr>
            <w:noProof/>
            <w:webHidden/>
          </w:rPr>
          <w:fldChar w:fldCharType="end"/>
        </w:r>
      </w:hyperlink>
    </w:p>
    <w:p w14:paraId="4989F1F6" w14:textId="0350AC57"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6" w:history="1">
        <w:r w:rsidR="00DC032E" w:rsidRPr="008A1BF4">
          <w:rPr>
            <w:rStyle w:val="ad"/>
            <w:noProof/>
          </w:rPr>
          <w:t>图</w:t>
        </w:r>
        <w:r w:rsidR="00DC032E" w:rsidRPr="008A1BF4">
          <w:rPr>
            <w:rStyle w:val="ad"/>
            <w:noProof/>
          </w:rPr>
          <w:t>4.5</w:t>
        </w:r>
        <w:r w:rsidR="00DC032E" w:rsidRPr="008A1BF4">
          <w:rPr>
            <w:rStyle w:val="ad"/>
            <w:noProof/>
          </w:rPr>
          <w:t>损失函数对比实验效果图</w:t>
        </w:r>
        <w:r w:rsidR="00DC032E">
          <w:rPr>
            <w:noProof/>
            <w:webHidden/>
          </w:rPr>
          <w:tab/>
        </w:r>
        <w:r w:rsidR="00DC032E">
          <w:rPr>
            <w:noProof/>
            <w:webHidden/>
          </w:rPr>
          <w:fldChar w:fldCharType="begin"/>
        </w:r>
        <w:r w:rsidR="00DC032E">
          <w:rPr>
            <w:noProof/>
            <w:webHidden/>
          </w:rPr>
          <w:instrText xml:space="preserve"> PAGEREF _Toc38291026 \h </w:instrText>
        </w:r>
        <w:r w:rsidR="00DC032E">
          <w:rPr>
            <w:noProof/>
            <w:webHidden/>
          </w:rPr>
        </w:r>
        <w:r w:rsidR="00DC032E">
          <w:rPr>
            <w:noProof/>
            <w:webHidden/>
          </w:rPr>
          <w:fldChar w:fldCharType="separate"/>
        </w:r>
        <w:r w:rsidR="00202FE7">
          <w:rPr>
            <w:noProof/>
            <w:webHidden/>
          </w:rPr>
          <w:t>39</w:t>
        </w:r>
        <w:r w:rsidR="00DC032E">
          <w:rPr>
            <w:noProof/>
            <w:webHidden/>
          </w:rPr>
          <w:fldChar w:fldCharType="end"/>
        </w:r>
      </w:hyperlink>
    </w:p>
    <w:p w14:paraId="4C14530B" w14:textId="45209167"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7" w:history="1">
        <w:r w:rsidR="00DC032E" w:rsidRPr="008A1BF4">
          <w:rPr>
            <w:rStyle w:val="ad"/>
            <w:noProof/>
          </w:rPr>
          <w:t>图</w:t>
        </w:r>
        <w:r w:rsidR="00DC032E" w:rsidRPr="008A1BF4">
          <w:rPr>
            <w:rStyle w:val="ad"/>
            <w:noProof/>
          </w:rPr>
          <w:t>4.6 NCC-Model</w:t>
        </w:r>
        <w:r w:rsidR="00DC032E" w:rsidRPr="008A1BF4">
          <w:rPr>
            <w:rStyle w:val="ad"/>
            <w:noProof/>
          </w:rPr>
          <w:t>模型结构示意图</w:t>
        </w:r>
        <w:r w:rsidR="00DC032E" w:rsidRPr="008A1BF4">
          <w:rPr>
            <w:rStyle w:val="ad"/>
            <w:noProof/>
            <w:vertAlign w:val="superscript"/>
          </w:rPr>
          <w:t>[34]</w:t>
        </w:r>
        <w:r w:rsidR="00DC032E">
          <w:rPr>
            <w:noProof/>
            <w:webHidden/>
          </w:rPr>
          <w:tab/>
        </w:r>
        <w:r w:rsidR="00DC032E">
          <w:rPr>
            <w:noProof/>
            <w:webHidden/>
          </w:rPr>
          <w:fldChar w:fldCharType="begin"/>
        </w:r>
        <w:r w:rsidR="00DC032E">
          <w:rPr>
            <w:noProof/>
            <w:webHidden/>
          </w:rPr>
          <w:instrText xml:space="preserve"> PAGEREF _Toc38291027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42C29D52" w14:textId="2939637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8" w:history="1">
        <w:r w:rsidR="00DC032E" w:rsidRPr="008A1BF4">
          <w:rPr>
            <w:rStyle w:val="ad"/>
            <w:noProof/>
          </w:rPr>
          <w:t>图</w:t>
        </w:r>
        <w:r w:rsidR="00DC032E" w:rsidRPr="008A1BF4">
          <w:rPr>
            <w:rStyle w:val="ad"/>
            <w:noProof/>
          </w:rPr>
          <w:t xml:space="preserve">5.1 </w:t>
        </w:r>
        <w:r w:rsidR="00DC032E" w:rsidRPr="008A1BF4">
          <w:rPr>
            <w:rStyle w:val="ad"/>
            <w:noProof/>
          </w:rPr>
          <w:t>并行标记语言技术路线图</w:t>
        </w:r>
        <w:r w:rsidR="00DC032E">
          <w:rPr>
            <w:noProof/>
            <w:webHidden/>
          </w:rPr>
          <w:tab/>
        </w:r>
        <w:r w:rsidR="00DC032E">
          <w:rPr>
            <w:noProof/>
            <w:webHidden/>
          </w:rPr>
          <w:fldChar w:fldCharType="begin"/>
        </w:r>
        <w:r w:rsidR="00DC032E">
          <w:rPr>
            <w:noProof/>
            <w:webHidden/>
          </w:rPr>
          <w:instrText xml:space="preserve"> PAGEREF _Toc38291028 \h </w:instrText>
        </w:r>
        <w:r w:rsidR="00DC032E">
          <w:rPr>
            <w:noProof/>
            <w:webHidden/>
          </w:rPr>
        </w:r>
        <w:r w:rsidR="00DC032E">
          <w:rPr>
            <w:noProof/>
            <w:webHidden/>
          </w:rPr>
          <w:fldChar w:fldCharType="separate"/>
        </w:r>
        <w:r w:rsidR="00202FE7">
          <w:rPr>
            <w:noProof/>
            <w:webHidden/>
          </w:rPr>
          <w:t>47</w:t>
        </w:r>
        <w:r w:rsidR="00DC032E">
          <w:rPr>
            <w:noProof/>
            <w:webHidden/>
          </w:rPr>
          <w:fldChar w:fldCharType="end"/>
        </w:r>
      </w:hyperlink>
    </w:p>
    <w:p w14:paraId="3F1A21D7" w14:textId="368CC43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29" w:history="1">
        <w:r w:rsidR="00DC032E" w:rsidRPr="008A1BF4">
          <w:rPr>
            <w:rStyle w:val="ad"/>
            <w:noProof/>
          </w:rPr>
          <w:t>图</w:t>
        </w:r>
        <w:r w:rsidR="00DC032E" w:rsidRPr="008A1BF4">
          <w:rPr>
            <w:rStyle w:val="ad"/>
            <w:noProof/>
          </w:rPr>
          <w:t>5.2 C</w:t>
        </w:r>
        <w:r w:rsidR="00DC032E" w:rsidRPr="008A1BF4">
          <w:rPr>
            <w:rStyle w:val="ad"/>
            <w:noProof/>
          </w:rPr>
          <w:t>语言与</w:t>
        </w:r>
        <w:r w:rsidR="00DC032E" w:rsidRPr="008A1BF4">
          <w:rPr>
            <w:rStyle w:val="ad"/>
            <w:noProof/>
          </w:rPr>
          <w:t>PML</w:t>
        </w:r>
        <w:r w:rsidR="00DC032E" w:rsidRPr="008A1BF4">
          <w:rPr>
            <w:rStyle w:val="ad"/>
            <w:noProof/>
          </w:rPr>
          <w:t>程序示例图</w:t>
        </w:r>
        <w:r w:rsidR="00DC032E">
          <w:rPr>
            <w:noProof/>
            <w:webHidden/>
          </w:rPr>
          <w:tab/>
        </w:r>
        <w:r w:rsidR="00DC032E">
          <w:rPr>
            <w:noProof/>
            <w:webHidden/>
          </w:rPr>
          <w:fldChar w:fldCharType="begin"/>
        </w:r>
        <w:r w:rsidR="00DC032E">
          <w:rPr>
            <w:noProof/>
            <w:webHidden/>
          </w:rPr>
          <w:instrText xml:space="preserve"> PAGEREF _Toc38291029 \h </w:instrText>
        </w:r>
        <w:r w:rsidR="00DC032E">
          <w:rPr>
            <w:noProof/>
            <w:webHidden/>
          </w:rPr>
        </w:r>
        <w:r w:rsidR="00DC032E">
          <w:rPr>
            <w:noProof/>
            <w:webHidden/>
          </w:rPr>
          <w:fldChar w:fldCharType="separate"/>
        </w:r>
        <w:r w:rsidR="00202FE7">
          <w:rPr>
            <w:noProof/>
            <w:webHidden/>
          </w:rPr>
          <w:t>48</w:t>
        </w:r>
        <w:r w:rsidR="00DC032E">
          <w:rPr>
            <w:noProof/>
            <w:webHidden/>
          </w:rPr>
          <w:fldChar w:fldCharType="end"/>
        </w:r>
      </w:hyperlink>
    </w:p>
    <w:p w14:paraId="689100C8" w14:textId="2E21136A"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0" w:history="1">
        <w:r w:rsidR="00DC032E" w:rsidRPr="008A1BF4">
          <w:rPr>
            <w:rStyle w:val="ad"/>
            <w:noProof/>
          </w:rPr>
          <w:t>图</w:t>
        </w:r>
        <w:r w:rsidR="00DC032E" w:rsidRPr="008A1BF4">
          <w:rPr>
            <w:rStyle w:val="ad"/>
            <w:noProof/>
          </w:rPr>
          <w:t>5.3 XSLT</w:t>
        </w:r>
        <w:r w:rsidR="00DC032E" w:rsidRPr="008A1BF4">
          <w:rPr>
            <w:rStyle w:val="ad"/>
            <w:noProof/>
          </w:rPr>
          <w:t>示例图</w:t>
        </w:r>
        <w:r w:rsidR="00DC032E">
          <w:rPr>
            <w:noProof/>
            <w:webHidden/>
          </w:rPr>
          <w:tab/>
        </w:r>
        <w:r w:rsidR="00DC032E">
          <w:rPr>
            <w:noProof/>
            <w:webHidden/>
          </w:rPr>
          <w:fldChar w:fldCharType="begin"/>
        </w:r>
        <w:r w:rsidR="00DC032E">
          <w:rPr>
            <w:noProof/>
            <w:webHidden/>
          </w:rPr>
          <w:instrText xml:space="preserve"> PAGEREF _Toc38291030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1DD7E408" w14:textId="04582E36"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1" w:history="1">
        <w:r w:rsidR="00DC032E" w:rsidRPr="008A1BF4">
          <w:rPr>
            <w:rStyle w:val="ad"/>
            <w:noProof/>
          </w:rPr>
          <w:t>图</w:t>
        </w:r>
        <w:r w:rsidR="00DC032E" w:rsidRPr="008A1BF4">
          <w:rPr>
            <w:rStyle w:val="ad"/>
            <w:noProof/>
          </w:rPr>
          <w:t>5.4 PML</w:t>
        </w:r>
        <w:r w:rsidR="00DC032E" w:rsidRPr="008A1BF4">
          <w:rPr>
            <w:rStyle w:val="ad"/>
            <w:noProof/>
          </w:rPr>
          <w:t>向</w:t>
        </w:r>
        <w:r w:rsidR="00DC032E" w:rsidRPr="008A1BF4">
          <w:rPr>
            <w:rStyle w:val="ad"/>
            <w:noProof/>
          </w:rPr>
          <w:t>C/C++</w:t>
        </w:r>
        <w:r w:rsidR="00DC032E" w:rsidRPr="008A1BF4">
          <w:rPr>
            <w:rStyle w:val="ad"/>
            <w:noProof/>
          </w:rPr>
          <w:t>语言转换示例图</w:t>
        </w:r>
        <w:r w:rsidR="00DC032E">
          <w:rPr>
            <w:noProof/>
            <w:webHidden/>
          </w:rPr>
          <w:tab/>
        </w:r>
        <w:r w:rsidR="00DC032E">
          <w:rPr>
            <w:noProof/>
            <w:webHidden/>
          </w:rPr>
          <w:fldChar w:fldCharType="begin"/>
        </w:r>
        <w:r w:rsidR="00DC032E">
          <w:rPr>
            <w:noProof/>
            <w:webHidden/>
          </w:rPr>
          <w:instrText xml:space="preserve"> PAGEREF _Toc38291031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7E53C58B" w14:textId="5E149A5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2" w:history="1">
        <w:r w:rsidR="00DC032E" w:rsidRPr="008A1BF4">
          <w:rPr>
            <w:rStyle w:val="ad"/>
            <w:noProof/>
          </w:rPr>
          <w:t>图</w:t>
        </w:r>
        <w:r w:rsidR="00DC032E" w:rsidRPr="008A1BF4">
          <w:rPr>
            <w:rStyle w:val="ad"/>
            <w:noProof/>
          </w:rPr>
          <w:t>5.5 PML</w:t>
        </w:r>
        <w:r w:rsidR="00DC032E" w:rsidRPr="008A1BF4">
          <w:rPr>
            <w:rStyle w:val="ad"/>
            <w:noProof/>
          </w:rPr>
          <w:t>转换算法描述图</w:t>
        </w:r>
        <w:r w:rsidR="00DC032E">
          <w:rPr>
            <w:noProof/>
            <w:webHidden/>
          </w:rPr>
          <w:tab/>
        </w:r>
        <w:r w:rsidR="00DC032E">
          <w:rPr>
            <w:noProof/>
            <w:webHidden/>
          </w:rPr>
          <w:fldChar w:fldCharType="begin"/>
        </w:r>
        <w:r w:rsidR="00DC032E">
          <w:rPr>
            <w:noProof/>
            <w:webHidden/>
          </w:rPr>
          <w:instrText xml:space="preserve"> PAGEREF _Toc38291032 \h </w:instrText>
        </w:r>
        <w:r w:rsidR="00DC032E">
          <w:rPr>
            <w:noProof/>
            <w:webHidden/>
          </w:rPr>
        </w:r>
        <w:r w:rsidR="00DC032E">
          <w:rPr>
            <w:noProof/>
            <w:webHidden/>
          </w:rPr>
          <w:fldChar w:fldCharType="separate"/>
        </w:r>
        <w:r w:rsidR="00202FE7">
          <w:rPr>
            <w:noProof/>
            <w:webHidden/>
          </w:rPr>
          <w:t>50</w:t>
        </w:r>
        <w:r w:rsidR="00DC032E">
          <w:rPr>
            <w:noProof/>
            <w:webHidden/>
          </w:rPr>
          <w:fldChar w:fldCharType="end"/>
        </w:r>
      </w:hyperlink>
    </w:p>
    <w:p w14:paraId="6ECE6000" w14:textId="34A3258D"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3" w:history="1">
        <w:r w:rsidR="00DC032E" w:rsidRPr="008A1BF4">
          <w:rPr>
            <w:rStyle w:val="ad"/>
            <w:noProof/>
          </w:rPr>
          <w:t>图</w:t>
        </w:r>
        <w:r w:rsidR="00DC032E" w:rsidRPr="008A1BF4">
          <w:rPr>
            <w:rStyle w:val="ad"/>
            <w:noProof/>
          </w:rPr>
          <w:t xml:space="preserve">5.6 </w:t>
        </w:r>
        <w:r w:rsidR="00DC032E" w:rsidRPr="008A1BF4">
          <w:rPr>
            <w:rStyle w:val="ad"/>
            <w:noProof/>
          </w:rPr>
          <w:t>并行编程辅助平台架构图</w:t>
        </w:r>
        <w:r w:rsidR="00DC032E">
          <w:rPr>
            <w:noProof/>
            <w:webHidden/>
          </w:rPr>
          <w:tab/>
        </w:r>
        <w:r w:rsidR="00DC032E">
          <w:rPr>
            <w:noProof/>
            <w:webHidden/>
          </w:rPr>
          <w:fldChar w:fldCharType="begin"/>
        </w:r>
        <w:r w:rsidR="00DC032E">
          <w:rPr>
            <w:noProof/>
            <w:webHidden/>
          </w:rPr>
          <w:instrText xml:space="preserve"> PAGEREF _Toc38291033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7E45DF99" w14:textId="5F667DC6"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4" w:history="1">
        <w:r w:rsidR="00DC032E" w:rsidRPr="008A1BF4">
          <w:rPr>
            <w:rStyle w:val="ad"/>
            <w:noProof/>
          </w:rPr>
          <w:t>图</w:t>
        </w:r>
        <w:r w:rsidR="00DC032E" w:rsidRPr="008A1BF4">
          <w:rPr>
            <w:rStyle w:val="ad"/>
            <w:noProof/>
          </w:rPr>
          <w:t xml:space="preserve">5.7 </w:t>
        </w:r>
        <w:r w:rsidR="00DC032E" w:rsidRPr="008A1BF4">
          <w:rPr>
            <w:rStyle w:val="ad"/>
            <w:noProof/>
          </w:rPr>
          <w:t>平台视图层效果图</w:t>
        </w:r>
        <w:r w:rsidR="00DC032E">
          <w:rPr>
            <w:noProof/>
            <w:webHidden/>
          </w:rPr>
          <w:tab/>
        </w:r>
        <w:r w:rsidR="00DC032E">
          <w:rPr>
            <w:noProof/>
            <w:webHidden/>
          </w:rPr>
          <w:fldChar w:fldCharType="begin"/>
        </w:r>
        <w:r w:rsidR="00DC032E">
          <w:rPr>
            <w:noProof/>
            <w:webHidden/>
          </w:rPr>
          <w:instrText xml:space="preserve"> PAGEREF _Toc38291034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599FFDAC" w14:textId="1EC8457B"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5" w:history="1">
        <w:r w:rsidR="00DC032E" w:rsidRPr="008A1BF4">
          <w:rPr>
            <w:rStyle w:val="ad"/>
            <w:noProof/>
          </w:rPr>
          <w:t>图</w:t>
        </w:r>
        <w:r w:rsidR="00DC032E" w:rsidRPr="008A1BF4">
          <w:rPr>
            <w:rStyle w:val="ad"/>
            <w:noProof/>
          </w:rPr>
          <w:t xml:space="preserve">5.8 </w:t>
        </w:r>
        <w:r w:rsidR="00DC032E" w:rsidRPr="008A1BF4">
          <w:rPr>
            <w:rStyle w:val="ad"/>
            <w:noProof/>
          </w:rPr>
          <w:t>标签详情页面效果图</w:t>
        </w:r>
        <w:r w:rsidR="00DC032E">
          <w:rPr>
            <w:noProof/>
            <w:webHidden/>
          </w:rPr>
          <w:tab/>
        </w:r>
        <w:r w:rsidR="00DC032E">
          <w:rPr>
            <w:noProof/>
            <w:webHidden/>
          </w:rPr>
          <w:fldChar w:fldCharType="begin"/>
        </w:r>
        <w:r w:rsidR="00DC032E">
          <w:rPr>
            <w:noProof/>
            <w:webHidden/>
          </w:rPr>
          <w:instrText xml:space="preserve"> PAGEREF _Toc38291035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69D38A85" w14:textId="18C2595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6" w:history="1">
        <w:r w:rsidR="00DC032E" w:rsidRPr="008A1BF4">
          <w:rPr>
            <w:rStyle w:val="ad"/>
            <w:noProof/>
          </w:rPr>
          <w:t>图</w:t>
        </w:r>
        <w:r w:rsidR="00DC032E" w:rsidRPr="008A1BF4">
          <w:rPr>
            <w:rStyle w:val="ad"/>
            <w:noProof/>
          </w:rPr>
          <w:t>5.9 GateOne</w:t>
        </w:r>
        <w:r w:rsidR="00DC032E" w:rsidRPr="008A1BF4">
          <w:rPr>
            <w:rStyle w:val="ad"/>
            <w:noProof/>
          </w:rPr>
          <w:t>配置示例图</w:t>
        </w:r>
        <w:r w:rsidR="00DC032E">
          <w:rPr>
            <w:noProof/>
            <w:webHidden/>
          </w:rPr>
          <w:tab/>
        </w:r>
        <w:r w:rsidR="00DC032E">
          <w:rPr>
            <w:noProof/>
            <w:webHidden/>
          </w:rPr>
          <w:fldChar w:fldCharType="begin"/>
        </w:r>
        <w:r w:rsidR="00DC032E">
          <w:rPr>
            <w:noProof/>
            <w:webHidden/>
          </w:rPr>
          <w:instrText xml:space="preserve"> PAGEREF _Toc38291036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737604C1" w14:textId="34FEFC2D"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7" w:history="1">
        <w:r w:rsidR="00DC032E" w:rsidRPr="008A1BF4">
          <w:rPr>
            <w:rStyle w:val="ad"/>
            <w:noProof/>
          </w:rPr>
          <w:t>图</w:t>
        </w:r>
        <w:r w:rsidR="00DC032E" w:rsidRPr="008A1BF4">
          <w:rPr>
            <w:rStyle w:val="ad"/>
            <w:noProof/>
          </w:rPr>
          <w:t xml:space="preserve">5.10 </w:t>
        </w:r>
        <w:r w:rsidR="00DC032E" w:rsidRPr="008A1BF4">
          <w:rPr>
            <w:rStyle w:val="ad"/>
            <w:noProof/>
          </w:rPr>
          <w:t>代码转换效果图</w:t>
        </w:r>
        <w:r w:rsidR="00DC032E">
          <w:rPr>
            <w:noProof/>
            <w:webHidden/>
          </w:rPr>
          <w:tab/>
        </w:r>
        <w:r w:rsidR="00DC032E">
          <w:rPr>
            <w:noProof/>
            <w:webHidden/>
          </w:rPr>
          <w:fldChar w:fldCharType="begin"/>
        </w:r>
        <w:r w:rsidR="00DC032E">
          <w:rPr>
            <w:noProof/>
            <w:webHidden/>
          </w:rPr>
          <w:instrText xml:space="preserve"> PAGEREF _Toc38291037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1A1444C" w14:textId="399A9BC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8" w:history="1">
        <w:r w:rsidR="00DC032E" w:rsidRPr="008A1BF4">
          <w:rPr>
            <w:rStyle w:val="ad"/>
            <w:noProof/>
          </w:rPr>
          <w:t>图</w:t>
        </w:r>
        <w:r w:rsidR="00DC032E" w:rsidRPr="008A1BF4">
          <w:rPr>
            <w:rStyle w:val="ad"/>
            <w:noProof/>
          </w:rPr>
          <w:t>5.11 SSH</w:t>
        </w:r>
        <w:r w:rsidR="00DC032E" w:rsidRPr="008A1BF4">
          <w:rPr>
            <w:rStyle w:val="ad"/>
            <w:noProof/>
          </w:rPr>
          <w:t>终端远程调试效果图</w:t>
        </w:r>
        <w:r w:rsidR="00DC032E">
          <w:rPr>
            <w:noProof/>
            <w:webHidden/>
          </w:rPr>
          <w:tab/>
        </w:r>
        <w:r w:rsidR="00DC032E">
          <w:rPr>
            <w:noProof/>
            <w:webHidden/>
          </w:rPr>
          <w:fldChar w:fldCharType="begin"/>
        </w:r>
        <w:r w:rsidR="00DC032E">
          <w:rPr>
            <w:noProof/>
            <w:webHidden/>
          </w:rPr>
          <w:instrText xml:space="preserve"> PAGEREF _Toc38291038 \h </w:instrText>
        </w:r>
        <w:r w:rsidR="00DC032E">
          <w:rPr>
            <w:noProof/>
            <w:webHidden/>
          </w:rPr>
        </w:r>
        <w:r w:rsidR="00DC032E">
          <w:rPr>
            <w:noProof/>
            <w:webHidden/>
          </w:rPr>
          <w:fldChar w:fldCharType="separate"/>
        </w:r>
        <w:r w:rsidR="00202FE7">
          <w:rPr>
            <w:noProof/>
            <w:webHidden/>
          </w:rPr>
          <w:t>55</w:t>
        </w:r>
        <w:r w:rsidR="00DC032E">
          <w:rPr>
            <w:noProof/>
            <w:webHidden/>
          </w:rPr>
          <w:fldChar w:fldCharType="end"/>
        </w:r>
      </w:hyperlink>
    </w:p>
    <w:p w14:paraId="72C5C58A" w14:textId="40D9293D"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39" w:history="1">
        <w:r w:rsidR="00DC032E" w:rsidRPr="008A1BF4">
          <w:rPr>
            <w:rStyle w:val="ad"/>
            <w:noProof/>
          </w:rPr>
          <w:t>图</w:t>
        </w:r>
        <w:r w:rsidR="00DC032E" w:rsidRPr="008A1BF4">
          <w:rPr>
            <w:rStyle w:val="ad"/>
            <w:noProof/>
          </w:rPr>
          <w:t xml:space="preserve">5.12 </w:t>
        </w:r>
        <w:r w:rsidR="00DC032E" w:rsidRPr="008A1BF4">
          <w:rPr>
            <w:rStyle w:val="ad"/>
            <w:noProof/>
          </w:rPr>
          <w:t>串行代码的并行性识别功能集成流程图</w:t>
        </w:r>
        <w:r w:rsidR="00DC032E">
          <w:rPr>
            <w:noProof/>
            <w:webHidden/>
          </w:rPr>
          <w:tab/>
        </w:r>
        <w:r w:rsidR="00DC032E">
          <w:rPr>
            <w:noProof/>
            <w:webHidden/>
          </w:rPr>
          <w:fldChar w:fldCharType="begin"/>
        </w:r>
        <w:r w:rsidR="00DC032E">
          <w:rPr>
            <w:noProof/>
            <w:webHidden/>
          </w:rPr>
          <w:instrText xml:space="preserve"> PAGEREF _Toc38291039 \h </w:instrText>
        </w:r>
        <w:r w:rsidR="00DC032E">
          <w:rPr>
            <w:noProof/>
            <w:webHidden/>
          </w:rPr>
        </w:r>
        <w:r w:rsidR="00DC032E">
          <w:rPr>
            <w:noProof/>
            <w:webHidden/>
          </w:rPr>
          <w:fldChar w:fldCharType="separate"/>
        </w:r>
        <w:r w:rsidR="00202FE7">
          <w:rPr>
            <w:noProof/>
            <w:webHidden/>
          </w:rPr>
          <w:t>56</w:t>
        </w:r>
        <w:r w:rsidR="00DC032E">
          <w:rPr>
            <w:noProof/>
            <w:webHidden/>
          </w:rPr>
          <w:fldChar w:fldCharType="end"/>
        </w:r>
      </w:hyperlink>
    </w:p>
    <w:p w14:paraId="2838263C" w14:textId="0A284CD0"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40" w:history="1">
        <w:r w:rsidR="00DC032E" w:rsidRPr="008A1BF4">
          <w:rPr>
            <w:rStyle w:val="ad"/>
            <w:noProof/>
          </w:rPr>
          <w:t>图</w:t>
        </w:r>
        <w:r w:rsidR="00DC032E" w:rsidRPr="008A1BF4">
          <w:rPr>
            <w:rStyle w:val="ad"/>
            <w:noProof/>
          </w:rPr>
          <w:t xml:space="preserve">5.13 </w:t>
        </w:r>
        <w:r w:rsidR="00DC032E" w:rsidRPr="008A1BF4">
          <w:rPr>
            <w:rStyle w:val="ad"/>
            <w:noProof/>
          </w:rPr>
          <w:t>数据提取阶段提取结果示例图</w:t>
        </w:r>
        <w:r w:rsidR="00DC032E">
          <w:rPr>
            <w:noProof/>
            <w:webHidden/>
          </w:rPr>
          <w:tab/>
        </w:r>
        <w:r w:rsidR="00DC032E">
          <w:rPr>
            <w:noProof/>
            <w:webHidden/>
          </w:rPr>
          <w:fldChar w:fldCharType="begin"/>
        </w:r>
        <w:r w:rsidR="00DC032E">
          <w:rPr>
            <w:noProof/>
            <w:webHidden/>
          </w:rPr>
          <w:instrText xml:space="preserve"> PAGEREF _Toc38291040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0D1FA33E" w14:textId="6D4AA41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1041" w:history="1">
        <w:r w:rsidR="00DC032E" w:rsidRPr="008A1BF4">
          <w:rPr>
            <w:rStyle w:val="ad"/>
            <w:noProof/>
          </w:rPr>
          <w:t>图</w:t>
        </w:r>
        <w:r w:rsidR="00DC032E" w:rsidRPr="008A1BF4">
          <w:rPr>
            <w:rStyle w:val="ad"/>
            <w:noProof/>
          </w:rPr>
          <w:t xml:space="preserve">5.14 </w:t>
        </w:r>
        <w:r w:rsidR="00DC032E" w:rsidRPr="008A1BF4">
          <w:rPr>
            <w:rStyle w:val="ad"/>
            <w:noProof/>
          </w:rPr>
          <w:t>串行程序并行性识别结果示例图</w:t>
        </w:r>
        <w:r w:rsidR="00DC032E">
          <w:rPr>
            <w:noProof/>
            <w:webHidden/>
          </w:rPr>
          <w:tab/>
        </w:r>
        <w:r w:rsidR="00DC032E">
          <w:rPr>
            <w:noProof/>
            <w:webHidden/>
          </w:rPr>
          <w:fldChar w:fldCharType="begin"/>
        </w:r>
        <w:r w:rsidR="00DC032E">
          <w:rPr>
            <w:noProof/>
            <w:webHidden/>
          </w:rPr>
          <w:instrText xml:space="preserve"> PAGEREF _Toc38291041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5D17EACC" w14:textId="2F41202C"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39" w:name="_Toc38295958"/>
      <w:r>
        <w:rPr>
          <w:rFonts w:hint="eastAsia"/>
        </w:rPr>
        <w:lastRenderedPageBreak/>
        <w:t>附表索引</w:t>
      </w:r>
      <w:bookmarkEnd w:id="39"/>
    </w:p>
    <w:p w14:paraId="11E0CF4B" w14:textId="41FCBF13" w:rsidR="00DC032E" w:rsidRDefault="004F4223">
      <w:pPr>
        <w:pStyle w:val="af3"/>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290873" w:history="1">
        <w:r w:rsidR="00DC032E" w:rsidRPr="001D12F2">
          <w:rPr>
            <w:rStyle w:val="ad"/>
            <w:noProof/>
          </w:rPr>
          <w:t>表</w:t>
        </w:r>
        <w:r w:rsidR="00DC032E" w:rsidRPr="001D12F2">
          <w:rPr>
            <w:rStyle w:val="ad"/>
            <w:noProof/>
          </w:rPr>
          <w:t xml:space="preserve">2.1 </w:t>
        </w:r>
        <w:r w:rsidR="00DC032E" w:rsidRPr="001D12F2">
          <w:rPr>
            <w:rStyle w:val="ad"/>
            <w:noProof/>
          </w:rPr>
          <w:t>现有并行性分析工具信息表</w:t>
        </w:r>
        <w:r w:rsidR="00DC032E">
          <w:rPr>
            <w:noProof/>
            <w:webHidden/>
          </w:rPr>
          <w:tab/>
        </w:r>
        <w:r w:rsidR="00DC032E">
          <w:rPr>
            <w:noProof/>
            <w:webHidden/>
          </w:rPr>
          <w:fldChar w:fldCharType="begin"/>
        </w:r>
        <w:r w:rsidR="00DC032E">
          <w:rPr>
            <w:noProof/>
            <w:webHidden/>
          </w:rPr>
          <w:instrText xml:space="preserve"> PAGEREF _Toc38290873 \h </w:instrText>
        </w:r>
        <w:r w:rsidR="00DC032E">
          <w:rPr>
            <w:noProof/>
            <w:webHidden/>
          </w:rPr>
        </w:r>
        <w:r w:rsidR="00DC032E">
          <w:rPr>
            <w:noProof/>
            <w:webHidden/>
          </w:rPr>
          <w:fldChar w:fldCharType="separate"/>
        </w:r>
        <w:r w:rsidR="00202FE7">
          <w:rPr>
            <w:noProof/>
            <w:webHidden/>
          </w:rPr>
          <w:t>9</w:t>
        </w:r>
        <w:r w:rsidR="00DC032E">
          <w:rPr>
            <w:noProof/>
            <w:webHidden/>
          </w:rPr>
          <w:fldChar w:fldCharType="end"/>
        </w:r>
      </w:hyperlink>
    </w:p>
    <w:p w14:paraId="787D376D" w14:textId="2C9B98C2"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74" w:history="1">
        <w:r w:rsidR="00DC032E" w:rsidRPr="001D12F2">
          <w:rPr>
            <w:rStyle w:val="ad"/>
            <w:noProof/>
          </w:rPr>
          <w:t>表</w:t>
        </w:r>
        <w:r w:rsidR="00DC032E" w:rsidRPr="001D12F2">
          <w:rPr>
            <w:rStyle w:val="ad"/>
            <w:noProof/>
          </w:rPr>
          <w:t>3.1 livermo</w:t>
        </w:r>
        <w:r w:rsidR="00DC032E" w:rsidRPr="001D12F2">
          <w:rPr>
            <w:rStyle w:val="ad"/>
            <w:noProof/>
          </w:rPr>
          <w:t>循环详情表</w:t>
        </w:r>
        <w:r w:rsidR="00DC032E">
          <w:rPr>
            <w:noProof/>
            <w:webHidden/>
          </w:rPr>
          <w:tab/>
        </w:r>
        <w:r w:rsidR="00DC032E">
          <w:rPr>
            <w:noProof/>
            <w:webHidden/>
          </w:rPr>
          <w:fldChar w:fldCharType="begin"/>
        </w:r>
        <w:r w:rsidR="00DC032E">
          <w:rPr>
            <w:noProof/>
            <w:webHidden/>
          </w:rPr>
          <w:instrText xml:space="preserve"> PAGEREF _Toc38290874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76C43FDD" w14:textId="7ECF73D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75" w:history="1">
        <w:r w:rsidR="00DC032E" w:rsidRPr="001D12F2">
          <w:rPr>
            <w:rStyle w:val="ad"/>
            <w:noProof/>
          </w:rPr>
          <w:t>表</w:t>
        </w:r>
        <w:r w:rsidR="00DC032E" w:rsidRPr="001D12F2">
          <w:rPr>
            <w:rStyle w:val="ad"/>
            <w:noProof/>
          </w:rPr>
          <w:t>3.2 NPB</w:t>
        </w:r>
        <w:r w:rsidR="00DC032E" w:rsidRPr="001D12F2">
          <w:rPr>
            <w:rStyle w:val="ad"/>
            <w:noProof/>
          </w:rPr>
          <w:t>详情表</w:t>
        </w:r>
        <w:r w:rsidR="00DC032E">
          <w:rPr>
            <w:noProof/>
            <w:webHidden/>
          </w:rPr>
          <w:tab/>
        </w:r>
        <w:r w:rsidR="00DC032E">
          <w:rPr>
            <w:noProof/>
            <w:webHidden/>
          </w:rPr>
          <w:fldChar w:fldCharType="begin"/>
        </w:r>
        <w:r w:rsidR="00DC032E">
          <w:rPr>
            <w:noProof/>
            <w:webHidden/>
          </w:rPr>
          <w:instrText xml:space="preserve"> PAGEREF _Toc38290875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61D2F772" w14:textId="24D23881"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76" w:history="1">
        <w:r w:rsidR="00DC032E" w:rsidRPr="001D12F2">
          <w:rPr>
            <w:rStyle w:val="ad"/>
            <w:noProof/>
          </w:rPr>
          <w:t>表</w:t>
        </w:r>
        <w:r w:rsidR="00DC032E" w:rsidRPr="001D12F2">
          <w:rPr>
            <w:rStyle w:val="ad"/>
            <w:noProof/>
          </w:rPr>
          <w:t>3.3</w:t>
        </w:r>
        <w:r w:rsidR="00DC032E" w:rsidRPr="001D12F2">
          <w:rPr>
            <w:rStyle w:val="ad"/>
            <w:noProof/>
          </w:rPr>
          <w:t>一般程序详情表</w:t>
        </w:r>
        <w:r w:rsidR="00DC032E">
          <w:rPr>
            <w:noProof/>
            <w:webHidden/>
          </w:rPr>
          <w:tab/>
        </w:r>
        <w:r w:rsidR="00DC032E">
          <w:rPr>
            <w:noProof/>
            <w:webHidden/>
          </w:rPr>
          <w:fldChar w:fldCharType="begin"/>
        </w:r>
        <w:r w:rsidR="00DC032E">
          <w:rPr>
            <w:noProof/>
            <w:webHidden/>
          </w:rPr>
          <w:instrText xml:space="preserve"> PAGEREF _Toc38290876 \h </w:instrText>
        </w:r>
        <w:r w:rsidR="00DC032E">
          <w:rPr>
            <w:noProof/>
            <w:webHidden/>
          </w:rPr>
        </w:r>
        <w:r w:rsidR="00DC032E">
          <w:rPr>
            <w:noProof/>
            <w:webHidden/>
          </w:rPr>
          <w:fldChar w:fldCharType="separate"/>
        </w:r>
        <w:r w:rsidR="00202FE7">
          <w:rPr>
            <w:noProof/>
            <w:webHidden/>
          </w:rPr>
          <w:t>21</w:t>
        </w:r>
        <w:r w:rsidR="00DC032E">
          <w:rPr>
            <w:noProof/>
            <w:webHidden/>
          </w:rPr>
          <w:fldChar w:fldCharType="end"/>
        </w:r>
      </w:hyperlink>
    </w:p>
    <w:p w14:paraId="756BBB7C" w14:textId="1EDF126A"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77" w:history="1">
        <w:r w:rsidR="00DC032E" w:rsidRPr="001D12F2">
          <w:rPr>
            <w:rStyle w:val="ad"/>
            <w:noProof/>
          </w:rPr>
          <w:t>表</w:t>
        </w:r>
        <w:r w:rsidR="00DC032E" w:rsidRPr="001D12F2">
          <w:rPr>
            <w:rStyle w:val="ad"/>
            <w:noProof/>
          </w:rPr>
          <w:t>3.4 Pluto</w:t>
        </w:r>
        <w:r w:rsidR="00DC032E" w:rsidRPr="001D12F2">
          <w:rPr>
            <w:rStyle w:val="ad"/>
            <w:noProof/>
          </w:rPr>
          <w:t>命令参数表</w:t>
        </w:r>
        <w:r w:rsidR="00DC032E">
          <w:rPr>
            <w:noProof/>
            <w:webHidden/>
          </w:rPr>
          <w:tab/>
        </w:r>
        <w:r w:rsidR="00DC032E">
          <w:rPr>
            <w:noProof/>
            <w:webHidden/>
          </w:rPr>
          <w:fldChar w:fldCharType="begin"/>
        </w:r>
        <w:r w:rsidR="00DC032E">
          <w:rPr>
            <w:noProof/>
            <w:webHidden/>
          </w:rPr>
          <w:instrText xml:space="preserve"> PAGEREF _Toc38290877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4104738A" w14:textId="0E611560"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78" w:history="1">
        <w:r w:rsidR="00DC032E" w:rsidRPr="001D12F2">
          <w:rPr>
            <w:rStyle w:val="ad"/>
            <w:noProof/>
          </w:rPr>
          <w:t>表</w:t>
        </w:r>
        <w:r w:rsidR="00DC032E" w:rsidRPr="001D12F2">
          <w:rPr>
            <w:rStyle w:val="ad"/>
            <w:noProof/>
          </w:rPr>
          <w:t>3.5 DGCNN</w:t>
        </w:r>
        <w:r w:rsidR="00DC032E" w:rsidRPr="001D12F2">
          <w:rPr>
            <w:rStyle w:val="ad"/>
            <w:noProof/>
          </w:rPr>
          <w:t>使用的数据集信息表</w:t>
        </w:r>
        <w:r w:rsidR="00DC032E">
          <w:rPr>
            <w:noProof/>
            <w:webHidden/>
          </w:rPr>
          <w:tab/>
        </w:r>
        <w:r w:rsidR="00DC032E">
          <w:rPr>
            <w:noProof/>
            <w:webHidden/>
          </w:rPr>
          <w:fldChar w:fldCharType="begin"/>
        </w:r>
        <w:r w:rsidR="00DC032E">
          <w:rPr>
            <w:noProof/>
            <w:webHidden/>
          </w:rPr>
          <w:instrText xml:space="preserve"> PAGEREF _Toc38290878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62D159C2" w14:textId="1E879FF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79" w:history="1">
        <w:r w:rsidR="00DC032E" w:rsidRPr="001D12F2">
          <w:rPr>
            <w:rStyle w:val="ad"/>
            <w:noProof/>
          </w:rPr>
          <w:t>表</w:t>
        </w:r>
        <w:r w:rsidR="00DC032E" w:rsidRPr="001D12F2">
          <w:rPr>
            <w:rStyle w:val="ad"/>
            <w:noProof/>
          </w:rPr>
          <w:t>3.6 GFCPD</w:t>
        </w:r>
        <w:r w:rsidR="00DC032E" w:rsidRPr="001D12F2">
          <w:rPr>
            <w:rStyle w:val="ad"/>
            <w:noProof/>
          </w:rPr>
          <w:t>数据集信息表</w:t>
        </w:r>
        <w:r w:rsidR="00DC032E">
          <w:rPr>
            <w:noProof/>
            <w:webHidden/>
          </w:rPr>
          <w:tab/>
        </w:r>
        <w:r w:rsidR="00DC032E">
          <w:rPr>
            <w:noProof/>
            <w:webHidden/>
          </w:rPr>
          <w:fldChar w:fldCharType="begin"/>
        </w:r>
        <w:r w:rsidR="00DC032E">
          <w:rPr>
            <w:noProof/>
            <w:webHidden/>
          </w:rPr>
          <w:instrText xml:space="preserve"> PAGEREF _Toc38290879 \h </w:instrText>
        </w:r>
        <w:r w:rsidR="00DC032E">
          <w:rPr>
            <w:noProof/>
            <w:webHidden/>
          </w:rPr>
        </w:r>
        <w:r w:rsidR="00DC032E">
          <w:rPr>
            <w:noProof/>
            <w:webHidden/>
          </w:rPr>
          <w:fldChar w:fldCharType="separate"/>
        </w:r>
        <w:r w:rsidR="00202FE7">
          <w:rPr>
            <w:noProof/>
            <w:webHidden/>
          </w:rPr>
          <w:t>33</w:t>
        </w:r>
        <w:r w:rsidR="00DC032E">
          <w:rPr>
            <w:noProof/>
            <w:webHidden/>
          </w:rPr>
          <w:fldChar w:fldCharType="end"/>
        </w:r>
      </w:hyperlink>
    </w:p>
    <w:p w14:paraId="146D6582" w14:textId="3772613E"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0" w:history="1">
        <w:r w:rsidR="00DC032E" w:rsidRPr="001D12F2">
          <w:rPr>
            <w:rStyle w:val="ad"/>
            <w:noProof/>
          </w:rPr>
          <w:t>表</w:t>
        </w:r>
        <w:r w:rsidR="00DC032E" w:rsidRPr="001D12F2">
          <w:rPr>
            <w:rStyle w:val="ad"/>
            <w:noProof/>
          </w:rPr>
          <w:t>4.1</w:t>
        </w:r>
        <w:r w:rsidR="00DC032E" w:rsidRPr="001D12F2">
          <w:rPr>
            <w:rStyle w:val="ad"/>
            <w:noProof/>
          </w:rPr>
          <w:t>节点类型标签信息表</w:t>
        </w:r>
        <w:r w:rsidR="00DC032E">
          <w:rPr>
            <w:noProof/>
            <w:webHidden/>
          </w:rPr>
          <w:tab/>
        </w:r>
        <w:r w:rsidR="00DC032E">
          <w:rPr>
            <w:noProof/>
            <w:webHidden/>
          </w:rPr>
          <w:fldChar w:fldCharType="begin"/>
        </w:r>
        <w:r w:rsidR="00DC032E">
          <w:rPr>
            <w:noProof/>
            <w:webHidden/>
          </w:rPr>
          <w:instrText xml:space="preserve"> PAGEREF _Toc38290880 \h </w:instrText>
        </w:r>
        <w:r w:rsidR="00DC032E">
          <w:rPr>
            <w:noProof/>
            <w:webHidden/>
          </w:rPr>
        </w:r>
        <w:r w:rsidR="00DC032E">
          <w:rPr>
            <w:noProof/>
            <w:webHidden/>
          </w:rPr>
          <w:fldChar w:fldCharType="separate"/>
        </w:r>
        <w:r w:rsidR="00202FE7">
          <w:rPr>
            <w:noProof/>
            <w:webHidden/>
          </w:rPr>
          <w:t>35</w:t>
        </w:r>
        <w:r w:rsidR="00DC032E">
          <w:rPr>
            <w:noProof/>
            <w:webHidden/>
          </w:rPr>
          <w:fldChar w:fldCharType="end"/>
        </w:r>
      </w:hyperlink>
    </w:p>
    <w:p w14:paraId="43DBF3A2" w14:textId="16646D6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1" w:history="1">
        <w:r w:rsidR="00DC032E" w:rsidRPr="001D12F2">
          <w:rPr>
            <w:rStyle w:val="ad"/>
            <w:noProof/>
          </w:rPr>
          <w:t>表</w:t>
        </w:r>
        <w:r w:rsidR="00DC032E" w:rsidRPr="001D12F2">
          <w:rPr>
            <w:rStyle w:val="ad"/>
            <w:noProof/>
          </w:rPr>
          <w:t xml:space="preserve">4.2 </w:t>
        </w:r>
        <w:r w:rsidR="00DC032E" w:rsidRPr="001D12F2">
          <w:rPr>
            <w:rStyle w:val="ad"/>
            <w:noProof/>
          </w:rPr>
          <w:t>图嵌入训练所使用的数据集信息表</w:t>
        </w:r>
        <w:r w:rsidR="00DC032E">
          <w:rPr>
            <w:noProof/>
            <w:webHidden/>
          </w:rPr>
          <w:tab/>
        </w:r>
        <w:r w:rsidR="00DC032E">
          <w:rPr>
            <w:noProof/>
            <w:webHidden/>
          </w:rPr>
          <w:fldChar w:fldCharType="begin"/>
        </w:r>
        <w:r w:rsidR="00DC032E">
          <w:rPr>
            <w:noProof/>
            <w:webHidden/>
          </w:rPr>
          <w:instrText xml:space="preserve"> PAGEREF _Toc38290881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681E6BA9" w14:textId="1B6D252F"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2" w:history="1">
        <w:r w:rsidR="00DC032E" w:rsidRPr="001D12F2">
          <w:rPr>
            <w:rStyle w:val="ad"/>
            <w:noProof/>
          </w:rPr>
          <w:t>表</w:t>
        </w:r>
        <w:r w:rsidR="00DC032E" w:rsidRPr="001D12F2">
          <w:rPr>
            <w:rStyle w:val="ad"/>
            <w:noProof/>
          </w:rPr>
          <w:t xml:space="preserve">4.3 </w:t>
        </w:r>
        <w:r w:rsidR="00DC032E" w:rsidRPr="001D12F2">
          <w:rPr>
            <w:rStyle w:val="ad"/>
            <w:noProof/>
          </w:rPr>
          <w:t>图嵌入结果详细信息</w:t>
        </w:r>
        <w:r w:rsidR="00DC032E">
          <w:rPr>
            <w:noProof/>
            <w:webHidden/>
          </w:rPr>
          <w:tab/>
        </w:r>
        <w:r w:rsidR="00DC032E">
          <w:rPr>
            <w:noProof/>
            <w:webHidden/>
          </w:rPr>
          <w:fldChar w:fldCharType="begin"/>
        </w:r>
        <w:r w:rsidR="00DC032E">
          <w:rPr>
            <w:noProof/>
            <w:webHidden/>
          </w:rPr>
          <w:instrText xml:space="preserve"> PAGEREF _Toc38290882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72151C1E" w14:textId="1A7BE3C1"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3" w:history="1">
        <w:r w:rsidR="00DC032E" w:rsidRPr="001D12F2">
          <w:rPr>
            <w:rStyle w:val="ad"/>
            <w:noProof/>
          </w:rPr>
          <w:t>表</w:t>
        </w:r>
        <w:r w:rsidR="00DC032E" w:rsidRPr="001D12F2">
          <w:rPr>
            <w:rStyle w:val="ad"/>
            <w:noProof/>
          </w:rPr>
          <w:t>4.4</w:t>
        </w:r>
        <w:r w:rsidR="00DC032E" w:rsidRPr="001D12F2">
          <w:rPr>
            <w:rStyle w:val="ad"/>
            <w:noProof/>
          </w:rPr>
          <w:t>损失函数对比试验参数及测试结果表</w:t>
        </w:r>
        <w:r w:rsidR="00DC032E">
          <w:rPr>
            <w:noProof/>
            <w:webHidden/>
          </w:rPr>
          <w:tab/>
        </w:r>
        <w:r w:rsidR="00DC032E">
          <w:rPr>
            <w:noProof/>
            <w:webHidden/>
          </w:rPr>
          <w:fldChar w:fldCharType="begin"/>
        </w:r>
        <w:r w:rsidR="00DC032E">
          <w:rPr>
            <w:noProof/>
            <w:webHidden/>
          </w:rPr>
          <w:instrText xml:space="preserve"> PAGEREF _Toc38290883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2EE4900E" w14:textId="495606E2"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4" w:history="1">
        <w:r w:rsidR="00DC032E" w:rsidRPr="001D12F2">
          <w:rPr>
            <w:rStyle w:val="ad"/>
            <w:noProof/>
          </w:rPr>
          <w:t>表</w:t>
        </w:r>
        <w:r w:rsidR="00DC032E" w:rsidRPr="001D12F2">
          <w:rPr>
            <w:rStyle w:val="ad"/>
            <w:noProof/>
          </w:rPr>
          <w:t xml:space="preserve">4.5 </w:t>
        </w:r>
        <w:r w:rsidR="00DC032E" w:rsidRPr="001D12F2">
          <w:rPr>
            <w:rStyle w:val="ad"/>
            <w:noProof/>
          </w:rPr>
          <w:t>对比实验中</w:t>
        </w:r>
        <w:r w:rsidR="00DC032E" w:rsidRPr="001D12F2">
          <w:rPr>
            <w:rStyle w:val="ad"/>
            <w:noProof/>
          </w:rPr>
          <w:t>DGCNN</w:t>
        </w:r>
        <w:r w:rsidR="00DC032E" w:rsidRPr="001D12F2">
          <w:rPr>
            <w:rStyle w:val="ad"/>
            <w:noProof/>
          </w:rPr>
          <w:t>模型参数表</w:t>
        </w:r>
        <w:r w:rsidR="00DC032E">
          <w:rPr>
            <w:noProof/>
            <w:webHidden/>
          </w:rPr>
          <w:tab/>
        </w:r>
        <w:r w:rsidR="00DC032E">
          <w:rPr>
            <w:noProof/>
            <w:webHidden/>
          </w:rPr>
          <w:fldChar w:fldCharType="begin"/>
        </w:r>
        <w:r w:rsidR="00DC032E">
          <w:rPr>
            <w:noProof/>
            <w:webHidden/>
          </w:rPr>
          <w:instrText xml:space="preserve"> PAGEREF _Toc38290884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117724F5" w14:textId="7D9685D6"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5" w:history="1">
        <w:r w:rsidR="00DC032E" w:rsidRPr="001D12F2">
          <w:rPr>
            <w:rStyle w:val="ad"/>
            <w:noProof/>
          </w:rPr>
          <w:t>表</w:t>
        </w:r>
        <w:r w:rsidR="00DC032E" w:rsidRPr="001D12F2">
          <w:rPr>
            <w:rStyle w:val="ad"/>
            <w:noProof/>
          </w:rPr>
          <w:t>4.6</w:t>
        </w:r>
        <w:r w:rsidR="00DC032E" w:rsidRPr="001D12F2">
          <w:rPr>
            <w:rStyle w:val="ad"/>
            <w:noProof/>
          </w:rPr>
          <w:t>对比实验一实验结果表</w:t>
        </w:r>
        <w:r w:rsidR="00DC032E">
          <w:rPr>
            <w:noProof/>
            <w:webHidden/>
          </w:rPr>
          <w:tab/>
        </w:r>
        <w:r w:rsidR="00DC032E">
          <w:rPr>
            <w:noProof/>
            <w:webHidden/>
          </w:rPr>
          <w:fldChar w:fldCharType="begin"/>
        </w:r>
        <w:r w:rsidR="00DC032E">
          <w:rPr>
            <w:noProof/>
            <w:webHidden/>
          </w:rPr>
          <w:instrText xml:space="preserve"> PAGEREF _Toc38290885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22D18380" w14:textId="21E2EAC0"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6" w:history="1">
        <w:r w:rsidR="00DC032E" w:rsidRPr="001D12F2">
          <w:rPr>
            <w:rStyle w:val="ad"/>
            <w:noProof/>
          </w:rPr>
          <w:t>表</w:t>
        </w:r>
        <w:r w:rsidR="00DC032E" w:rsidRPr="001D12F2">
          <w:rPr>
            <w:rStyle w:val="ad"/>
            <w:noProof/>
          </w:rPr>
          <w:t>4.7</w:t>
        </w:r>
        <w:r w:rsidR="00DC032E" w:rsidRPr="001D12F2">
          <w:rPr>
            <w:rStyle w:val="ad"/>
            <w:noProof/>
          </w:rPr>
          <w:t>对比试验二实验结果表</w:t>
        </w:r>
        <w:r w:rsidR="00DC032E">
          <w:rPr>
            <w:noProof/>
            <w:webHidden/>
          </w:rPr>
          <w:tab/>
        </w:r>
        <w:r w:rsidR="00DC032E">
          <w:rPr>
            <w:noProof/>
            <w:webHidden/>
          </w:rPr>
          <w:fldChar w:fldCharType="begin"/>
        </w:r>
        <w:r w:rsidR="00DC032E">
          <w:rPr>
            <w:noProof/>
            <w:webHidden/>
          </w:rPr>
          <w:instrText xml:space="preserve"> PAGEREF _Toc38290886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5AAE9DB0" w14:textId="59898BE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7" w:history="1">
        <w:r w:rsidR="00DC032E" w:rsidRPr="001D12F2">
          <w:rPr>
            <w:rStyle w:val="ad"/>
            <w:noProof/>
          </w:rPr>
          <w:t>表</w:t>
        </w:r>
        <w:r w:rsidR="00DC032E" w:rsidRPr="001D12F2">
          <w:rPr>
            <w:rStyle w:val="ad"/>
            <w:noProof/>
          </w:rPr>
          <w:t>4.8</w:t>
        </w:r>
        <w:r w:rsidR="00DC032E" w:rsidRPr="001D12F2">
          <w:rPr>
            <w:rStyle w:val="ad"/>
            <w:noProof/>
          </w:rPr>
          <w:t>对比实验三实验结果表</w:t>
        </w:r>
        <w:r w:rsidR="00DC032E">
          <w:rPr>
            <w:noProof/>
            <w:webHidden/>
          </w:rPr>
          <w:tab/>
        </w:r>
        <w:r w:rsidR="00DC032E">
          <w:rPr>
            <w:noProof/>
            <w:webHidden/>
          </w:rPr>
          <w:fldChar w:fldCharType="begin"/>
        </w:r>
        <w:r w:rsidR="00DC032E">
          <w:rPr>
            <w:noProof/>
            <w:webHidden/>
          </w:rPr>
          <w:instrText xml:space="preserve"> PAGEREF _Toc38290887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77E4611F" w14:textId="32510CDC"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8" w:history="1">
        <w:r w:rsidR="00DC032E" w:rsidRPr="001D12F2">
          <w:rPr>
            <w:rStyle w:val="ad"/>
            <w:noProof/>
          </w:rPr>
          <w:t>表</w:t>
        </w:r>
        <w:r w:rsidR="00DC032E" w:rsidRPr="001D12F2">
          <w:rPr>
            <w:rStyle w:val="ad"/>
            <w:noProof/>
          </w:rPr>
          <w:t xml:space="preserve">5.1 </w:t>
        </w:r>
        <w:r w:rsidR="00DC032E" w:rsidRPr="001D12F2">
          <w:rPr>
            <w:rStyle w:val="ad"/>
            <w:noProof/>
          </w:rPr>
          <w:t>能源勘探行业软件对比信息表</w:t>
        </w:r>
        <w:r w:rsidR="00DC032E">
          <w:rPr>
            <w:noProof/>
            <w:webHidden/>
          </w:rPr>
          <w:tab/>
        </w:r>
        <w:r w:rsidR="00DC032E">
          <w:rPr>
            <w:noProof/>
            <w:webHidden/>
          </w:rPr>
          <w:fldChar w:fldCharType="begin"/>
        </w:r>
        <w:r w:rsidR="00DC032E">
          <w:rPr>
            <w:noProof/>
            <w:webHidden/>
          </w:rPr>
          <w:instrText xml:space="preserve"> PAGEREF _Toc38290888 \h </w:instrText>
        </w:r>
        <w:r w:rsidR="00DC032E">
          <w:rPr>
            <w:noProof/>
            <w:webHidden/>
          </w:rPr>
        </w:r>
        <w:r w:rsidR="00DC032E">
          <w:rPr>
            <w:noProof/>
            <w:webHidden/>
          </w:rPr>
          <w:fldChar w:fldCharType="separate"/>
        </w:r>
        <w:r w:rsidR="00202FE7">
          <w:rPr>
            <w:noProof/>
            <w:webHidden/>
          </w:rPr>
          <w:t>44</w:t>
        </w:r>
        <w:r w:rsidR="00DC032E">
          <w:rPr>
            <w:noProof/>
            <w:webHidden/>
          </w:rPr>
          <w:fldChar w:fldCharType="end"/>
        </w:r>
      </w:hyperlink>
    </w:p>
    <w:p w14:paraId="0F6EC997" w14:textId="1076647E"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89" w:history="1">
        <w:r w:rsidR="00DC032E" w:rsidRPr="001D12F2">
          <w:rPr>
            <w:rStyle w:val="ad"/>
            <w:noProof/>
          </w:rPr>
          <w:t>表</w:t>
        </w:r>
        <w:r w:rsidR="00DC032E" w:rsidRPr="001D12F2">
          <w:rPr>
            <w:rStyle w:val="ad"/>
            <w:noProof/>
          </w:rPr>
          <w:t xml:space="preserve">5.2 </w:t>
        </w:r>
        <w:r w:rsidR="00DC032E" w:rsidRPr="001D12F2">
          <w:rPr>
            <w:rStyle w:val="ad"/>
            <w:noProof/>
          </w:rPr>
          <w:t>基于</w:t>
        </w:r>
        <w:r w:rsidR="00DC032E" w:rsidRPr="001D12F2">
          <w:rPr>
            <w:rStyle w:val="ad"/>
            <w:noProof/>
          </w:rPr>
          <w:t>XML</w:t>
        </w:r>
        <w:r w:rsidR="00DC032E" w:rsidRPr="001D12F2">
          <w:rPr>
            <w:rStyle w:val="ad"/>
            <w:noProof/>
          </w:rPr>
          <w:t>的标记语言相关研究信息表</w:t>
        </w:r>
        <w:r w:rsidR="00DC032E">
          <w:rPr>
            <w:noProof/>
            <w:webHidden/>
          </w:rPr>
          <w:tab/>
        </w:r>
        <w:r w:rsidR="00DC032E">
          <w:rPr>
            <w:noProof/>
            <w:webHidden/>
          </w:rPr>
          <w:fldChar w:fldCharType="begin"/>
        </w:r>
        <w:r w:rsidR="00DC032E">
          <w:rPr>
            <w:noProof/>
            <w:webHidden/>
          </w:rPr>
          <w:instrText xml:space="preserve"> PAGEREF _Toc38290889 \h </w:instrText>
        </w:r>
        <w:r w:rsidR="00DC032E">
          <w:rPr>
            <w:noProof/>
            <w:webHidden/>
          </w:rPr>
        </w:r>
        <w:r w:rsidR="00DC032E">
          <w:rPr>
            <w:noProof/>
            <w:webHidden/>
          </w:rPr>
          <w:fldChar w:fldCharType="separate"/>
        </w:r>
        <w:r w:rsidR="00202FE7">
          <w:rPr>
            <w:noProof/>
            <w:webHidden/>
          </w:rPr>
          <w:t>46</w:t>
        </w:r>
        <w:r w:rsidR="00DC032E">
          <w:rPr>
            <w:noProof/>
            <w:webHidden/>
          </w:rPr>
          <w:fldChar w:fldCharType="end"/>
        </w:r>
      </w:hyperlink>
    </w:p>
    <w:p w14:paraId="28386BEA" w14:textId="18A694B5"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90" w:history="1">
        <w:r w:rsidR="00DC032E" w:rsidRPr="001D12F2">
          <w:rPr>
            <w:rStyle w:val="ad"/>
            <w:noProof/>
          </w:rPr>
          <w:t>表</w:t>
        </w:r>
        <w:r w:rsidR="00DC032E" w:rsidRPr="001D12F2">
          <w:rPr>
            <w:rStyle w:val="ad"/>
            <w:noProof/>
          </w:rPr>
          <w:t>5.3</w:t>
        </w:r>
        <w:r w:rsidR="00DC032E" w:rsidRPr="001D12F2">
          <w:rPr>
            <w:rStyle w:val="ad"/>
            <w:noProof/>
          </w:rPr>
          <w:t>标签表</w:t>
        </w:r>
        <w:r w:rsidR="00DC032E">
          <w:rPr>
            <w:noProof/>
            <w:webHidden/>
          </w:rPr>
          <w:tab/>
        </w:r>
        <w:r w:rsidR="00DC032E">
          <w:rPr>
            <w:noProof/>
            <w:webHidden/>
          </w:rPr>
          <w:fldChar w:fldCharType="begin"/>
        </w:r>
        <w:r w:rsidR="00DC032E">
          <w:rPr>
            <w:noProof/>
            <w:webHidden/>
          </w:rPr>
          <w:instrText xml:space="preserve"> PAGEREF _Toc38290890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1790C37B" w14:textId="2429E164"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91" w:history="1">
        <w:r w:rsidR="00DC032E" w:rsidRPr="001D12F2">
          <w:rPr>
            <w:rStyle w:val="ad"/>
            <w:noProof/>
          </w:rPr>
          <w:t>表</w:t>
        </w:r>
        <w:r w:rsidR="00DC032E" w:rsidRPr="001D12F2">
          <w:rPr>
            <w:rStyle w:val="ad"/>
            <w:noProof/>
          </w:rPr>
          <w:t xml:space="preserve">5.4 </w:t>
        </w:r>
        <w:r w:rsidR="00DC032E" w:rsidRPr="001D12F2">
          <w:rPr>
            <w:rStyle w:val="ad"/>
            <w:noProof/>
          </w:rPr>
          <w:t>标签类别表</w:t>
        </w:r>
        <w:r w:rsidR="00DC032E">
          <w:rPr>
            <w:noProof/>
            <w:webHidden/>
          </w:rPr>
          <w:tab/>
        </w:r>
        <w:r w:rsidR="00DC032E">
          <w:rPr>
            <w:noProof/>
            <w:webHidden/>
          </w:rPr>
          <w:fldChar w:fldCharType="begin"/>
        </w:r>
        <w:r w:rsidR="00DC032E">
          <w:rPr>
            <w:noProof/>
            <w:webHidden/>
          </w:rPr>
          <w:instrText xml:space="preserve"> PAGEREF _Toc38290891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27A80680" w14:textId="4368DC03"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92" w:history="1">
        <w:r w:rsidR="00DC032E" w:rsidRPr="001D12F2">
          <w:rPr>
            <w:rStyle w:val="ad"/>
            <w:noProof/>
          </w:rPr>
          <w:t>表</w:t>
        </w:r>
        <w:r w:rsidR="00DC032E" w:rsidRPr="001D12F2">
          <w:rPr>
            <w:rStyle w:val="ad"/>
            <w:noProof/>
          </w:rPr>
          <w:t xml:space="preserve">5.5 </w:t>
        </w:r>
        <w:r w:rsidR="00DC032E" w:rsidRPr="001D12F2">
          <w:rPr>
            <w:rStyle w:val="ad"/>
            <w:noProof/>
          </w:rPr>
          <w:t>并行编程模型表</w:t>
        </w:r>
        <w:r w:rsidR="00DC032E">
          <w:rPr>
            <w:noProof/>
            <w:webHidden/>
          </w:rPr>
          <w:tab/>
        </w:r>
        <w:r w:rsidR="00DC032E">
          <w:rPr>
            <w:noProof/>
            <w:webHidden/>
          </w:rPr>
          <w:fldChar w:fldCharType="begin"/>
        </w:r>
        <w:r w:rsidR="00DC032E">
          <w:rPr>
            <w:noProof/>
            <w:webHidden/>
          </w:rPr>
          <w:instrText xml:space="preserve"> PAGEREF _Toc38290892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740E148B" w14:textId="625EA788" w:rsidR="00DC032E" w:rsidRDefault="0058418C">
      <w:pPr>
        <w:pStyle w:val="af3"/>
        <w:tabs>
          <w:tab w:val="right" w:leader="dot" w:pos="9060"/>
        </w:tabs>
        <w:ind w:left="976" w:hanging="518"/>
        <w:rPr>
          <w:rFonts w:asciiTheme="minorHAnsi" w:eastAsiaTheme="minorEastAsia" w:hAnsiTheme="minorHAnsi" w:cstheme="minorBidi"/>
          <w:noProof/>
          <w:sz w:val="21"/>
          <w:szCs w:val="22"/>
        </w:rPr>
      </w:pPr>
      <w:hyperlink w:anchor="_Toc38290893" w:history="1">
        <w:r w:rsidR="00DC032E" w:rsidRPr="001D12F2">
          <w:rPr>
            <w:rStyle w:val="ad"/>
            <w:noProof/>
          </w:rPr>
          <w:t>表</w:t>
        </w:r>
        <w:r w:rsidR="00DC032E" w:rsidRPr="001D12F2">
          <w:rPr>
            <w:rStyle w:val="ad"/>
            <w:noProof/>
          </w:rPr>
          <w:t xml:space="preserve">5.6 </w:t>
        </w:r>
        <w:r w:rsidR="00DC032E" w:rsidRPr="001D12F2">
          <w:rPr>
            <w:rStyle w:val="ad"/>
            <w:noProof/>
          </w:rPr>
          <w:t>控制层相关实现技术信息表</w:t>
        </w:r>
        <w:r w:rsidR="00DC032E">
          <w:rPr>
            <w:noProof/>
            <w:webHidden/>
          </w:rPr>
          <w:tab/>
        </w:r>
        <w:r w:rsidR="00DC032E">
          <w:rPr>
            <w:noProof/>
            <w:webHidden/>
          </w:rPr>
          <w:fldChar w:fldCharType="begin"/>
        </w:r>
        <w:r w:rsidR="00DC032E">
          <w:rPr>
            <w:noProof/>
            <w:webHidden/>
          </w:rPr>
          <w:instrText xml:space="preserve"> PAGEREF _Toc38290893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EE229C1" w14:textId="5B37139A" w:rsidR="00B07C74" w:rsidRPr="00D33817" w:rsidRDefault="004F4223">
      <w:pPr>
        <w:widowControl/>
        <w:jc w:val="left"/>
        <w:rPr>
          <w:rFonts w:eastAsia="黑体"/>
          <w:sz w:val="24"/>
        </w:rPr>
        <w:sectPr w:rsidR="00B07C74" w:rsidRPr="00D33817" w:rsidSect="00387BDC">
          <w:footerReference w:type="default" r:id="rId15"/>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40" w:name="_Toc11339"/>
      <w:bookmarkStart w:id="41" w:name="_Toc38295959"/>
      <w:r>
        <w:lastRenderedPageBreak/>
        <w:t>第</w:t>
      </w:r>
      <w:r>
        <w:t>1</w:t>
      </w:r>
      <w:r>
        <w:t>章</w:t>
      </w:r>
      <w:r>
        <w:t xml:space="preserve"> </w:t>
      </w:r>
      <w:r>
        <w:t>绪论</w:t>
      </w:r>
      <w:bookmarkEnd w:id="40"/>
      <w:bookmarkEnd w:id="41"/>
    </w:p>
    <w:p w14:paraId="11A029E9" w14:textId="13E70D4A" w:rsidR="004614F2" w:rsidRPr="00FB6185" w:rsidRDefault="008340E3" w:rsidP="008340E3">
      <w:pPr>
        <w:pStyle w:val="WSL-2"/>
        <w:numPr>
          <w:ilvl w:val="0"/>
          <w:numId w:val="0"/>
        </w:numPr>
      </w:pPr>
      <w:bookmarkStart w:id="42" w:name="_Toc23552"/>
      <w:bookmarkStart w:id="43" w:name="_Toc38295960"/>
      <w:r>
        <w:rPr>
          <w:rFonts w:hint="eastAsia"/>
        </w:rPr>
        <w:t>1.1</w:t>
      </w:r>
      <w:r>
        <w:t>研究背景和意义</w:t>
      </w:r>
      <w:bookmarkEnd w:id="42"/>
      <w:bookmarkEnd w:id="43"/>
    </w:p>
    <w:p w14:paraId="487485BE" w14:textId="6AED80BA"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44" w:name="_Hlk35447220"/>
      <w:r w:rsidRPr="00391B46">
        <w:rPr>
          <w:rFonts w:hint="eastAsia"/>
          <w:vertAlign w:val="superscript"/>
        </w:rPr>
        <w:t>[</w:t>
      </w:r>
      <w:r w:rsidRPr="00391B46">
        <w:rPr>
          <w:vertAlign w:val="superscript"/>
        </w:rPr>
        <w:t>1]</w:t>
      </w:r>
      <w:bookmarkEnd w:id="44"/>
      <w:r w:rsidRPr="00FB6185">
        <w:rPr>
          <w:rFonts w:hint="eastAsia"/>
        </w:rPr>
        <w:t>，但社会和科学技术的发展对计算机性能的需求仍然不断提高。这推动了硬件和架构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41800C40"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。这一过程使开发人员摆脱了手动并行化的繁琐过程，更加科学、准确地发现了程序中</w:t>
      </w:r>
      <w:r>
        <w:rPr>
          <w:rFonts w:hint="eastAsia"/>
        </w:rPr>
        <w:t>可以并行的代码片段</w:t>
      </w:r>
      <w:r w:rsidRPr="00FB6185">
        <w:rPr>
          <w:rFonts w:hint="eastAsia"/>
        </w:rPr>
        <w:t>，但并行化后的程序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w:t>
      </w:r>
      <w:r w:rsidR="00390957">
        <w:rPr>
          <w:rFonts w:hint="eastAsia"/>
        </w:rPr>
        <w:lastRenderedPageBreak/>
        <w:t>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77777777" w:rsidR="00F80EC7" w:rsidRDefault="004614F2" w:rsidP="00F80EC7">
      <w:pPr>
        <w:pStyle w:val="WSL-4"/>
        <w:ind w:firstLine="518"/>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45"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45"/>
      <w:r>
        <w:rPr>
          <w:rFonts w:hint="eastAsia"/>
        </w:rPr>
        <w:t>，</w:t>
      </w:r>
      <w:bookmarkStart w:id="46"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46"/>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786B4980" w:rsidR="004614F2" w:rsidRDefault="00D174F8" w:rsidP="0011776B">
      <w:pPr>
        <w:pStyle w:val="WSL-4"/>
        <w:ind w:firstLine="518"/>
      </w:pPr>
      <w:r>
        <w:rPr>
          <w:rFonts w:hint="eastAsia"/>
        </w:rPr>
        <w:t>近年来，</w:t>
      </w:r>
      <w:r w:rsidR="004614F2">
        <w:rPr>
          <w:rFonts w:hint="eastAsia"/>
        </w:rPr>
        <w:t>深度学习在自然语言处理（</w:t>
      </w:r>
      <w:r w:rsidR="004614F2">
        <w:rPr>
          <w:rFonts w:hint="eastAsia"/>
        </w:rPr>
        <w:t>NLP</w:t>
      </w:r>
      <w:r w:rsidR="004614F2">
        <w:rPr>
          <w:rFonts w:hint="eastAsia"/>
        </w:rPr>
        <w:t>）领域取得</w:t>
      </w:r>
      <w:r w:rsidR="0011776B">
        <w:rPr>
          <w:rFonts w:hint="eastAsia"/>
        </w:rPr>
        <w:t>的</w:t>
      </w:r>
      <w:r w:rsidR="004614F2">
        <w:rPr>
          <w:rFonts w:hint="eastAsia"/>
        </w:rPr>
        <w:t>巨大的成功</w:t>
      </w:r>
      <w:r w:rsidR="004614F2" w:rsidRPr="00391B46">
        <w:rPr>
          <w:rFonts w:hint="eastAsia"/>
          <w:vertAlign w:val="superscript"/>
        </w:rPr>
        <w:t>[6</w:t>
      </w:r>
      <w:r w:rsidR="004614F2" w:rsidRPr="00391B46">
        <w:rPr>
          <w:vertAlign w:val="superscript"/>
        </w:rPr>
        <w:t>]</w:t>
      </w:r>
      <w:r>
        <w:rPr>
          <w:rFonts w:hint="eastAsia"/>
        </w:rPr>
        <w:t>推动了</w:t>
      </w:r>
      <w:r>
        <w:rPr>
          <w:rFonts w:hint="eastAsia"/>
        </w:rPr>
        <w:lastRenderedPageBreak/>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47" w:name="_Toc38295961"/>
      <w:r>
        <w:rPr>
          <w:rFonts w:hint="eastAsia"/>
        </w:rPr>
        <w:t>1.2</w:t>
      </w:r>
      <w:r w:rsidR="004614F2">
        <w:rPr>
          <w:rFonts w:hint="eastAsia"/>
        </w:rPr>
        <w:t>国内外研究现状</w:t>
      </w:r>
      <w:bookmarkEnd w:id="47"/>
    </w:p>
    <w:p w14:paraId="74F05095" w14:textId="7CD0021B"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211AD0">
        <w:rPr>
          <w:rFonts w:hint="eastAsia"/>
        </w:rPr>
        <w:t>，而深度学习技术在源码分析领域的应用，也为使用深度学习的方法</w:t>
      </w:r>
      <w:r w:rsidR="00B412E6">
        <w:rPr>
          <w:rFonts w:hint="eastAsia"/>
        </w:rPr>
        <w:t>进行这一研究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48" w:name="_Toc38295962"/>
      <w:r w:rsidRPr="00E4792A">
        <w:rPr>
          <w:rFonts w:hint="eastAsia"/>
        </w:rPr>
        <w:t>1.2.1</w:t>
      </w:r>
      <w:r w:rsidRPr="00E4792A">
        <w:rPr>
          <w:rFonts w:hint="eastAsia"/>
        </w:rPr>
        <w:t>国内研究现状</w:t>
      </w:r>
      <w:bookmarkEnd w:id="48"/>
    </w:p>
    <w:p w14:paraId="099D0422" w14:textId="70738151"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A62188">
        <w:fldChar w:fldCharType="begin"/>
      </w:r>
      <w:r w:rsidR="00A62188">
        <w:instrText xml:space="preserve"> HYPERLINK "http://www.wanfangdata.com.cn/details/detail.do?_type=perio&amp;id=jsjyyyrj200204016" </w:instrText>
      </w:r>
      <w:r w:rsidR="00A62188">
        <w:fldChar w:fldCharType="separate"/>
      </w:r>
      <w:proofErr w:type="gramStart"/>
      <w:r w:rsidRPr="00534798">
        <w:rPr>
          <w:rFonts w:ascii="宋体" w:hAnsi="宋体" w:cs="宋体" w:hint="eastAsia"/>
        </w:rPr>
        <w:t>乐晓波</w:t>
      </w:r>
      <w:proofErr w:type="gramEnd"/>
      <w:r w:rsidR="00A62188">
        <w:rPr>
          <w:rFonts w:ascii="宋体" w:hAnsi="宋体" w:cs="宋体"/>
        </w:rPr>
        <w:fldChar w:fldCharType="end"/>
      </w:r>
      <w:r w:rsidRPr="00534798">
        <w:rPr>
          <w:rFonts w:ascii="宋体" w:hAnsi="宋体" w:cs="宋体" w:hint="eastAsia"/>
        </w:rPr>
        <w:t>、</w:t>
      </w:r>
      <w:hyperlink r:id="rId16"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A62188">
        <w:fldChar w:fldCharType="begin"/>
      </w:r>
      <w:r w:rsidR="00A62188">
        <w:instrText xml:space="preserve"> HYPERLINK "http://www.wanfangdata.com.cn/details/detail.do?_type=perio&amp;id=xxwxjsjxt200902008" </w:instrText>
      </w:r>
      <w:r w:rsidR="00A62188">
        <w:fldChar w:fldCharType="separate"/>
      </w:r>
      <w:r w:rsidRPr="00534798">
        <w:rPr>
          <w:rFonts w:ascii="宋体" w:hAnsi="宋体" w:cs="宋体" w:hint="eastAsia"/>
        </w:rPr>
        <w:t>梁博</w:t>
      </w:r>
      <w:r w:rsidR="00A62188">
        <w:rPr>
          <w:rFonts w:ascii="宋体" w:hAnsi="宋体" w:cs="宋体"/>
        </w:rPr>
        <w:fldChar w:fldCharType="end"/>
      </w:r>
      <w:r w:rsidRPr="00534798">
        <w:rPr>
          <w:rFonts w:ascii="宋体" w:hAnsi="宋体" w:cs="宋体" w:hint="eastAsia"/>
        </w:rPr>
        <w:t>、</w:t>
      </w:r>
      <w:hyperlink r:id="rId17" w:history="1">
        <w:proofErr w:type="gramStart"/>
        <w:r w:rsidRPr="00534798">
          <w:rPr>
            <w:rFonts w:ascii="宋体" w:hAnsi="宋体" w:cs="宋体" w:hint="eastAsia"/>
          </w:rPr>
          <w:t>安虹</w:t>
        </w:r>
        <w:proofErr w:type="gramEnd"/>
      </w:hyperlink>
      <w:r w:rsidRPr="00534798">
        <w:rPr>
          <w:rFonts w:ascii="宋体" w:hAnsi="宋体" w:cs="宋体" w:hint="eastAsia"/>
        </w:rPr>
        <w:t>等提出了适</w:t>
      </w:r>
      <w:r w:rsidR="00413ECB" w:rsidRPr="00534798">
        <w:rPr>
          <w:rFonts w:ascii="宋体" w:hAnsi="宋体" w:cs="宋体" w:hint="eastAsia"/>
        </w:rPr>
        <w:t>合</w:t>
      </w:r>
      <w:r w:rsidRPr="00534798">
        <w:rPr>
          <w:rFonts w:ascii="宋体" w:hAnsi="宋体" w:cs="宋体" w:hint="eastAsia"/>
        </w:rPr>
        <w:t>并行执行的子程序结构的基本判定依据，通过运行由</w:t>
      </w:r>
      <w:proofErr w:type="spellStart"/>
      <w:r w:rsidRPr="00534798">
        <w:rPr>
          <w:rFonts w:ascii="宋体" w:hAnsi="宋体" w:cs="宋体" w:hint="eastAsia"/>
        </w:rPr>
        <w:t>Simplescalar</w:t>
      </w:r>
      <w:proofErr w:type="spellEnd"/>
      <w:r w:rsidR="00894353">
        <w:rPr>
          <w:rFonts w:ascii="宋体" w:hAnsi="宋体" w:cs="宋体" w:hint="eastAsia"/>
        </w:rPr>
        <w:t>模拟器</w:t>
      </w:r>
      <w:r w:rsidRPr="00534798">
        <w:rPr>
          <w:rFonts w:ascii="宋体" w:hAnsi="宋体" w:cs="宋体" w:hint="eastAsia"/>
        </w:rPr>
        <w:t>改造得到的动态剖析工具</w:t>
      </w:r>
      <w:proofErr w:type="spellStart"/>
      <w:r w:rsidRPr="00534798">
        <w:rPr>
          <w:rFonts w:ascii="宋体" w:hAnsi="宋体" w:cs="宋体" w:hint="eastAsia"/>
        </w:rPr>
        <w:t>ProRV</w:t>
      </w:r>
      <w:proofErr w:type="spellEnd"/>
      <w:r w:rsidRPr="00534798">
        <w:rPr>
          <w:rFonts w:ascii="宋体" w:hAnsi="宋体" w:cs="宋体" w:hint="eastAsia"/>
        </w:rPr>
        <w:t>、</w:t>
      </w:r>
      <w:proofErr w:type="spellStart"/>
      <w:r w:rsidRPr="00534798">
        <w:rPr>
          <w:rFonts w:ascii="宋体" w:hAnsi="宋体" w:cs="宋体" w:hint="eastAsia"/>
        </w:rPr>
        <w:t>ProFun</w:t>
      </w:r>
      <w:proofErr w:type="spellEnd"/>
      <w:r w:rsidRPr="00534798">
        <w:rPr>
          <w:rFonts w:ascii="宋体" w:hAnsi="宋体" w:cs="宋体" w:hint="eastAsia"/>
        </w:rPr>
        <w:t>和SPEC CPU2000基准测试程序，对子程序结构</w:t>
      </w:r>
      <w:proofErr w:type="gramStart"/>
      <w:r w:rsidRPr="00534798">
        <w:rPr>
          <w:rFonts w:ascii="宋体" w:hAnsi="宋体" w:cs="宋体" w:hint="eastAsia"/>
        </w:rPr>
        <w:t>线程化推测</w:t>
      </w:r>
      <w:proofErr w:type="gramEnd"/>
      <w:r w:rsidRPr="00534798">
        <w:rPr>
          <w:rFonts w:ascii="宋体" w:hAnsi="宋体" w:cs="宋体" w:hint="eastAsia"/>
        </w:rPr>
        <w:t>执行的适合性进行了详细分析,给出了</w:t>
      </w:r>
      <w:r w:rsidR="00413ECB" w:rsidRPr="00534798">
        <w:rPr>
          <w:rFonts w:ascii="宋体" w:hAnsi="宋体" w:cs="宋体" w:hint="eastAsia"/>
        </w:rPr>
        <w:t>详细</w:t>
      </w:r>
      <w:r w:rsidRPr="00534798">
        <w:rPr>
          <w:rFonts w:ascii="宋体" w:hAnsi="宋体" w:cs="宋体" w:hint="eastAsia"/>
        </w:rPr>
        <w:t>的实验分析方法和实验数据</w:t>
      </w:r>
      <w:r w:rsidRPr="00534798">
        <w:rPr>
          <w:rFonts w:hint="eastAsia"/>
          <w:vertAlign w:val="superscript"/>
        </w:rPr>
        <w:t>[9</w:t>
      </w:r>
      <w:r w:rsidRPr="00534798">
        <w:rPr>
          <w:vertAlign w:val="superscript"/>
        </w:rPr>
        <w:t>]</w:t>
      </w:r>
      <w:r w:rsidRPr="00534798">
        <w:rPr>
          <w:rFonts w:ascii="宋体" w:hAnsi="宋体" w:cs="宋体" w:hint="eastAsia"/>
        </w:rPr>
        <w:t>。2010年，</w:t>
      </w:r>
      <w:r w:rsidR="00A62188">
        <w:fldChar w:fldCharType="begin"/>
      </w:r>
      <w:r w:rsidR="00A62188">
        <w:instrText xml:space="preserve"> HYPERLINK "http://www.wanfangdata.com.cn/details/detail.do?_type=perio&amp;id=jldxzrkxxb201001018" </w:instrText>
      </w:r>
      <w:r w:rsidR="00A62188">
        <w:fldChar w:fldCharType="separate"/>
      </w:r>
      <w:r w:rsidRPr="00534798">
        <w:rPr>
          <w:rFonts w:ascii="宋体" w:hAnsi="宋体" w:cs="宋体" w:hint="eastAsia"/>
        </w:rPr>
        <w:t>闫昭</w:t>
      </w:r>
      <w:r w:rsidR="00A62188">
        <w:rPr>
          <w:rFonts w:ascii="宋体" w:hAnsi="宋体" w:cs="宋体"/>
        </w:rPr>
        <w:fldChar w:fldCharType="end"/>
      </w:r>
      <w:r w:rsidRPr="00534798">
        <w:rPr>
          <w:rFonts w:ascii="宋体" w:hAnsi="宋体" w:cs="宋体" w:hint="eastAsia"/>
        </w:rPr>
        <w:t>、</w:t>
      </w:r>
      <w:hyperlink r:id="rId18" w:history="1">
        <w:r w:rsidRPr="00534798">
          <w:rPr>
            <w:rFonts w:ascii="宋体" w:hAnsi="宋体" w:cs="宋体" w:hint="eastAsia"/>
          </w:rPr>
          <w:t>刘磊</w:t>
        </w:r>
      </w:hyperlink>
      <w:r w:rsidRPr="00534798">
        <w:rPr>
          <w:rFonts w:ascii="宋体" w:hAnsi="宋体" w:cs="宋体" w:hint="eastAsia"/>
        </w:rPr>
        <w:t>针对目前</w:t>
      </w:r>
      <w:r w:rsidR="00413ECB" w:rsidRPr="00534798">
        <w:rPr>
          <w:rFonts w:ascii="宋体" w:hAnsi="宋体" w:cs="宋体" w:hint="eastAsia"/>
        </w:rPr>
        <w:t>存在的</w:t>
      </w:r>
      <w:r w:rsidRPr="00534798">
        <w:rPr>
          <w:rFonts w:ascii="宋体" w:hAnsi="宋体" w:cs="宋体" w:hint="eastAsia"/>
        </w:rPr>
        <w:t>大量串行程序无法在高性能并行计算</w:t>
      </w:r>
      <w:r w:rsidR="00413ECB" w:rsidRPr="00534798">
        <w:rPr>
          <w:rFonts w:ascii="宋体" w:hAnsi="宋体" w:cs="宋体" w:hint="eastAsia"/>
        </w:rPr>
        <w:t>系统中</w:t>
      </w:r>
      <w:r w:rsidRPr="00534798">
        <w:rPr>
          <w:rFonts w:ascii="宋体" w:hAnsi="宋体" w:cs="宋体" w:hint="eastAsia"/>
        </w:rPr>
        <w:t>高效运行的问题, 提出</w:t>
      </w:r>
      <w:r w:rsidR="00413ECB" w:rsidRPr="00534798">
        <w:rPr>
          <w:rFonts w:ascii="宋体" w:hAnsi="宋体" w:cs="宋体" w:hint="eastAsia"/>
        </w:rPr>
        <w:t>了</w:t>
      </w:r>
      <w:r w:rsidRPr="00534798">
        <w:rPr>
          <w:rFonts w:ascii="宋体" w:hAnsi="宋体" w:cs="宋体" w:hint="eastAsia"/>
        </w:rPr>
        <w:t>一种基于数据依赖分析的程序自动并行化方法, 采用数据依赖分析技术对串行程序进行分析, 将串行程序中</w:t>
      </w:r>
      <w:r w:rsidR="00413ECB" w:rsidRPr="00534798">
        <w:rPr>
          <w:rFonts w:ascii="宋体" w:hAnsi="宋体" w:cs="宋体" w:hint="eastAsia"/>
        </w:rPr>
        <w:t>的</w:t>
      </w:r>
      <w:r w:rsidRPr="00534798">
        <w:rPr>
          <w:rFonts w:ascii="宋体" w:hAnsi="宋体" w:cs="宋体" w:hint="eastAsia"/>
        </w:rPr>
        <w:t>基本块分成彼此间具有依赖关系的基本块和彼此间无依赖关系的基本块</w:t>
      </w:r>
      <w:r w:rsidR="00413ECB" w:rsidRPr="00534798">
        <w:rPr>
          <w:rFonts w:ascii="宋体" w:hAnsi="宋体" w:cs="宋体" w:hint="eastAsia"/>
        </w:rPr>
        <w:t>两类。</w:t>
      </w:r>
      <w:r w:rsidRPr="00534798">
        <w:rPr>
          <w:rFonts w:ascii="宋体" w:hAnsi="宋体" w:cs="宋体" w:hint="eastAsia"/>
        </w:rPr>
        <w:t xml:space="preserve"> 通过对无依赖关系的基本块进行并行</w:t>
      </w:r>
      <w:r w:rsidRPr="00534798">
        <w:rPr>
          <w:rFonts w:ascii="宋体" w:hAnsi="宋体" w:cs="宋体" w:hint="eastAsia"/>
        </w:rPr>
        <w:lastRenderedPageBreak/>
        <w:t>处理实现串行程序的自动并行化, 从而解决了在对串行程序自动并行处理时开销增大的缺点, 并得到较好的并行优化结果</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。2011年，郭慎、李培峰等人提出了一种基于特征的程序可并行点发现方法，通过对程序的静态特征和动态特征进行提取分析和整理，利用</w:t>
      </w:r>
      <w:proofErr w:type="spellStart"/>
      <w:r w:rsidRPr="00534798">
        <w:rPr>
          <w:rFonts w:ascii="宋体" w:hAnsi="宋体" w:cs="宋体" w:hint="eastAsia"/>
        </w:rPr>
        <w:t>svm</w:t>
      </w:r>
      <w:proofErr w:type="spellEnd"/>
      <w:r w:rsidRPr="00534798">
        <w:rPr>
          <w:rFonts w:ascii="宋体" w:hAnsi="宋体" w:cs="宋体" w:hint="eastAsia"/>
        </w:rPr>
        <w:t>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r w:rsidR="00A62188">
        <w:fldChar w:fldCharType="begin"/>
      </w:r>
      <w:r w:rsidR="00A62188">
        <w:instrText xml:space="preserve"> HYPERLINK "http://www.wanfangdata.com.cn/details/detail.do?_type=perio&amp;id=xddzjs201306003" </w:instrText>
      </w:r>
      <w:r w:rsidR="00A62188">
        <w:fldChar w:fldCharType="separate"/>
      </w:r>
      <w:r w:rsidRPr="00534798">
        <w:rPr>
          <w:rFonts w:ascii="宋体" w:hAnsi="宋体" w:cs="宋体" w:hint="eastAsia"/>
        </w:rPr>
        <w:t>王磊</w:t>
      </w:r>
      <w:r w:rsidR="00A62188">
        <w:rPr>
          <w:rFonts w:ascii="宋体" w:hAnsi="宋体" w:cs="宋体"/>
        </w:rPr>
        <w:fldChar w:fldCharType="end"/>
      </w:r>
      <w:r w:rsidRPr="00534798">
        <w:rPr>
          <w:rFonts w:ascii="宋体" w:hAnsi="宋体" w:cs="宋体" w:hint="eastAsia"/>
        </w:rPr>
        <w:t>、</w:t>
      </w:r>
      <w:hyperlink r:id="rId19"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20"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A62188">
        <w:fldChar w:fldCharType="begin"/>
      </w:r>
      <w:r w:rsidR="00A62188">
        <w:instrText xml:space="preserve"> HYPERLINK "http://www.wanfangdata.com.cn/details/detail.do?_type=perio&amp;id=jsjkx201711018" </w:instrText>
      </w:r>
      <w:r w:rsidR="00A62188">
        <w:fldChar w:fldCharType="separate"/>
      </w:r>
      <w:r w:rsidRPr="00534798">
        <w:rPr>
          <w:rFonts w:ascii="宋体" w:hAnsi="宋体" w:cs="宋体" w:hint="eastAsia"/>
        </w:rPr>
        <w:t>王家龙</w:t>
      </w:r>
      <w:r w:rsidR="00A62188">
        <w:rPr>
          <w:rFonts w:ascii="宋体" w:hAnsi="宋体" w:cs="宋体"/>
        </w:rPr>
        <w:fldChar w:fldCharType="end"/>
      </w:r>
      <w:r w:rsidRPr="00534798">
        <w:rPr>
          <w:rFonts w:ascii="宋体" w:hAnsi="宋体" w:cs="宋体" w:hint="eastAsia"/>
        </w:rPr>
        <w:t>、</w:t>
      </w:r>
      <w:hyperlink r:id="rId21" w:history="1">
        <w:r w:rsidRPr="00534798">
          <w:rPr>
            <w:rFonts w:ascii="宋体" w:hAnsi="宋体" w:cs="宋体" w:hint="eastAsia"/>
          </w:rPr>
          <w:t>刘艳红</w:t>
        </w:r>
      </w:hyperlink>
      <w:r w:rsidRPr="00534798">
        <w:rPr>
          <w:rFonts w:ascii="宋体" w:hAnsi="宋体" w:cs="宋体" w:hint="eastAsia"/>
        </w:rPr>
        <w:t>、</w:t>
      </w:r>
      <w:hyperlink r:id="rId22"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r w:rsidR="00894353">
        <w:rPr>
          <w:rFonts w:ascii="宋体" w:hAnsi="宋体" w:cs="宋体" w:hint="eastAsia"/>
        </w:rPr>
        <w:t>、</w:t>
      </w:r>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D92362">
        <w:rPr>
          <w:rFonts w:ascii="宋体" w:hAnsi="宋体" w:cs="宋体" w:hint="eastAsia"/>
        </w:rPr>
        <w:t>而</w:t>
      </w:r>
      <w:r w:rsidR="008E1F56">
        <w:rPr>
          <w:rFonts w:ascii="宋体" w:hAnsi="宋体" w:cs="宋体" w:hint="eastAsia"/>
        </w:rPr>
        <w:t>使</w:t>
      </w:r>
      <w:r w:rsidR="00D92362">
        <w:rPr>
          <w:rFonts w:ascii="宋体" w:hAnsi="宋体" w:cs="宋体" w:hint="eastAsia"/>
        </w:rPr>
        <w:t>用深度学习的方法进行源码分析在国内则是一个较新的研究方方向，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49" w:name="_Toc38295963"/>
      <w:r>
        <w:rPr>
          <w:rFonts w:hint="eastAsia"/>
        </w:rPr>
        <w:t>1.2.2</w:t>
      </w:r>
      <w:r>
        <w:rPr>
          <w:rFonts w:hint="eastAsia"/>
        </w:rPr>
        <w:t>国外研究现状</w:t>
      </w:r>
      <w:bookmarkEnd w:id="49"/>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proofErr w:type="spellStart"/>
      <w:r w:rsidRPr="00080AFF">
        <w:t>Uday</w:t>
      </w:r>
      <w:proofErr w:type="spellEnd"/>
      <w:r>
        <w:t xml:space="preserve"> </w:t>
      </w:r>
      <w:proofErr w:type="spellStart"/>
      <w:r w:rsidRPr="00080AFF">
        <w:t>Bondhugula</w:t>
      </w:r>
      <w:proofErr w:type="spellEnd"/>
      <w:r w:rsidRPr="00080AFF">
        <w:rPr>
          <w:rFonts w:hint="eastAsia"/>
        </w:rPr>
        <w:t>、</w:t>
      </w:r>
      <w:r w:rsidR="00A62188">
        <w:fldChar w:fldCharType="begin"/>
      </w:r>
      <w:r w:rsidR="00A62188">
        <w:instrText xml:space="preserve"> HYPERLINK "https://www.base-search.net/Search/Results?lookfor=aut:%27J.+Ramanujam%27&amp;refid=dcreczh" </w:instrText>
      </w:r>
      <w:r w:rsidR="00A62188">
        <w:fldChar w:fldCharType="separate"/>
      </w:r>
      <w:r w:rsidRPr="00080AFF">
        <w:t>J. Ramanujam</w:t>
      </w:r>
      <w:r w:rsidR="00A62188">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lastRenderedPageBreak/>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009F4767">
        <w:rPr>
          <w:rFonts w:hint="eastAsia"/>
          <w:vertAlign w:val="superscript"/>
        </w:rPr>
        <w:t>[26]</w:t>
      </w:r>
      <w:r w:rsidRPr="005A413F">
        <w:rPr>
          <w:rFonts w:hint="eastAsia"/>
        </w:rPr>
        <w:t>。</w:t>
      </w:r>
    </w:p>
    <w:p w14:paraId="12F18223" w14:textId="37F73187"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proofErr w:type="spellStart"/>
      <w:r w:rsidRPr="005A413F">
        <w:t>Lili</w:t>
      </w:r>
      <w:proofErr w:type="spellEnd"/>
      <w:r w:rsidRPr="005A413F">
        <w:t xml:space="preserve"> </w:t>
      </w:r>
      <w:proofErr w:type="spellStart"/>
      <w:r w:rsidRPr="005A413F">
        <w:t>Mou</w:t>
      </w:r>
      <w:proofErr w:type="spellEnd"/>
      <w:r w:rsidRPr="005A413F">
        <w:t>,</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009F4767">
        <w:rPr>
          <w:rFonts w:hint="eastAsia"/>
          <w:vertAlign w:val="superscript"/>
        </w:rPr>
        <w:t>[27]</w:t>
      </w:r>
      <w:r>
        <w:rPr>
          <w:rFonts w:hint="eastAsia"/>
        </w:rPr>
        <w:t>。</w:t>
      </w:r>
      <w:r>
        <w:rPr>
          <w:rFonts w:hint="eastAsia"/>
        </w:rPr>
        <w:t>2017</w:t>
      </w:r>
      <w:r>
        <w:rPr>
          <w:rFonts w:hint="eastAsia"/>
        </w:rPr>
        <w:t>年，</w:t>
      </w:r>
      <w:r w:rsidRPr="001327A2">
        <w:t xml:space="preserve">Vincent J. </w:t>
      </w:r>
      <w:proofErr w:type="spellStart"/>
      <w:r w:rsidRPr="001327A2">
        <w:t>Hellendoorn</w:t>
      </w:r>
      <w:proofErr w:type="spellEnd"/>
      <w:r w:rsidRPr="009510F5">
        <w:t xml:space="preserve"> Min-je </w:t>
      </w:r>
      <w:r>
        <w:rPr>
          <w:rFonts w:hint="eastAsia"/>
        </w:rPr>
        <w:t>等人对深度神经网络模型是否是源代码建模的最佳选择进行了深入探讨</w:t>
      </w:r>
      <w:r w:rsidR="009F4767">
        <w:rPr>
          <w:rFonts w:hint="eastAsia"/>
          <w:vertAlign w:val="superscript"/>
        </w:rPr>
        <w:t>[28]</w:t>
      </w:r>
      <w:r>
        <w:rPr>
          <w:rFonts w:hint="eastAsia"/>
        </w:rPr>
        <w:t>。同年，</w:t>
      </w:r>
      <w:r w:rsidRPr="009510F5">
        <w:t>Choi</w:t>
      </w:r>
      <w:r>
        <w:rPr>
          <w:rFonts w:hint="eastAsia"/>
        </w:rPr>
        <w:t>、</w:t>
      </w:r>
      <w:proofErr w:type="spellStart"/>
      <w:r w:rsidRPr="009510F5">
        <w:t>Sehun</w:t>
      </w:r>
      <w:proofErr w:type="spellEnd"/>
      <w:r w:rsidRPr="009510F5">
        <w:t xml:space="preserve"> </w:t>
      </w:r>
      <w:proofErr w:type="spellStart"/>
      <w:r w:rsidRPr="009510F5">
        <w:t>Jeong</w:t>
      </w:r>
      <w:proofErr w:type="spellEnd"/>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Pr>
          <w:rFonts w:hint="eastAsia"/>
        </w:rPr>
        <w:t>。</w:t>
      </w:r>
      <w:r>
        <w:rPr>
          <w:rFonts w:hint="eastAsia"/>
        </w:rPr>
        <w:t>2018</w:t>
      </w:r>
      <w:r>
        <w:rPr>
          <w:rFonts w:hint="eastAsia"/>
        </w:rPr>
        <w:t>年，</w:t>
      </w:r>
      <w:r w:rsidRPr="00254026">
        <w:t xml:space="preserve">Carson D. </w:t>
      </w:r>
      <w:proofErr w:type="spellStart"/>
      <w:r w:rsidRPr="00254026">
        <w:t>Sestili</w:t>
      </w:r>
      <w:proofErr w:type="spellEnd"/>
      <w:r w:rsidRPr="00254026">
        <w:rPr>
          <w:rFonts w:hint="eastAsia"/>
        </w:rPr>
        <w:t>等人在文献</w:t>
      </w:r>
      <w:r w:rsidR="009F4767">
        <w:t>[29]</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009F4767">
        <w:rPr>
          <w:rFonts w:hint="eastAsia"/>
          <w:vertAlign w:val="superscript"/>
        </w:rPr>
        <w:t>[30]</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等人提出使用抽象语法树中的路径表示程序，而不是将其作为一个简单的序列，通过训练神经网络实现了对程序中变量名称的预测</w:t>
      </w:r>
      <w:r w:rsidR="009F4767">
        <w:rPr>
          <w:rFonts w:hint="eastAsia"/>
          <w:vertAlign w:val="superscript"/>
        </w:rPr>
        <w:t>[31]</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009F4767">
        <w:rPr>
          <w:rFonts w:hint="eastAsia"/>
          <w:vertAlign w:val="superscript"/>
        </w:rPr>
        <w:t>[32]</w:t>
      </w:r>
      <w:r>
        <w:rPr>
          <w:rFonts w:hint="eastAsia"/>
        </w:rPr>
        <w:t>。此外，</w:t>
      </w:r>
      <w:proofErr w:type="spellStart"/>
      <w:r w:rsidRPr="00CC34A0">
        <w:t>Miltiadis</w:t>
      </w:r>
      <w:proofErr w:type="spellEnd"/>
      <w:r w:rsidRPr="00CC34A0">
        <w:t xml:space="preserve"> </w:t>
      </w:r>
      <w:proofErr w:type="spellStart"/>
      <w:r w:rsidRPr="00CC34A0">
        <w:t>Allamanis</w:t>
      </w:r>
      <w:proofErr w:type="spellEnd"/>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w:t>
      </w:r>
      <w:r w:rsidR="009F4767">
        <w:rPr>
          <w:vertAlign w:val="superscript"/>
        </w:rPr>
        <w:t>3</w:t>
      </w:r>
      <w:r w:rsidRPr="00534798">
        <w:rPr>
          <w:vertAlign w:val="superscript"/>
        </w:rPr>
        <w:t>]</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009F4767">
        <w:rPr>
          <w:vertAlign w:val="superscript"/>
        </w:rPr>
        <w:t>34</w:t>
      </w:r>
      <w:r w:rsidRPr="00534798">
        <w:rPr>
          <w:vertAlign w:val="superscript"/>
        </w:rPr>
        <w:t>]</w:t>
      </w:r>
      <w:r>
        <w:rPr>
          <w:rFonts w:hint="eastAsia"/>
        </w:rPr>
        <w:t>。</w:t>
      </w:r>
      <w:r>
        <w:rPr>
          <w:rFonts w:hint="eastAsia"/>
        </w:rPr>
        <w:t>2019</w:t>
      </w:r>
      <w:r>
        <w:rPr>
          <w:rFonts w:hint="eastAsia"/>
        </w:rPr>
        <w:t>年，</w:t>
      </w:r>
      <w:proofErr w:type="spellStart"/>
      <w:r w:rsidRPr="00EE3A00">
        <w:t>Zimin</w:t>
      </w:r>
      <w:proofErr w:type="spellEnd"/>
      <w:r w:rsidRPr="00EE3A00">
        <w:t xml:space="preserve"> Chen</w:t>
      </w:r>
      <w:r>
        <w:rPr>
          <w:rFonts w:hint="eastAsia"/>
        </w:rPr>
        <w:t>等人对现有的源代码嵌入方法进行了讨论，总结了数据驱动的</w:t>
      </w:r>
      <w:r>
        <w:rPr>
          <w:rFonts w:hint="eastAsia"/>
        </w:rPr>
        <w:t>NLP</w:t>
      </w:r>
      <w:r>
        <w:rPr>
          <w:rFonts w:hint="eastAsia"/>
        </w:rPr>
        <w:t>技术在源码分析领域中的应用现状</w:t>
      </w:r>
      <w:r w:rsidRPr="00534798">
        <w:rPr>
          <w:rFonts w:hint="eastAsia"/>
          <w:vertAlign w:val="superscript"/>
        </w:rPr>
        <w:t>[</w:t>
      </w:r>
      <w:r w:rsidR="009F4767">
        <w:rPr>
          <w:vertAlign w:val="superscript"/>
        </w:rPr>
        <w:t>35</w:t>
      </w:r>
      <w:r w:rsidRPr="00534798">
        <w:rPr>
          <w:vertAlign w:val="superscript"/>
        </w:rPr>
        <w:t>]</w:t>
      </w:r>
      <w:r>
        <w:rPr>
          <w:rFonts w:hint="eastAsia"/>
        </w:rPr>
        <w:t>。</w:t>
      </w:r>
    </w:p>
    <w:p w14:paraId="561A44D7" w14:textId="050F150F" w:rsidR="004614F2" w:rsidRDefault="008340E3" w:rsidP="008340E3">
      <w:pPr>
        <w:pStyle w:val="WSL-2"/>
        <w:numPr>
          <w:ilvl w:val="0"/>
          <w:numId w:val="0"/>
        </w:numPr>
      </w:pPr>
      <w:bookmarkStart w:id="50" w:name="_Toc38295964"/>
      <w:r>
        <w:rPr>
          <w:rFonts w:hint="eastAsia"/>
        </w:rPr>
        <w:t>1.</w:t>
      </w:r>
      <w:r w:rsidR="007E1D9C">
        <w:rPr>
          <w:rFonts w:hint="eastAsia"/>
        </w:rPr>
        <w:t>3</w:t>
      </w:r>
      <w:r w:rsidR="004614F2">
        <w:rPr>
          <w:rFonts w:hint="eastAsia"/>
        </w:rPr>
        <w:t>本文的主要工作</w:t>
      </w:r>
      <w:bookmarkEnd w:id="50"/>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lastRenderedPageBreak/>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51" w:name="_Toc38295965"/>
      <w:r>
        <w:rPr>
          <w:rFonts w:hint="eastAsia"/>
        </w:rPr>
        <w:t>1.</w:t>
      </w:r>
      <w:r w:rsidR="007E1D9C">
        <w:rPr>
          <w:rFonts w:hint="eastAsia"/>
        </w:rPr>
        <w:t>4</w:t>
      </w:r>
      <w:r w:rsidR="004614F2">
        <w:rPr>
          <w:rFonts w:hint="eastAsia"/>
        </w:rPr>
        <w:t>本文的组织结构</w:t>
      </w:r>
      <w:bookmarkEnd w:id="51"/>
    </w:p>
    <w:p w14:paraId="665E2820" w14:textId="792F0185" w:rsidR="004614F2" w:rsidRDefault="004614F2" w:rsidP="00FF3356">
      <w:pPr>
        <w:pStyle w:val="WSL-4"/>
        <w:ind w:firstLine="518"/>
      </w:pPr>
      <w:r>
        <w:rPr>
          <w:rFonts w:hint="eastAsia"/>
        </w:rPr>
        <w:t>第一章为绪论。主要介绍课题选择的背景和意义，分析了</w:t>
      </w:r>
      <w:r w:rsidR="00D21741">
        <w:rPr>
          <w:rFonts w:hint="eastAsia"/>
        </w:rPr>
        <w:t>近</w:t>
      </w:r>
      <w:r>
        <w:rPr>
          <w:rFonts w:hint="eastAsia"/>
        </w:rPr>
        <w:t>十年来国内外对于串行程序并行化方面的研究与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是串行程序并行化中的首要任务，使用</w:t>
      </w:r>
      <w:r w:rsidR="00CC40BF">
        <w:rPr>
          <w:rFonts w:hint="eastAsia"/>
        </w:rPr>
        <w:t>深度</w:t>
      </w:r>
      <w:r>
        <w:rPr>
          <w:rFonts w:hint="eastAsia"/>
        </w:rPr>
        <w:t>学习的方法进行这一研究切实可行且意义重大。</w:t>
      </w:r>
      <w:r>
        <w:t>最后对论文的主要工作以及内容做简要介绍。</w:t>
      </w:r>
    </w:p>
    <w:p w14:paraId="45363ABA" w14:textId="6FDF1EE8" w:rsidR="004614F2" w:rsidRDefault="004614F2" w:rsidP="00FF3356">
      <w:pPr>
        <w:pStyle w:val="WSL-4"/>
        <w:ind w:firstLine="518"/>
      </w:pPr>
      <w:r>
        <w:rPr>
          <w:rFonts w:hint="eastAsia"/>
        </w:rPr>
        <w:t>第二章对本文的研究内容和研究过程中涉及到的理论与方法进行</w:t>
      </w:r>
      <w:r w:rsidR="007608D8">
        <w:rPr>
          <w:rFonts w:hint="eastAsia"/>
        </w:rPr>
        <w:t>简要</w:t>
      </w:r>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39546E4A" w:rsidR="004614F2" w:rsidRDefault="004614F2" w:rsidP="00FF3356">
      <w:pPr>
        <w:pStyle w:val="WSL-4"/>
        <w:ind w:firstLine="518"/>
      </w:pPr>
      <w:r>
        <w:rPr>
          <w:rFonts w:hint="eastAsia"/>
        </w:rPr>
        <w:t>第四章是本文的重点研究内容</w:t>
      </w:r>
      <w:r w:rsidR="007600B4">
        <w:rPr>
          <w:rFonts w:hint="eastAsia"/>
        </w:rPr>
        <w:t>，</w:t>
      </w:r>
      <w:r w:rsidR="0049137C">
        <w:rPr>
          <w:rFonts w:hint="eastAsia"/>
        </w:rPr>
        <w:t>分析了使用深度学习方法进行串行程序的并行性识别的可行性</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52" w:name="_Toc38295966"/>
      <w:r>
        <w:lastRenderedPageBreak/>
        <w:t>第</w:t>
      </w:r>
      <w:r>
        <w:rPr>
          <w:rFonts w:hint="eastAsia"/>
        </w:rPr>
        <w:t>2</w:t>
      </w:r>
      <w:r>
        <w:t>章</w:t>
      </w:r>
      <w:r>
        <w:t xml:space="preserve"> </w:t>
      </w:r>
      <w:r>
        <w:rPr>
          <w:rFonts w:hint="eastAsia"/>
        </w:rPr>
        <w:t>相关理论与方法</w:t>
      </w:r>
      <w:bookmarkEnd w:id="52"/>
    </w:p>
    <w:p w14:paraId="3B13A68E" w14:textId="40520F34" w:rsidR="004614F2" w:rsidRDefault="004614F2" w:rsidP="003D7511">
      <w:pPr>
        <w:pStyle w:val="WSL-2"/>
        <w:numPr>
          <w:ilvl w:val="0"/>
          <w:numId w:val="0"/>
        </w:numPr>
      </w:pPr>
      <w:bookmarkStart w:id="53" w:name="_Toc38295967"/>
      <w:r>
        <w:rPr>
          <w:rFonts w:hint="eastAsia"/>
        </w:rPr>
        <w:t>2.1</w:t>
      </w:r>
      <w:r>
        <w:rPr>
          <w:rFonts w:hint="eastAsia"/>
        </w:rPr>
        <w:t>程序的并行性分析</w:t>
      </w:r>
      <w:bookmarkEnd w:id="53"/>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54" w:name="_Toc38295968"/>
      <w:r>
        <w:rPr>
          <w:rFonts w:hint="eastAsia"/>
        </w:rPr>
        <w:t>2.1.1</w:t>
      </w:r>
      <w:r>
        <w:rPr>
          <w:rFonts w:hint="eastAsia"/>
        </w:rPr>
        <w:t>数据依赖与控制依赖</w:t>
      </w:r>
      <w:bookmarkEnd w:id="54"/>
    </w:p>
    <w:p w14:paraId="5059FDCD" w14:textId="77777777" w:rsidR="004614F2" w:rsidRDefault="004614F2" w:rsidP="00F75E92">
      <w:pPr>
        <w:pStyle w:val="WSL-4"/>
        <w:ind w:firstLine="518"/>
      </w:pPr>
      <w:r>
        <w:rPr>
          <w:rFonts w:hint="eastAsia"/>
        </w:rPr>
        <w:t>程序是否具备并行性往往取决于程序中所存在的依赖关系，而依赖关系又可以分为数据依赖关系和控制依赖关系。本小节将介绍它们并讨论它们在程序并行性分析中所扮演的角色。</w:t>
      </w:r>
    </w:p>
    <w:p w14:paraId="276A71F3" w14:textId="2FD00439" w:rsidR="004614F2" w:rsidRDefault="004614F2" w:rsidP="00F75E92">
      <w:pPr>
        <w:pStyle w:val="WSL-4"/>
        <w:ind w:firstLine="518"/>
      </w:pPr>
      <w:r>
        <w:rPr>
          <w:rFonts w:hint="eastAsia"/>
        </w:rPr>
        <w:t>一般来讲，如果一个循环中不存在控制语句，且循环体中的语句无论如何变换执行顺序，循环的执行结果都不会改变，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认为这个循环是可以并行化的。因此，关于循环内的数据依赖关系分析，往往主要针对流相关、</w:t>
      </w:r>
      <w:proofErr w:type="gramStart"/>
      <w:r>
        <w:rPr>
          <w:rFonts w:hint="eastAsia"/>
        </w:rPr>
        <w:t>反相关</w:t>
      </w:r>
      <w:proofErr w:type="gramEnd"/>
      <w:r>
        <w:rPr>
          <w:rFonts w:hint="eastAsia"/>
        </w:rPr>
        <w:t>和输出相关三种数据依赖关系</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Pr>
          <w:rFonts w:hint="eastAsia"/>
        </w:rPr>
        <w:t>对元素</w:t>
      </w:r>
      <w:r>
        <w:rPr>
          <w:rFonts w:hint="eastAsia"/>
        </w:rPr>
        <w:t>A[</w:t>
      </w:r>
      <w:proofErr w:type="spellStart"/>
      <w:r>
        <w:t>i</w:t>
      </w:r>
      <w:proofErr w:type="spellEnd"/>
      <w:r>
        <w:t>]</w:t>
      </w:r>
      <w:r>
        <w:rPr>
          <w:rFonts w:hint="eastAsia"/>
        </w:rPr>
        <w:t>先进行写操作，语句</w:t>
      </w:r>
      <w:r>
        <w:rPr>
          <w:rFonts w:hint="eastAsia"/>
        </w:rPr>
        <w:t>S2</w:t>
      </w:r>
      <w:r>
        <w:rPr>
          <w:rFonts w:hint="eastAsia"/>
        </w:rPr>
        <w:t>对元素</w:t>
      </w:r>
      <w:r>
        <w:rPr>
          <w:rFonts w:hint="eastAsia"/>
        </w:rPr>
        <w:t>A[</w:t>
      </w:r>
      <w:proofErr w:type="spellStart"/>
      <w:r>
        <w:t>i</w:t>
      </w:r>
      <w:proofErr w:type="spellEnd"/>
      <w:r>
        <w:t>]</w:t>
      </w:r>
      <w:r>
        <w:rPr>
          <w:rFonts w:hint="eastAsia"/>
        </w:rPr>
        <w:t>后执行读操作。语句</w:t>
      </w:r>
      <w:r>
        <w:rPr>
          <w:rFonts w:hint="eastAsia"/>
        </w:rPr>
        <w:t>S2</w:t>
      </w:r>
      <w:r>
        <w:rPr>
          <w:rFonts w:hint="eastAsia"/>
        </w:rPr>
        <w:t>中</w:t>
      </w:r>
      <w:r>
        <w:rPr>
          <w:rFonts w:hint="eastAsia"/>
        </w:rPr>
        <w:t>A[</w:t>
      </w:r>
      <w:proofErr w:type="spellStart"/>
      <w:r>
        <w:t>i</w:t>
      </w:r>
      <w:proofErr w:type="spellEnd"/>
      <w:r>
        <w:t>]</w:t>
      </w:r>
      <w:r>
        <w:rPr>
          <w:rFonts w:hint="eastAsia"/>
        </w:rPr>
        <w:t>的值，依赖于语句</w:t>
      </w:r>
      <w:r>
        <w:rPr>
          <w:rFonts w:hint="eastAsia"/>
        </w:rPr>
        <w:t>S</w:t>
      </w:r>
      <w:r>
        <w:t>1</w:t>
      </w:r>
      <w:r>
        <w:rPr>
          <w:rFonts w:hint="eastAsia"/>
        </w:rPr>
        <w:t>中对</w:t>
      </w:r>
      <w:r>
        <w:rPr>
          <w:rFonts w:hint="eastAsia"/>
        </w:rPr>
        <w:t>A[</w:t>
      </w:r>
      <w:proofErr w:type="spellStart"/>
      <w:r>
        <w:t>i</w:t>
      </w:r>
      <w:proofErr w:type="spellEnd"/>
      <w:r>
        <w:t>]</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w:t>
      </w:r>
      <w:r w:rsidR="00B75353">
        <w:rPr>
          <w:rFonts w:hint="eastAsia"/>
        </w:rPr>
        <w:t>称</w:t>
      </w:r>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w:t>
      </w:r>
      <w:proofErr w:type="spellStart"/>
      <w:r>
        <w:t>i</w:t>
      </w:r>
      <w:proofErr w:type="spellEnd"/>
      <w:r>
        <w:t>]</w:t>
      </w:r>
      <w:r>
        <w:rPr>
          <w:rFonts w:hint="eastAsia"/>
        </w:rPr>
        <w:t>先执行读操作，语句</w:t>
      </w:r>
      <w:r>
        <w:rPr>
          <w:rFonts w:hint="eastAsia"/>
        </w:rPr>
        <w:t>S2</w:t>
      </w:r>
      <w:r>
        <w:rPr>
          <w:rFonts w:hint="eastAsia"/>
        </w:rPr>
        <w:t>对元素</w:t>
      </w:r>
      <w:r>
        <w:rPr>
          <w:rFonts w:hint="eastAsia"/>
        </w:rPr>
        <w:t>C[</w:t>
      </w:r>
      <w:proofErr w:type="spellStart"/>
      <w:r>
        <w:t>i</w:t>
      </w:r>
      <w:proofErr w:type="spellEnd"/>
      <w:r>
        <w:t>]</w:t>
      </w:r>
      <w:r>
        <w:rPr>
          <w:rFonts w:hint="eastAsia"/>
        </w:rPr>
        <w:t>后进行写操作，必须保证语句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w:t>
      </w:r>
      <w:proofErr w:type="gramStart"/>
      <w:r>
        <w:rPr>
          <w:rFonts w:hint="eastAsia"/>
        </w:rPr>
        <w:t>反相关与</w:t>
      </w:r>
      <w:proofErr w:type="gramEnd"/>
      <w:r>
        <w:rPr>
          <w:rFonts w:hint="eastAsia"/>
        </w:rPr>
        <w:t>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C57A8E7" w14:textId="77777777"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所示，语句</w:t>
      </w:r>
      <w:r w:rsidRPr="006C46E4">
        <w:rPr>
          <w:rFonts w:hint="eastAsia"/>
        </w:rPr>
        <w:t>S2</w:t>
      </w:r>
      <w:r w:rsidRPr="006C46E4">
        <w:rPr>
          <w:rFonts w:hint="eastAsia"/>
        </w:rPr>
        <w:t>是控制依赖于语句</w:t>
      </w:r>
      <w:r w:rsidRPr="006C46E4">
        <w:rPr>
          <w:rFonts w:hint="eastAsia"/>
        </w:rPr>
        <w:t>S1</w:t>
      </w:r>
      <w:r w:rsidRPr="006C46E4">
        <w:rPr>
          <w:rFonts w:hint="eastAsia"/>
        </w:rPr>
        <w:t>的，而语句</w:t>
      </w:r>
      <w:r w:rsidRPr="006C46E4">
        <w:rPr>
          <w:rFonts w:hint="eastAsia"/>
        </w:rPr>
        <w:t>S3</w:t>
      </w:r>
      <w:r w:rsidRPr="006C46E4">
        <w:rPr>
          <w:rFonts w:hint="eastAsia"/>
        </w:rPr>
        <w:t>却并不控制依赖与语句</w:t>
      </w:r>
      <w:r w:rsidRPr="006C46E4">
        <w:rPr>
          <w:rFonts w:hint="eastAsia"/>
        </w:rPr>
        <w:t>S1</w:t>
      </w:r>
      <w:r w:rsidRPr="006C46E4">
        <w:rPr>
          <w:rFonts w:hint="eastAsia"/>
        </w:rPr>
        <w:t>，因为语句</w:t>
      </w:r>
      <w:r w:rsidRPr="006C46E4">
        <w:rPr>
          <w:rFonts w:hint="eastAsia"/>
        </w:rPr>
        <w:t>S3</w:t>
      </w:r>
      <w:r w:rsidRPr="006C46E4">
        <w:rPr>
          <w:rFonts w:hint="eastAsia"/>
        </w:rPr>
        <w:t>总是会被执行。值得一提的是，控制依赖不同于控制流，参考图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描述了一个程序的执行路径，通常编译器可以生成控制流图并从中导出控制</w:t>
      </w:r>
      <w:r w:rsidR="006C46E4" w:rsidRPr="006C46E4">
        <w:rPr>
          <w:rFonts w:hint="eastAsia"/>
        </w:rPr>
        <w:t>依赖关系。</w:t>
      </w:r>
      <w:r w:rsidR="006C46E4" w:rsidRPr="006C46E4">
        <w:rPr>
          <w:rFonts w:hint="eastAsia"/>
        </w:rPr>
        <w:lastRenderedPageBreak/>
        <w:t>不难发现，与数据依赖类似，控制依赖也会在语句间形成执行顺序的约束，但控制依赖可以通过一种叫做预测执行的技术被消除。因此，往往在对串行程序进行并行性分析时，主要考虑其中的数据依赖关系。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386154EA">
            <wp:extent cx="5759450" cy="135826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23">
                      <a:extLst>
                        <a:ext uri="{28A0092B-C50C-407E-A947-70E740481C1C}">
                          <a14:useLocalDpi xmlns:a14="http://schemas.microsoft.com/office/drawing/2010/main" val="0"/>
                        </a:ext>
                      </a:extLst>
                    </a:blip>
                    <a:stretch>
                      <a:fillRect/>
                    </a:stretch>
                  </pic:blipFill>
                  <pic:spPr>
                    <a:xfrm>
                      <a:off x="0" y="0"/>
                      <a:ext cx="5759450" cy="1358265"/>
                    </a:xfrm>
                    <a:prstGeom prst="rect">
                      <a:avLst/>
                    </a:prstGeom>
                  </pic:spPr>
                </pic:pic>
              </a:graphicData>
            </a:graphic>
          </wp:inline>
        </w:drawing>
      </w:r>
    </w:p>
    <w:p w14:paraId="43EA7F9D" w14:textId="02DC658F" w:rsidR="00310875" w:rsidRPr="00180FD8" w:rsidRDefault="00180FD8" w:rsidP="00180FD8">
      <w:pPr>
        <w:pStyle w:val="WSL-6"/>
      </w:pPr>
      <w:bookmarkStart w:id="55" w:name="_Toc36917022"/>
      <w:bookmarkStart w:id="56" w:name="_Toc36917032"/>
      <w:bookmarkStart w:id="57" w:name="_Toc36925548"/>
      <w:bookmarkStart w:id="58" w:name="_Toc38290994"/>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55"/>
      <w:bookmarkEnd w:id="56"/>
      <w:bookmarkEnd w:id="57"/>
      <w:r w:rsidR="001822DC">
        <w:rPr>
          <w:rFonts w:hint="eastAsia"/>
        </w:rPr>
        <w:t>图</w:t>
      </w:r>
      <w:bookmarkEnd w:id="58"/>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24">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DB24F" w:rsidR="00146727" w:rsidRDefault="00180FD8" w:rsidP="00180FD8">
      <w:pPr>
        <w:pStyle w:val="WSL-6"/>
      </w:pPr>
      <w:bookmarkStart w:id="59" w:name="_Toc36917023"/>
      <w:bookmarkStart w:id="60" w:name="_Toc36917033"/>
      <w:bookmarkStart w:id="61" w:name="_Toc36925549"/>
      <w:bookmarkStart w:id="62" w:name="_Toc38290995"/>
      <w:r>
        <w:rPr>
          <w:rFonts w:hint="eastAsia"/>
        </w:rPr>
        <w:t>图</w:t>
      </w:r>
      <w:r>
        <w:rPr>
          <w:rFonts w:hint="eastAsia"/>
        </w:rPr>
        <w:t>2.2</w:t>
      </w:r>
      <w:r>
        <w:t xml:space="preserve"> </w:t>
      </w:r>
      <w:r w:rsidR="00122641">
        <w:rPr>
          <w:rFonts w:hint="eastAsia"/>
        </w:rPr>
        <w:t>控制依赖示例</w:t>
      </w:r>
      <w:bookmarkEnd w:id="59"/>
      <w:bookmarkEnd w:id="60"/>
      <w:bookmarkEnd w:id="61"/>
      <w:r w:rsidR="001822DC">
        <w:rPr>
          <w:rFonts w:hint="eastAsia"/>
        </w:rPr>
        <w:t>图</w:t>
      </w:r>
      <w:bookmarkEnd w:id="62"/>
    </w:p>
    <w:p w14:paraId="43156B74" w14:textId="074C5C1C" w:rsidR="004614F2" w:rsidRDefault="004614F2" w:rsidP="00F75E92">
      <w:pPr>
        <w:pStyle w:val="WSL-3"/>
      </w:pPr>
      <w:bookmarkStart w:id="63" w:name="_Toc38295969"/>
      <w:r>
        <w:rPr>
          <w:rFonts w:hint="eastAsia"/>
        </w:rPr>
        <w:t>2.1.2</w:t>
      </w:r>
      <w:r>
        <w:rPr>
          <w:rFonts w:hint="eastAsia"/>
        </w:rPr>
        <w:t>静态分析与动态分析方法</w:t>
      </w:r>
      <w:bookmarkEnd w:id="63"/>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3329F8B0" w:rsidR="004614F2" w:rsidRDefault="004614F2" w:rsidP="00F75E92">
      <w:pPr>
        <w:pStyle w:val="WSL-4"/>
        <w:ind w:firstLine="518"/>
        <w:rPr>
          <w:szCs w:val="22"/>
        </w:rPr>
      </w:pPr>
      <w:r>
        <w:rPr>
          <w:rFonts w:hint="eastAsia"/>
        </w:rPr>
        <w:t>程序的静态分析</w:t>
      </w:r>
      <w:r w:rsidRPr="00DB4167">
        <w:rPr>
          <w:szCs w:val="22"/>
        </w:rPr>
        <w:t>是指在不运</w:t>
      </w:r>
      <w:r w:rsidRPr="0013196A">
        <w:rPr>
          <w:szCs w:val="22"/>
        </w:rPr>
        <w:t>行代码的</w:t>
      </w:r>
      <w:r>
        <w:rPr>
          <w:rFonts w:hint="eastAsia"/>
          <w:szCs w:val="22"/>
        </w:rPr>
        <w:t>前提</w:t>
      </w:r>
      <w:r w:rsidRPr="0013196A">
        <w:rPr>
          <w:szCs w:val="22"/>
        </w:rPr>
        <w:t>下，通过对程序代码</w:t>
      </w:r>
      <w:r>
        <w:rPr>
          <w:rFonts w:hint="eastAsia"/>
          <w:szCs w:val="22"/>
        </w:rPr>
        <w:t>或中间表示（</w:t>
      </w:r>
      <w:r>
        <w:rPr>
          <w:rFonts w:hint="eastAsia"/>
          <w:szCs w:val="22"/>
        </w:rPr>
        <w:t>IR</w:t>
      </w:r>
      <w:r>
        <w:rPr>
          <w:rFonts w:hint="eastAsia"/>
          <w:szCs w:val="22"/>
        </w:rPr>
        <w:t>）</w:t>
      </w:r>
      <w:r w:rsidRPr="0013196A">
        <w:rPr>
          <w:szCs w:val="22"/>
        </w:rPr>
        <w:t>进行扫描，验证代码是否满足规范性、安全性、可靠性、可维护性等</w:t>
      </w:r>
      <w:r w:rsidRPr="0013196A">
        <w:rPr>
          <w:rFonts w:hint="eastAsia"/>
          <w:szCs w:val="22"/>
        </w:rPr>
        <w:t>各项</w:t>
      </w:r>
      <w:r w:rsidRPr="0013196A">
        <w:rPr>
          <w:szCs w:val="22"/>
        </w:rPr>
        <w:t>指标的一种代码分析技术。</w:t>
      </w:r>
      <w:r w:rsidRPr="0013196A">
        <w:rPr>
          <w:rFonts w:hint="eastAsia"/>
          <w:szCs w:val="22"/>
        </w:rPr>
        <w:t>常见的</w:t>
      </w:r>
      <w:r w:rsidRPr="0013196A">
        <w:rPr>
          <w:szCs w:val="22"/>
        </w:rPr>
        <w:t>程序</w:t>
      </w:r>
      <w:hyperlink r:id="rId25"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Pr="0013196A">
        <w:rPr>
          <w:szCs w:val="22"/>
        </w:rPr>
        <w:t>对源程序的字符流进行</w:t>
      </w:r>
      <w:r w:rsidRPr="0013196A">
        <w:rPr>
          <w:rFonts w:hint="eastAsia"/>
          <w:szCs w:val="22"/>
        </w:rPr>
        <w:t>逐个</w:t>
      </w:r>
      <w:r w:rsidRPr="0013196A">
        <w:rPr>
          <w:szCs w:val="22"/>
        </w:rPr>
        <w:t>扫描，通过正则表达式匹配方法将源代码转换为等价的符号（</w:t>
      </w:r>
      <w:r w:rsidRPr="0013196A">
        <w:rPr>
          <w:szCs w:val="22"/>
        </w:rPr>
        <w:t>Token</w:t>
      </w:r>
      <w:r w:rsidRPr="0013196A">
        <w:rPr>
          <w:szCs w:val="22"/>
        </w:rPr>
        <w:t>）流，生成相关</w:t>
      </w:r>
      <w:r w:rsidRPr="0013196A">
        <w:rPr>
          <w:rFonts w:hint="eastAsia"/>
          <w:szCs w:val="22"/>
        </w:rPr>
        <w:t>的</w:t>
      </w:r>
      <w:r w:rsidRPr="0013196A">
        <w:rPr>
          <w:szCs w:val="22"/>
        </w:rPr>
        <w:t>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通过使用上下文无关语法将</w:t>
      </w:r>
      <w:r w:rsidRPr="0013196A">
        <w:rPr>
          <w:rFonts w:hint="eastAsia"/>
          <w:szCs w:val="22"/>
        </w:rPr>
        <w:t>上述</w:t>
      </w:r>
      <w:r w:rsidRPr="0013196A">
        <w:rPr>
          <w:szCs w:val="22"/>
        </w:rPr>
        <w:t>符号</w:t>
      </w:r>
      <w:r w:rsidRPr="0013196A">
        <w:rPr>
          <w:rFonts w:hint="eastAsia"/>
          <w:szCs w:val="22"/>
        </w:rPr>
        <w:t>列表</w:t>
      </w:r>
      <w:r w:rsidRPr="0013196A">
        <w:rPr>
          <w:szCs w:val="22"/>
        </w:rPr>
        <w:t>整理为</w:t>
      </w:r>
      <w:r w:rsidRPr="0013196A">
        <w:rPr>
          <w:rFonts w:hint="eastAsia"/>
          <w:szCs w:val="22"/>
        </w:rPr>
        <w:t>抽象</w:t>
      </w:r>
      <w:r w:rsidRPr="0013196A">
        <w:rPr>
          <w:szCs w:val="22"/>
        </w:rPr>
        <w:t>语法树</w:t>
      </w:r>
      <w:r w:rsidRPr="0013196A">
        <w:rPr>
          <w:rFonts w:hint="eastAsia"/>
          <w:szCs w:val="22"/>
        </w:rPr>
        <w:t>，从而判断源程序在结构上是否正确；</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对结构上正确的源程序进行上下文有关性质的审查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生成有向控制流图，用节点表示代码</w:t>
      </w:r>
      <w:r w:rsidRPr="0013196A">
        <w:rPr>
          <w:rFonts w:hint="eastAsia"/>
          <w:szCs w:val="22"/>
        </w:rPr>
        <w:t>的</w:t>
      </w:r>
      <w:r w:rsidRPr="0013196A">
        <w:rPr>
          <w:szCs w:val="22"/>
        </w:rPr>
        <w:t>基本块，节点间的有向边代表控制流路径，反向</w:t>
      </w:r>
      <w:proofErr w:type="gramStart"/>
      <w:r w:rsidRPr="0013196A">
        <w:rPr>
          <w:szCs w:val="22"/>
        </w:rPr>
        <w:t>边表示</w:t>
      </w:r>
      <w:proofErr w:type="gramEnd"/>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Pr="0013196A">
        <w:rPr>
          <w:szCs w:val="22"/>
        </w:rPr>
        <w:t>对</w:t>
      </w:r>
      <w:r w:rsidRPr="0013196A">
        <w:rPr>
          <w:rFonts w:hint="eastAsia"/>
          <w:szCs w:val="22"/>
        </w:rPr>
        <w:t>数据</w:t>
      </w:r>
      <w:r w:rsidRPr="0013196A">
        <w:rPr>
          <w:szCs w:val="22"/>
        </w:rPr>
        <w:t>流图进行遍历，记录变量的初始化点和引用点，保存切片相关数据信息</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64" w:name="_Toc38295970"/>
      <w:r>
        <w:rPr>
          <w:rFonts w:hint="eastAsia"/>
        </w:rPr>
        <w:t>2.1.3</w:t>
      </w:r>
      <w:r>
        <w:rPr>
          <w:rFonts w:hint="eastAsia"/>
        </w:rPr>
        <w:t>并行性分析工具</w:t>
      </w:r>
      <w:bookmarkEnd w:id="64"/>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3AA60D09" w:rsidR="006A439A" w:rsidRDefault="00180FD8" w:rsidP="00AB43D1">
      <w:pPr>
        <w:pStyle w:val="WSl-8"/>
      </w:pPr>
      <w:bookmarkStart w:id="65" w:name="_Toc38290873"/>
      <w:r>
        <w:rPr>
          <w:rFonts w:hint="eastAsia"/>
        </w:rPr>
        <w:t>表</w:t>
      </w:r>
      <w:r>
        <w:rPr>
          <w:rFonts w:hint="eastAsia"/>
        </w:rPr>
        <w:t>2.1</w:t>
      </w:r>
      <w:r>
        <w:t xml:space="preserve"> </w:t>
      </w:r>
      <w:r w:rsidR="006A439A">
        <w:rPr>
          <w:rFonts w:hint="eastAsia"/>
        </w:rPr>
        <w:t>现有并行性分析工具</w:t>
      </w:r>
      <w:r w:rsidR="001822DC">
        <w:rPr>
          <w:rFonts w:hint="eastAsia"/>
        </w:rPr>
        <w:t>信息表</w:t>
      </w:r>
      <w:bookmarkEnd w:id="65"/>
    </w:p>
    <w:tbl>
      <w:tblPr>
        <w:tblStyle w:val="a8"/>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Frama-C</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Advisor XE</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SLX Tool Suite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LRPD test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Par4All</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66" w:name="_Toc38295971"/>
      <w:r>
        <w:rPr>
          <w:rFonts w:hint="eastAsia"/>
        </w:rPr>
        <w:t>2.2</w:t>
      </w:r>
      <w:r>
        <w:t xml:space="preserve"> </w:t>
      </w:r>
      <w:r>
        <w:rPr>
          <w:rFonts w:hint="eastAsia"/>
        </w:rPr>
        <w:t>LLVM</w:t>
      </w:r>
      <w:r>
        <w:rPr>
          <w:rFonts w:hint="eastAsia"/>
        </w:rPr>
        <w:t>编译器框架与</w:t>
      </w:r>
      <w:r>
        <w:rPr>
          <w:rFonts w:hint="eastAsia"/>
        </w:rPr>
        <w:t>IR</w:t>
      </w:r>
      <w:bookmarkEnd w:id="66"/>
    </w:p>
    <w:p w14:paraId="257348B3" w14:textId="689D6218"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Pr="00C80FB9">
        <w:rPr>
          <w:rFonts w:hint="eastAsia"/>
        </w:rPr>
        <w:t>旨在</w:t>
      </w:r>
      <w:r w:rsidRPr="00C80FB9">
        <w:t>提供一个现代化的</w:t>
      </w:r>
      <w:r w:rsidRPr="00C80FB9">
        <w:rPr>
          <w:rFonts w:hint="eastAsia"/>
        </w:rPr>
        <w:t>、</w:t>
      </w:r>
      <w:r w:rsidRPr="00C80FB9">
        <w:t>基于</w:t>
      </w:r>
      <w:r w:rsidRPr="00C80FB9">
        <w:t>SSA</w:t>
      </w:r>
      <w:r w:rsidRPr="00C80FB9">
        <w:t>的编译策略</w:t>
      </w:r>
      <w:r w:rsidRPr="00C80FB9">
        <w:rPr>
          <w:rFonts w:hint="eastAsia"/>
        </w:rPr>
        <w:t>，</w:t>
      </w:r>
      <w:r w:rsidRPr="00C80FB9">
        <w:t>能够同时支持静态和动态的任意编程语言的编译目标。</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691B78B" w:rsidR="00C91409" w:rsidRPr="00C91409" w:rsidRDefault="004614F2" w:rsidP="00C91409">
      <w:pPr>
        <w:pStyle w:val="WSL-4"/>
        <w:ind w:firstLine="518"/>
      </w:pPr>
      <w:r w:rsidRPr="00C91409">
        <w:rPr>
          <w:rFonts w:hint="eastAsia"/>
        </w:rPr>
        <w:t>LLVM</w:t>
      </w:r>
      <w:r w:rsidRPr="00C91409">
        <w:t>核心</w:t>
      </w:r>
      <w:proofErr w:type="gramStart"/>
      <w:r w:rsidRPr="00C91409">
        <w:t>库提供</w:t>
      </w:r>
      <w:proofErr w:type="gramEnd"/>
      <w:r w:rsidRPr="00C91409">
        <w:t>了与</w:t>
      </w:r>
      <w:r w:rsidR="00A62188">
        <w:fldChar w:fldCharType="begin"/>
      </w:r>
      <w:r w:rsidR="00A62188">
        <w:instrText xml:space="preserve"> HYPERLINK "https://baike.baidu.com/item/%E7%BC%96%E8%AF%91%E5%99%A8" \t "_blank" </w:instrText>
      </w:r>
      <w:r w:rsidR="00A62188">
        <w:fldChar w:fldCharType="separate"/>
      </w:r>
      <w:r w:rsidRPr="00C91409">
        <w:t>编译器</w:t>
      </w:r>
      <w:r w:rsidR="00A62188">
        <w:fldChar w:fldCharType="end"/>
      </w:r>
      <w:r w:rsidRPr="00C91409">
        <w:t>相关的支持，可以作为多种语言编译器的后台来使用</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26">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67" w:name="_Toc36925550"/>
      <w:bookmarkStart w:id="68" w:name="_Toc38290996"/>
      <w:r>
        <w:rPr>
          <w:rFonts w:hint="eastAsia"/>
        </w:rPr>
        <w:t>图</w:t>
      </w:r>
      <w:r>
        <w:rPr>
          <w:rFonts w:hint="eastAsia"/>
        </w:rPr>
        <w:t>2.3</w:t>
      </w:r>
      <w:r>
        <w:t xml:space="preserve"> </w:t>
      </w:r>
      <w:r>
        <w:rPr>
          <w:rFonts w:hint="eastAsia"/>
        </w:rPr>
        <w:t>传统静态编译器架构</w:t>
      </w:r>
      <w:bookmarkEnd w:id="67"/>
      <w:r w:rsidR="001822DC">
        <w:rPr>
          <w:rFonts w:hint="eastAsia"/>
        </w:rPr>
        <w:t>示意图</w:t>
      </w:r>
      <w:bookmarkEnd w:id="68"/>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69" w:name="_Toc36925551"/>
      <w:bookmarkStart w:id="70" w:name="_Toc38290997"/>
      <w:r>
        <w:rPr>
          <w:rFonts w:hint="eastAsia"/>
        </w:rPr>
        <w:t>图</w:t>
      </w:r>
      <w:r>
        <w:rPr>
          <w:rFonts w:hint="eastAsia"/>
        </w:rPr>
        <w:t>2.4</w:t>
      </w:r>
      <w:r>
        <w:t xml:space="preserve"> </w:t>
      </w:r>
      <w:r>
        <w:rPr>
          <w:rFonts w:hint="eastAsia"/>
        </w:rPr>
        <w:t>LLVM</w:t>
      </w:r>
      <w:r>
        <w:rPr>
          <w:rFonts w:hint="eastAsia"/>
        </w:rPr>
        <w:t>架构</w:t>
      </w:r>
      <w:bookmarkEnd w:id="69"/>
      <w:r w:rsidR="001822DC">
        <w:rPr>
          <w:rFonts w:hint="eastAsia"/>
        </w:rPr>
        <w:t>示意图</w:t>
      </w:r>
      <w:bookmarkEnd w:id="70"/>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8">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6222A00" w:rsidR="003D564B" w:rsidRDefault="003D564B" w:rsidP="003D564B">
      <w:pPr>
        <w:pStyle w:val="WSL-6"/>
      </w:pPr>
      <w:bookmarkStart w:id="71" w:name="_Toc36925552"/>
      <w:bookmarkStart w:id="72" w:name="_Toc38290998"/>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71"/>
      <w:r w:rsidR="001822DC">
        <w:rPr>
          <w:rFonts w:hint="eastAsia"/>
        </w:rPr>
        <w:t>图</w:t>
      </w:r>
      <w:bookmarkEnd w:id="72"/>
    </w:p>
    <w:p w14:paraId="468EC5EC" w14:textId="41291CE0" w:rsidR="00C21C02" w:rsidRDefault="00C21C02" w:rsidP="00C21C02">
      <w:pPr>
        <w:pStyle w:val="WSL-2"/>
        <w:numPr>
          <w:ilvl w:val="0"/>
          <w:numId w:val="0"/>
        </w:numPr>
      </w:pPr>
      <w:bookmarkStart w:id="73" w:name="_Toc38295972"/>
      <w:r>
        <w:rPr>
          <w:rFonts w:hint="eastAsia"/>
        </w:rPr>
        <w:lastRenderedPageBreak/>
        <w:t>2.3</w:t>
      </w:r>
      <w:r>
        <w:rPr>
          <w:rFonts w:hint="eastAsia"/>
        </w:rPr>
        <w:t>程序的上下文流图</w:t>
      </w:r>
      <w:r>
        <w:rPr>
          <w:rFonts w:hint="eastAsia"/>
        </w:rPr>
        <w:t>(XFG</w:t>
      </w:r>
      <w:r>
        <w:t>)</w:t>
      </w:r>
      <w:bookmarkEnd w:id="73"/>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74" w:name="_Toc36925553"/>
      <w:bookmarkStart w:id="75" w:name="_Toc38290999"/>
      <w:r>
        <w:rPr>
          <w:rFonts w:hint="eastAsia"/>
        </w:rPr>
        <w:t>图</w:t>
      </w:r>
      <w:r>
        <w:rPr>
          <w:rFonts w:hint="eastAsia"/>
        </w:rPr>
        <w:t>2.6</w:t>
      </w:r>
      <w:r>
        <w:t xml:space="preserve"> </w:t>
      </w:r>
      <w:r w:rsidR="001822DC">
        <w:rPr>
          <w:rFonts w:hint="eastAsia"/>
        </w:rPr>
        <w:t>XFG</w:t>
      </w:r>
      <w:r>
        <w:rPr>
          <w:rFonts w:hint="eastAsia"/>
        </w:rPr>
        <w:t>示例</w:t>
      </w:r>
      <w:bookmarkEnd w:id="74"/>
      <w:r w:rsidR="001822DC">
        <w:rPr>
          <w:rFonts w:hint="eastAsia"/>
        </w:rPr>
        <w:t>图</w:t>
      </w:r>
      <w:bookmarkEnd w:id="75"/>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76" w:name="_Toc38295973"/>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76"/>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7A0CFBC6" w:rsidR="004614F2" w:rsidRDefault="004614F2" w:rsidP="00F75E92">
      <w:pPr>
        <w:pStyle w:val="WSL-4"/>
        <w:ind w:firstLine="518"/>
      </w:pPr>
      <w:r>
        <w:rPr>
          <w:rFonts w:hint="eastAsia"/>
        </w:rPr>
        <w:t>基于</w:t>
      </w:r>
      <w:r>
        <w:rPr>
          <w:rFonts w:hint="eastAsia"/>
        </w:rPr>
        <w:t>Polyhedral</w:t>
      </w:r>
      <w:r>
        <w:rPr>
          <w:rFonts w:hint="eastAsia"/>
        </w:rPr>
        <w:t>模型的</w:t>
      </w:r>
      <w:r w:rsidRPr="00DC2505">
        <w:t>编译技术是指在循环</w:t>
      </w:r>
      <w:r>
        <w:rPr>
          <w:rFonts w:hint="eastAsia"/>
        </w:rPr>
        <w:t>的上下</w:t>
      </w:r>
      <w:r w:rsidRPr="00DC2505">
        <w:t>界约束条件下将</w:t>
      </w:r>
      <w:r>
        <w:rPr>
          <w:rFonts w:hint="eastAsia"/>
        </w:rPr>
        <w:t>代码</w:t>
      </w:r>
      <w:r w:rsidRPr="00DC2505">
        <w:t>语句表示</w:t>
      </w:r>
      <w:r>
        <w:rPr>
          <w:rFonts w:hint="eastAsia"/>
        </w:rPr>
        <w:t>为</w:t>
      </w:r>
      <w:r w:rsidRPr="00DC2505">
        <w:t>空间</w:t>
      </w:r>
      <w:r>
        <w:rPr>
          <w:rFonts w:hint="eastAsia"/>
        </w:rPr>
        <w:t>内的</w:t>
      </w:r>
      <w:r w:rsidRPr="00DC2505">
        <w:t>多面体</w:t>
      </w:r>
      <w:r w:rsidRPr="00DC2505">
        <w:t xml:space="preserve">, </w:t>
      </w:r>
      <w:r w:rsidRPr="00DC2505">
        <w:t>并通过</w:t>
      </w:r>
      <w:r>
        <w:rPr>
          <w:rFonts w:hint="eastAsia"/>
        </w:rPr>
        <w:t>在该</w:t>
      </w:r>
      <w:r w:rsidRPr="00DC2505">
        <w:t>多面体上</w:t>
      </w:r>
      <w:r>
        <w:rPr>
          <w:rFonts w:hint="eastAsia"/>
        </w:rPr>
        <w:t>进行</w:t>
      </w:r>
      <w:r w:rsidRPr="00DC2505">
        <w:t>的几何操作来分析和优化程序</w:t>
      </w:r>
      <w:r>
        <w:rPr>
          <w:rFonts w:hint="eastAsia"/>
        </w:rPr>
        <w:t>性能</w:t>
      </w:r>
      <w:r w:rsidRPr="00DC2505">
        <w:t>的编译技术</w:t>
      </w:r>
      <w:r>
        <w:rPr>
          <w:rFonts w:hint="eastAsia"/>
        </w:rPr>
        <w:t>。</w:t>
      </w:r>
      <w:r w:rsidRPr="00DC2505">
        <w:t>多面体模型通常利用迭代空间、访存映射、依赖关系和调度表示</w:t>
      </w:r>
      <w:r>
        <w:rPr>
          <w:rFonts w:hint="eastAsia"/>
        </w:rPr>
        <w:t>源代码</w:t>
      </w:r>
      <w:r w:rsidRPr="00DC2505">
        <w:t>及其语义</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之间的映射关系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Pr>
          <w:rFonts w:hint="eastAsia"/>
        </w:rPr>
        <w:t>被</w:t>
      </w:r>
      <w:r w:rsidRPr="00DC2505">
        <w:t>用于表示在满足依赖关系的前提下语句实例之间执行顺序</w:t>
      </w:r>
      <w:r>
        <w:rPr>
          <w:rFonts w:hint="eastAsia"/>
        </w:rPr>
        <w:t>。</w:t>
      </w:r>
      <w:r w:rsidRPr="00DC2505">
        <w:t>如</w:t>
      </w:r>
      <w:hyperlink r:id="rId30" w:anchor="Figure1" w:history="1">
        <w:r w:rsidRPr="00DC2505">
          <w:t>图</w:t>
        </w:r>
        <w:r w:rsidRPr="00DC2505">
          <w:t xml:space="preserve"> </w:t>
        </w:r>
        <w:r>
          <w:rPr>
            <w:rFonts w:hint="eastAsia"/>
          </w:rPr>
          <w:t>2.7</w:t>
        </w:r>
        <w:r w:rsidRPr="00DC2505">
          <w:t>(a)</w:t>
        </w:r>
      </w:hyperlink>
      <w:r w:rsidRPr="00DC2505">
        <w:t>所示循环嵌套</w:t>
      </w:r>
      <w:r w:rsidRPr="00DC2505">
        <w:t xml:space="preserve">, </w:t>
      </w:r>
      <w:r w:rsidRPr="00DC2505">
        <w:t>其对应的多面体表示如</w:t>
      </w:r>
      <w:r w:rsidR="00A62188">
        <w:fldChar w:fldCharType="begin"/>
      </w:r>
      <w:r w:rsidR="00A62188">
        <w:instrText xml:space="preserve"> HYPERLINK "http://www.jos.org.cn/html/2018/8/5563.htm" \l "Figure1" </w:instrText>
      </w:r>
      <w:r w:rsidR="00A62188">
        <w:fldChar w:fldCharType="separate"/>
      </w:r>
      <w:r w:rsidRPr="00DC2505">
        <w:t>图</w:t>
      </w:r>
      <w:r w:rsidRPr="00300FB7">
        <w:t xml:space="preserve">2.7 </w:t>
      </w:r>
      <w:r w:rsidRPr="00DC2505">
        <w:t>(b)</w:t>
      </w:r>
      <w:r w:rsidR="00A62188">
        <w:fldChar w:fldCharType="end"/>
      </w:r>
      <w:r>
        <w:rPr>
          <w:rFonts w:hint="eastAsia"/>
        </w:rPr>
        <w:t>所示</w:t>
      </w:r>
      <w:r w:rsidRPr="00DC2505">
        <w:t xml:space="preserve">, </w:t>
      </w:r>
      <w:r w:rsidRPr="00DC2505">
        <w:t>蓝色圆形对应</w:t>
      </w:r>
      <w:r w:rsidR="002B3002">
        <w:rPr>
          <w:rFonts w:hint="eastAsia"/>
        </w:rPr>
        <w:t>语句</w:t>
      </w:r>
      <w:r w:rsidRPr="00DC2505">
        <w:t>S1</w:t>
      </w:r>
      <w:r w:rsidRPr="00DC2505">
        <w:t>的实例</w:t>
      </w:r>
      <w:r w:rsidRPr="00DC2505">
        <w:t xml:space="preserve">, </w:t>
      </w:r>
      <w:r w:rsidRPr="00DC2505">
        <w:t>红色</w:t>
      </w:r>
      <w:r w:rsidR="002B3002">
        <w:rPr>
          <w:rFonts w:hint="eastAsia"/>
        </w:rPr>
        <w:t>圆</w:t>
      </w:r>
      <w:r w:rsidRPr="00DC2505">
        <w:t>形对应</w:t>
      </w:r>
      <w:r w:rsidR="002B3002">
        <w:rPr>
          <w:rFonts w:hint="eastAsia"/>
        </w:rPr>
        <w:t>语句</w:t>
      </w:r>
      <w:r w:rsidRPr="00DC2505">
        <w:t>S2</w:t>
      </w:r>
      <w:r w:rsidRPr="00DC2505">
        <w:t>的实例</w:t>
      </w:r>
      <w:r w:rsidRPr="00DC2505">
        <w:t>; </w:t>
      </w:r>
      <w:hyperlink r:id="rId31" w:anchor="Figure1" w:history="1">
        <w:r w:rsidRPr="00DC2505">
          <w:t>图</w:t>
        </w:r>
        <w:r w:rsidRPr="00DC2505">
          <w:t xml:space="preserve"> </w:t>
        </w:r>
        <w:r>
          <w:rPr>
            <w:rFonts w:hint="eastAsia"/>
          </w:rPr>
          <w:t>2.7</w:t>
        </w:r>
        <w:r w:rsidRPr="00DC2505">
          <w:t>(c)</w:t>
        </w:r>
      </w:hyperlink>
      <w:r w:rsidRPr="00DC2505">
        <w:t>中列出了该循环对应的迭代空间</w:t>
      </w:r>
      <w:r w:rsidR="00756007">
        <w:rPr>
          <w:rFonts w:hint="eastAsia"/>
        </w:rPr>
        <w:t>(</w:t>
      </w:r>
      <w:r w:rsidR="00756007">
        <w:t>Domain)</w:t>
      </w:r>
      <w:r w:rsidRPr="00DC2505">
        <w:t>、调度</w:t>
      </w:r>
      <w:r w:rsidR="00756007">
        <w:rPr>
          <w:rFonts w:hint="eastAsia"/>
        </w:rPr>
        <w:t>(</w:t>
      </w:r>
      <w:r w:rsidR="00756007">
        <w:t>Schedule)</w:t>
      </w:r>
      <w:r w:rsidRPr="00DC2505">
        <w:t>、访存映射</w:t>
      </w:r>
      <w:r w:rsidR="00756007">
        <w:rPr>
          <w:rFonts w:hint="eastAsia"/>
        </w:rPr>
        <w:t>(</w:t>
      </w:r>
      <w:r w:rsidR="00756007">
        <w:t>Write and Read)</w:t>
      </w:r>
      <w:r w:rsidRPr="00DC2505">
        <w:t>和依赖关系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77" w:name="_Toc36925554"/>
      <w:bookmarkStart w:id="78" w:name="_Toc38291000"/>
      <w:r>
        <w:rPr>
          <w:rFonts w:hint="eastAsia"/>
        </w:rPr>
        <w:t>图</w:t>
      </w:r>
      <w:r>
        <w:rPr>
          <w:rFonts w:hint="eastAsia"/>
        </w:rPr>
        <w:t>2.7</w:t>
      </w:r>
      <w:r>
        <w:t xml:space="preserve"> </w:t>
      </w:r>
      <w:r>
        <w:rPr>
          <w:rFonts w:hint="eastAsia"/>
        </w:rPr>
        <w:t>Polyhedral</w:t>
      </w:r>
      <w:r>
        <w:rPr>
          <w:rFonts w:hint="eastAsia"/>
        </w:rPr>
        <w:t>模型示例</w:t>
      </w:r>
      <w:bookmarkEnd w:id="77"/>
      <w:r w:rsidR="003D62E3">
        <w:rPr>
          <w:rFonts w:hint="eastAsia"/>
        </w:rPr>
        <w:t>图</w:t>
      </w:r>
      <w:bookmarkEnd w:id="78"/>
    </w:p>
    <w:p w14:paraId="6D909B40" w14:textId="65007B18" w:rsidR="00975C4E" w:rsidRPr="00975C4E" w:rsidRDefault="00975C4E" w:rsidP="00436BB7">
      <w:pPr>
        <w:pStyle w:val="WSL-4"/>
        <w:ind w:firstLine="518"/>
      </w:pPr>
      <w:r w:rsidRPr="00330D2D">
        <w:lastRenderedPageBreak/>
        <w:t>自</w:t>
      </w:r>
      <w:r w:rsidRPr="00330D2D">
        <w:t>20</w:t>
      </w:r>
      <w:r w:rsidRPr="00330D2D">
        <w:t>世纪</w:t>
      </w:r>
      <w:r w:rsidRPr="00330D2D">
        <w:t>90</w:t>
      </w:r>
      <w:r w:rsidRPr="00330D2D">
        <w:t>年代初</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Pr="00330D2D">
        <w:t>突破</w:t>
      </w:r>
      <w:r>
        <w:rPr>
          <w:rFonts w:hint="eastAsia"/>
        </w:rPr>
        <w:t>，甚至</w:t>
      </w:r>
      <w:r w:rsidRPr="00330D2D">
        <w:t>在许多方面</w:t>
      </w:r>
      <w:r>
        <w:rPr>
          <w:rFonts w:hint="eastAsia"/>
        </w:rPr>
        <w:t>可以</w:t>
      </w:r>
      <w:r w:rsidRPr="00330D2D">
        <w:t>代表这一</w:t>
      </w:r>
      <w:r>
        <w:rPr>
          <w:rFonts w:hint="eastAsia"/>
        </w:rPr>
        <w:t>研究</w:t>
      </w:r>
      <w:r w:rsidRPr="00330D2D">
        <w:t>领域当前</w:t>
      </w:r>
      <w:r>
        <w:rPr>
          <w:rFonts w:hint="eastAsia"/>
        </w:rPr>
        <w:t>的</w:t>
      </w:r>
      <w:r w:rsidRPr="00330D2D">
        <w:t>最先</w:t>
      </w:r>
    </w:p>
    <w:p w14:paraId="67E365EB" w14:textId="5E7F2501" w:rsidR="00436BB7" w:rsidRPr="00330D2D" w:rsidRDefault="00430B39" w:rsidP="00436BB7">
      <w:pPr>
        <w:pStyle w:val="WSL-4"/>
        <w:ind w:firstLineChars="0" w:firstLine="0"/>
      </w:pPr>
      <w:proofErr w:type="gramStart"/>
      <w:r w:rsidRPr="00330D2D">
        <w:t>进研究</w:t>
      </w:r>
      <w:proofErr w:type="gramEnd"/>
      <w:r w:rsidRPr="00330D2D">
        <w:t>水平</w:t>
      </w:r>
      <w:r>
        <w:rPr>
          <w:rFonts w:hint="eastAsia"/>
        </w:rPr>
        <w:t>。基于</w:t>
      </w:r>
      <w:r>
        <w:rPr>
          <w:rFonts w:hint="eastAsia"/>
        </w:rPr>
        <w:t>Polyhedral</w:t>
      </w:r>
      <w:r>
        <w:rPr>
          <w:rFonts w:hint="eastAsia"/>
        </w:rPr>
        <w:t>模型的</w:t>
      </w:r>
      <w:r w:rsidRPr="00330D2D">
        <w:t>编译工具</w:t>
      </w:r>
      <w:r>
        <w:rPr>
          <w:rFonts w:hint="eastAsia"/>
        </w:rPr>
        <w:t>一般</w:t>
      </w:r>
      <w:r w:rsidRPr="00330D2D">
        <w:t>主要由</w:t>
      </w:r>
      <w:r w:rsidRPr="00330D2D">
        <w:t>3</w:t>
      </w:r>
      <w:r w:rsidRPr="00330D2D">
        <w:t>个部分组成</w:t>
      </w:r>
      <w:r>
        <w:rPr>
          <w:rFonts w:hint="eastAsia"/>
        </w:rPr>
        <w:t>，具体工</w:t>
      </w:r>
      <w:r w:rsidR="00436BB7">
        <w:rPr>
          <w:rFonts w:hint="eastAsia"/>
        </w:rPr>
        <w:t>作流程如图</w:t>
      </w:r>
      <w:r w:rsidR="00436BB7">
        <w:rPr>
          <w:rFonts w:hint="eastAsia"/>
        </w:rPr>
        <w:t>2.8</w:t>
      </w:r>
      <w:r w:rsidR="00436BB7">
        <w:rPr>
          <w:rFonts w:hint="eastAsia"/>
        </w:rPr>
        <w:t>所示，其中红色</w:t>
      </w:r>
      <w:r w:rsidR="00436BB7" w:rsidRPr="00330D2D">
        <w:t>虚线</w:t>
      </w:r>
      <w:r w:rsidR="00436BB7">
        <w:rPr>
          <w:rFonts w:hint="eastAsia"/>
        </w:rPr>
        <w:t>框内的</w:t>
      </w:r>
      <w:r w:rsidR="00436BB7" w:rsidRPr="00330D2D">
        <w:t>部分为多面体编译工具的构成</w:t>
      </w:r>
      <w:r w:rsidR="00436BB7">
        <w:rPr>
          <w:rFonts w:hint="eastAsia"/>
        </w:rPr>
        <w:t>组</w:t>
      </w:r>
      <w:r w:rsidR="00436BB7" w:rsidRPr="00330D2D">
        <w:t>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其作用是从输入</w:t>
      </w:r>
      <w:r w:rsidR="00436BB7">
        <w:rPr>
          <w:rFonts w:hint="eastAsia"/>
        </w:rPr>
        <w:t>的程序源码</w:t>
      </w:r>
      <w:r w:rsidR="00436BB7" w:rsidRPr="00330D2D">
        <w:t>中识别并</w:t>
      </w:r>
      <w:r w:rsidR="00436BB7">
        <w:rPr>
          <w:rFonts w:hint="eastAsia"/>
        </w:rPr>
        <w:t>提取</w:t>
      </w:r>
      <w:r w:rsidR="00436BB7" w:rsidRPr="00330D2D">
        <w:t>满足多面体</w:t>
      </w:r>
      <w:r w:rsidR="00436BB7">
        <w:rPr>
          <w:rFonts w:hint="eastAsia"/>
        </w:rPr>
        <w:t>模型的</w:t>
      </w:r>
      <w:r w:rsidR="00436BB7" w:rsidRPr="00330D2D">
        <w:t>静态仿射约束的程序段</w:t>
      </w:r>
      <w:r w:rsidR="00436BB7" w:rsidRPr="00330D2D">
        <w:t xml:space="preserve">, </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436BB7" w:rsidRPr="00330D2D">
        <w:t>根据迭代空间和访存映射</w:t>
      </w:r>
      <w:r w:rsidR="00436BB7" w:rsidRPr="00330D2D">
        <w:t>,</w:t>
      </w:r>
      <w:r w:rsidR="00436BB7" w:rsidRPr="00330D2D">
        <w:t>调用整数线性规划过程计算</w:t>
      </w:r>
      <w:r w:rsidR="00436BB7">
        <w:rPr>
          <w:rFonts w:hint="eastAsia"/>
        </w:rPr>
        <w:t>其中的</w:t>
      </w:r>
      <w:r w:rsidR="00436BB7" w:rsidRPr="00330D2D">
        <w:t>依赖关系</w:t>
      </w:r>
      <w:r w:rsidR="00436BB7">
        <w:rPr>
          <w:rFonts w:hint="eastAsia"/>
        </w:rPr>
        <w:t>。</w:t>
      </w:r>
      <w:r w:rsidR="00436BB7" w:rsidRPr="00330D2D">
        <w:t>这里的静态约束是指</w:t>
      </w:r>
      <w:r w:rsidR="00436BB7">
        <w:rPr>
          <w:rFonts w:hint="eastAsia"/>
        </w:rPr>
        <w:t>某一个程序段中的控制流和依赖关系在编译阶段可以被判定并且能够用有限的集合进行表示。然后</w:t>
      </w:r>
      <w:r w:rsidR="00436BB7" w:rsidRPr="00330D2D">
        <w:t>,</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其作用是在满足依赖关系的前提下</w:t>
      </w:r>
      <w:r w:rsidR="00436BB7" w:rsidRPr="00330D2D">
        <w:t xml:space="preserve">, </w:t>
      </w:r>
      <w:r w:rsidR="00436BB7" w:rsidRPr="00330D2D">
        <w:t>通过调用整数线性规划过程</w:t>
      </w:r>
      <w:r w:rsidR="00436BB7" w:rsidRPr="00330D2D">
        <w:t xml:space="preserve">, </w:t>
      </w:r>
      <w:r w:rsidR="00436BB7" w:rsidRPr="00330D2D">
        <w:t>计算</w:t>
      </w:r>
      <w:r w:rsidR="00436BB7">
        <w:rPr>
          <w:rFonts w:hint="eastAsia"/>
        </w:rPr>
        <w:t>得到</w:t>
      </w:r>
      <w:r w:rsidR="00436BB7" w:rsidRPr="00330D2D">
        <w:t>一个</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可以细分为两个阶段</w:t>
      </w:r>
      <w:r w:rsidR="00436BB7">
        <w:rPr>
          <w:rFonts w:hint="eastAsia"/>
        </w:rPr>
        <w:t>：</w:t>
      </w:r>
      <w:r w:rsidR="00436BB7" w:rsidRPr="00330D2D">
        <w:t>第</w:t>
      </w:r>
      <w:r w:rsidR="00436BB7">
        <w:rPr>
          <w:rFonts w:hint="eastAsia"/>
        </w:rPr>
        <w:t>一</w:t>
      </w:r>
      <w:r w:rsidR="00436BB7" w:rsidRPr="00330D2D">
        <w:t>阶段以迭代空间和调度</w:t>
      </w:r>
      <w:r w:rsidR="00436BB7">
        <w:rPr>
          <w:rFonts w:hint="eastAsia"/>
        </w:rPr>
        <w:t>结果作</w:t>
      </w:r>
      <w:r w:rsidR="00436BB7" w:rsidRPr="00330D2D">
        <w:t>为输入</w:t>
      </w:r>
      <w:r w:rsidR="00436BB7" w:rsidRPr="00330D2D">
        <w:t xml:space="preserve">, </w:t>
      </w:r>
      <w:r w:rsidR="00436BB7" w:rsidRPr="00330D2D">
        <w:t>借助整数</w:t>
      </w:r>
      <w:r w:rsidR="00436BB7">
        <w:rPr>
          <w:rFonts w:hint="eastAsia"/>
        </w:rPr>
        <w:t>线性</w:t>
      </w:r>
      <w:r w:rsidR="00436BB7" w:rsidRPr="00330D2D">
        <w:t>规划过程生成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阶段根据目标程序语言规范将</w:t>
      </w:r>
      <w:r w:rsidR="00436BB7">
        <w:rPr>
          <w:rFonts w:hint="eastAsia"/>
        </w:rPr>
        <w:t>AST</w:t>
      </w:r>
      <w:r w:rsidR="00436BB7" w:rsidRPr="00330D2D">
        <w:t>转</w:t>
      </w:r>
      <w:r w:rsidR="00436BB7">
        <w:rPr>
          <w:rFonts w:hint="eastAsia"/>
        </w:rPr>
        <w:t>换为目标</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3">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79" w:name="_Toc36925555"/>
      <w:bookmarkStart w:id="80" w:name="_Toc38291001"/>
      <w:r>
        <w:rPr>
          <w:rFonts w:hint="eastAsia"/>
        </w:rPr>
        <w:t>图</w:t>
      </w:r>
      <w:r>
        <w:rPr>
          <w:rFonts w:hint="eastAsia"/>
        </w:rPr>
        <w:t>2.8</w:t>
      </w:r>
      <w:r>
        <w:t xml:space="preserve"> </w:t>
      </w:r>
      <w:r>
        <w:rPr>
          <w:rFonts w:hint="eastAsia"/>
        </w:rPr>
        <w:t>基于多面体模型的编译工具工作流程</w:t>
      </w:r>
      <w:bookmarkEnd w:id="79"/>
      <w:r w:rsidR="003D62E3">
        <w:rPr>
          <w:rFonts w:hint="eastAsia"/>
        </w:rPr>
        <w:t>示意图</w:t>
      </w:r>
      <w:bookmarkEnd w:id="80"/>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w:t>
      </w:r>
      <w:r>
        <w:rPr>
          <w:rFonts w:hint="eastAsia"/>
        </w:rPr>
        <w:lastRenderedPageBreak/>
        <w:t>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spellStart"/>
      <w:proofErr w:type="gramEnd"/>
      <w:r w:rsidRPr="002E6519">
        <w:rPr>
          <w:rFonts w:hint="eastAsia"/>
        </w:rPr>
        <w:t>OpenMP</w:t>
      </w:r>
      <w:proofErr w:type="spellEnd"/>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81" w:name="_Toc38295974"/>
      <w:r>
        <w:rPr>
          <w:rFonts w:hint="eastAsia"/>
        </w:rPr>
        <w:t>2.</w:t>
      </w:r>
      <w:r>
        <w:t>5</w:t>
      </w:r>
      <w:r>
        <w:rPr>
          <w:rFonts w:hint="eastAsia"/>
        </w:rPr>
        <w:t>图神经网络与图卷积神经网络</w:t>
      </w:r>
      <w:bookmarkEnd w:id="81"/>
    </w:p>
    <w:p w14:paraId="6C8C25A1" w14:textId="5D33E202" w:rsidR="004614F2" w:rsidRPr="00A03A0D" w:rsidRDefault="004614F2" w:rsidP="00F75E92">
      <w:pPr>
        <w:pStyle w:val="WSL-4"/>
        <w:ind w:firstLine="518"/>
      </w:pPr>
      <w:r w:rsidRPr="00B455F5">
        <w:t>尽管深度学习已经在欧几里得</w:t>
      </w:r>
      <w:r>
        <w:rPr>
          <w:rFonts w:hint="eastAsia"/>
        </w:rPr>
        <w:t>空间</w:t>
      </w:r>
      <w:r w:rsidRPr="00B455F5">
        <w:t>数据中取得了很大的成功</w:t>
      </w:r>
      <w:r w:rsidRPr="00771778">
        <w:rPr>
          <w:rFonts w:hint="eastAsia"/>
          <w:vertAlign w:val="superscript"/>
        </w:rPr>
        <w:t>[</w:t>
      </w:r>
      <w:r w:rsidR="00772A36">
        <w:rPr>
          <w:vertAlign w:val="superscript"/>
        </w:rPr>
        <w:t>54</w:t>
      </w:r>
      <w:r w:rsidRPr="00771778">
        <w:rPr>
          <w:vertAlign w:val="superscript"/>
        </w:rPr>
        <w:t>]</w:t>
      </w:r>
      <w:r w:rsidRPr="00B455F5">
        <w:t>，但</w:t>
      </w:r>
      <w:r>
        <w:rPr>
          <w:rFonts w:hint="eastAsia"/>
        </w:rPr>
        <w:t>越来越多的应用程序数据开始以图的形式进行表示</w:t>
      </w:r>
      <w:r w:rsidRPr="00B455F5">
        <w:t>，</w:t>
      </w:r>
      <w:r>
        <w:rPr>
          <w:rFonts w:hint="eastAsia"/>
        </w:rPr>
        <w:t>大量的学习任务要求处理元素间含有丰富关系信息的图数据。如物理系统的建模、分子指纹的学习、蛋白质结构的预测和疾病的分类等都需要模型从</w:t>
      </w:r>
      <w:proofErr w:type="gramStart"/>
      <w:r>
        <w:rPr>
          <w:rFonts w:hint="eastAsia"/>
        </w:rPr>
        <w:t>图数据</w:t>
      </w:r>
      <w:proofErr w:type="gramEnd"/>
      <w:r>
        <w:rPr>
          <w:rFonts w:hint="eastAsia"/>
        </w:rPr>
        <w:t>中去学习，但传统的神经网络模型并不能很好的处理</w:t>
      </w:r>
      <w:proofErr w:type="gramStart"/>
      <w:r>
        <w:rPr>
          <w:rFonts w:hint="eastAsia"/>
        </w:rPr>
        <w:t>图类型</w:t>
      </w:r>
      <w:proofErr w:type="gramEnd"/>
      <w:r>
        <w:rPr>
          <w:rFonts w:hint="eastAsia"/>
        </w:rPr>
        <w:t>的数据，图神经网络</w:t>
      </w:r>
      <w:r>
        <w:rPr>
          <w:rFonts w:hint="eastAsia"/>
        </w:rPr>
        <w:t>(GNN</w:t>
      </w:r>
      <w:r>
        <w:t>)</w:t>
      </w:r>
      <w:r>
        <w:rPr>
          <w:rFonts w:hint="eastAsia"/>
        </w:rPr>
        <w:t>应运而生。</w:t>
      </w:r>
      <w:r>
        <w:rPr>
          <w:rFonts w:hint="eastAsia"/>
        </w:rPr>
        <w:t>GNN</w:t>
      </w:r>
      <w:r>
        <w:rPr>
          <w:rFonts w:hint="eastAsia"/>
        </w:rPr>
        <w:t>的概念是由</w:t>
      </w:r>
      <w:r>
        <w:rPr>
          <w:rFonts w:hint="eastAsia"/>
        </w:rPr>
        <w:t>Gori</w:t>
      </w:r>
      <w:r>
        <w:rPr>
          <w:rFonts w:hint="eastAsia"/>
        </w:rPr>
        <w:t>等人首次提出的</w:t>
      </w:r>
      <w:r w:rsidRPr="00771778">
        <w:rPr>
          <w:rFonts w:hint="eastAsia"/>
          <w:vertAlign w:val="superscript"/>
        </w:rPr>
        <w:t>[</w:t>
      </w:r>
      <w:r w:rsidR="00772A36">
        <w:rPr>
          <w:vertAlign w:val="superscript"/>
        </w:rPr>
        <w:t>55</w:t>
      </w:r>
      <w:r w:rsidRPr="00771778">
        <w:rPr>
          <w:vertAlign w:val="superscript"/>
        </w:rPr>
        <w:t>]</w:t>
      </w:r>
      <w:r>
        <w:rPr>
          <w:rFonts w:hint="eastAsia"/>
        </w:rPr>
        <w:t>，后来的</w:t>
      </w:r>
      <w:r w:rsidRPr="00272705">
        <w:rPr>
          <w:rFonts w:hint="eastAsia"/>
        </w:rPr>
        <w:t>研究人员在设计</w:t>
      </w:r>
      <w:r>
        <w:rPr>
          <w:rFonts w:hint="eastAsia"/>
        </w:rPr>
        <w:t>GNN</w:t>
      </w:r>
      <w:r w:rsidRPr="00272705">
        <w:rPr>
          <w:rFonts w:hint="eastAsia"/>
        </w:rPr>
        <w:t>的架构时</w:t>
      </w:r>
      <w:r>
        <w:rPr>
          <w:rFonts w:hint="eastAsia"/>
        </w:rPr>
        <w:t>又</w:t>
      </w:r>
      <w:r w:rsidRPr="00272705">
        <w:rPr>
          <w:rFonts w:hint="eastAsia"/>
        </w:rPr>
        <w:t>借鉴了卷积网络</w:t>
      </w:r>
      <w:r>
        <w:rPr>
          <w:rFonts w:hint="eastAsia"/>
        </w:rPr>
        <w:t>（</w:t>
      </w:r>
      <w:r>
        <w:rPr>
          <w:rFonts w:hint="eastAsia"/>
        </w:rPr>
        <w:t>CNN</w:t>
      </w:r>
      <w:r>
        <w:rPr>
          <w:rFonts w:hint="eastAsia"/>
        </w:rPr>
        <w:t>）</w:t>
      </w:r>
      <w:r w:rsidRPr="00272705">
        <w:rPr>
          <w:rFonts w:hint="eastAsia"/>
        </w:rPr>
        <w:t>的思想</w:t>
      </w:r>
      <w:r>
        <w:rPr>
          <w:rFonts w:hint="eastAsia"/>
        </w:rPr>
        <w:t>，出现了图卷积神经网络（</w:t>
      </w:r>
      <w:r>
        <w:rPr>
          <w:rFonts w:hint="eastAsia"/>
        </w:rPr>
        <w:t>GCN</w:t>
      </w:r>
      <w:r>
        <w:rPr>
          <w:rFonts w:hint="eastAsia"/>
        </w:rPr>
        <w:t>）</w:t>
      </w:r>
      <w:r w:rsidRPr="00272705">
        <w:rPr>
          <w:rFonts w:hint="eastAsia"/>
        </w:rPr>
        <w:t>。</w:t>
      </w:r>
    </w:p>
    <w:p w14:paraId="578C8926" w14:textId="1AEBE361" w:rsidR="004614F2" w:rsidRDefault="004614F2" w:rsidP="00821847">
      <w:pPr>
        <w:pStyle w:val="WSL-3"/>
      </w:pPr>
      <w:bookmarkStart w:id="82" w:name="_Toc38295975"/>
      <w:r>
        <w:rPr>
          <w:rFonts w:hint="eastAsia"/>
        </w:rPr>
        <w:t>2.5.1</w:t>
      </w:r>
      <w:r>
        <w:rPr>
          <w:rFonts w:hint="eastAsia"/>
        </w:rPr>
        <w:t>图的定义</w:t>
      </w:r>
      <w:bookmarkEnd w:id="82"/>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r w:rsidR="008C6EB0">
        <w:rPr>
          <w:rFonts w:hint="eastAsia"/>
        </w:rPr>
        <w:t>A</w:t>
      </w:r>
      <w:r w:rsidR="008C6EB0" w:rsidRPr="009371BB">
        <w:rPr>
          <w:rFonts w:hint="eastAsia"/>
          <w:vertAlign w:val="subscript"/>
        </w:rPr>
        <w:t>ij</w:t>
      </w:r>
      <w:proofErr w:type="spellEnd"/>
      <w:r w:rsidR="008C6EB0">
        <w:rPr>
          <w:rFonts w:hint="eastAsia"/>
        </w:rPr>
        <w:t>=0</w:t>
      </w:r>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5A8FA821" w:rsidR="005C7EF7" w:rsidRPr="00BC7CE5" w:rsidRDefault="005C7EF7" w:rsidP="005C7EF7">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是不规则的。每张</w:t>
      </w:r>
      <w:proofErr w:type="gramStart"/>
      <w:r w:rsidRPr="00B455F5">
        <w:t>图大小</w:t>
      </w:r>
      <w:proofErr w:type="gramEnd"/>
      <w:r w:rsidRPr="00B455F5">
        <w:t>不同、节点无序，一张图中的每个节点都有不同数目的邻近节点，使得一些在图像中容易计算的重要运算（如卷积）不能再直接应用于图。此外，现有机器学习算法的核心假设是</w:t>
      </w:r>
      <w:r>
        <w:rPr>
          <w:rFonts w:hint="eastAsia"/>
        </w:rPr>
        <w:t>数据</w:t>
      </w:r>
      <w:r w:rsidRPr="00B455F5">
        <w:t>实例</w:t>
      </w:r>
      <w:r>
        <w:rPr>
          <w:rFonts w:hint="eastAsia"/>
        </w:rPr>
        <w:t>是</w:t>
      </w:r>
      <w:r w:rsidRPr="00B455F5">
        <w:t>彼此独立</w:t>
      </w:r>
      <w:r>
        <w:rPr>
          <w:rFonts w:hint="eastAsia"/>
        </w:rPr>
        <w:t>的</w:t>
      </w:r>
      <w:r w:rsidRPr="00B455F5">
        <w:t>。然而，</w:t>
      </w:r>
      <w:proofErr w:type="gramStart"/>
      <w:r w:rsidRPr="00B455F5">
        <w:t>图数据</w:t>
      </w:r>
      <w:proofErr w:type="gramEnd"/>
      <w:r w:rsidRPr="00B455F5">
        <w:t>中的每个</w:t>
      </w:r>
      <w:r w:rsidRPr="00B455F5">
        <w:lastRenderedPageBreak/>
        <w:t>实例都与周围的其它实例相关，含有一些复杂的连接信息，用于</w:t>
      </w:r>
      <w:r>
        <w:rPr>
          <w:rFonts w:hint="eastAsia"/>
        </w:rPr>
        <w:t>表示</w:t>
      </w:r>
      <w:r w:rsidRPr="00B455F5">
        <w:t>数据之间的依赖关系。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3CB0DEBD">
            <wp:extent cx="3368040" cy="169583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34">
                      <a:extLst>
                        <a:ext uri="{28A0092B-C50C-407E-A947-70E740481C1C}">
                          <a14:useLocalDpi xmlns:a14="http://schemas.microsoft.com/office/drawing/2010/main" val="0"/>
                        </a:ext>
                      </a:extLst>
                    </a:blip>
                    <a:stretch>
                      <a:fillRect/>
                    </a:stretch>
                  </pic:blipFill>
                  <pic:spPr>
                    <a:xfrm>
                      <a:off x="0" y="0"/>
                      <a:ext cx="3623087" cy="1824248"/>
                    </a:xfrm>
                    <a:prstGeom prst="rect">
                      <a:avLst/>
                    </a:prstGeom>
                  </pic:spPr>
                </pic:pic>
              </a:graphicData>
            </a:graphic>
          </wp:inline>
        </w:drawing>
      </w:r>
    </w:p>
    <w:p w14:paraId="34EC0ED5" w14:textId="6FBB5BB6" w:rsidR="004614F2" w:rsidRDefault="004614F2" w:rsidP="0097694A">
      <w:pPr>
        <w:pStyle w:val="WSL-6"/>
      </w:pPr>
      <w:bookmarkStart w:id="83" w:name="_Toc36925556"/>
      <w:bookmarkStart w:id="84" w:name="_Toc38291002"/>
      <w:r>
        <w:rPr>
          <w:rFonts w:hint="eastAsia"/>
        </w:rPr>
        <w:t>图</w:t>
      </w:r>
      <w:r>
        <w:rPr>
          <w:rFonts w:hint="eastAsia"/>
        </w:rPr>
        <w:t>2.9</w:t>
      </w:r>
      <w:r w:rsidR="00DA4B58">
        <w:t xml:space="preserve"> </w:t>
      </w:r>
      <w:r>
        <w:rPr>
          <w:rFonts w:hint="eastAsia"/>
        </w:rPr>
        <w:t>有向图</w:t>
      </w:r>
      <w:bookmarkEnd w:id="83"/>
      <w:r w:rsidR="00E10962">
        <w:rPr>
          <w:rFonts w:hint="eastAsia"/>
        </w:rPr>
        <w:t>及其邻接矩阵</w:t>
      </w:r>
      <w:r w:rsidR="003D62E3">
        <w:rPr>
          <w:rFonts w:hint="eastAsia"/>
        </w:rPr>
        <w:t>示例图</w:t>
      </w:r>
      <w:bookmarkEnd w:id="84"/>
    </w:p>
    <w:p w14:paraId="65E1DDE7" w14:textId="4BE0FEC2" w:rsidR="004614F2" w:rsidRDefault="004614F2" w:rsidP="00821847">
      <w:pPr>
        <w:pStyle w:val="WSL-3"/>
      </w:pPr>
      <w:bookmarkStart w:id="85" w:name="_Toc38295976"/>
      <w:r>
        <w:rPr>
          <w:rFonts w:hint="eastAsia"/>
        </w:rPr>
        <w:t>2.5.2GNN</w:t>
      </w:r>
      <w:r>
        <w:rPr>
          <w:rFonts w:hint="eastAsia"/>
        </w:rPr>
        <w:t>简介</w:t>
      </w:r>
      <w:bookmarkEnd w:id="85"/>
    </w:p>
    <w:p w14:paraId="250AC3D5" w14:textId="6CE56B5A" w:rsidR="004614F2" w:rsidRDefault="004614F2" w:rsidP="00F75E92">
      <w:pPr>
        <w:pStyle w:val="WSL-4"/>
        <w:ind w:firstLine="518"/>
      </w:pPr>
      <w:r w:rsidRPr="00501482">
        <w:rPr>
          <w:rFonts w:hint="eastAsia"/>
        </w:rPr>
        <w:t>图神经网络（</w:t>
      </w:r>
      <w:r w:rsidRPr="00501482">
        <w:rPr>
          <w:rFonts w:hint="eastAsia"/>
        </w:rPr>
        <w:t>GNN</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Pr="00501482">
        <w:rPr>
          <w:rFonts w:hint="eastAsia"/>
        </w:rPr>
        <w:t xml:space="preserve">GNN </w:t>
      </w:r>
      <w:r w:rsidRPr="00501482">
        <w:rPr>
          <w:rFonts w:hint="eastAsia"/>
        </w:rPr>
        <w:t>以其令人信服的性能和较高的可解释性，近年来已成为一种广泛应用的图论分析方法。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58418C"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86" w:name="_Toc36925557"/>
      <w:bookmarkStart w:id="87" w:name="_Toc38291003"/>
      <w:r>
        <w:rPr>
          <w:rFonts w:hint="eastAsia"/>
        </w:rPr>
        <w:t>图</w:t>
      </w:r>
      <w:r>
        <w:rPr>
          <w:rFonts w:hint="eastAsia"/>
        </w:rPr>
        <w:t>2.10</w:t>
      </w:r>
      <w:r>
        <w:t xml:space="preserve"> </w:t>
      </w:r>
      <w:r>
        <w:rPr>
          <w:rFonts w:hint="eastAsia"/>
        </w:rPr>
        <w:t>GNN</w:t>
      </w:r>
      <w:r>
        <w:rPr>
          <w:rFonts w:hint="eastAsia"/>
        </w:rPr>
        <w:t>状态更新示例</w:t>
      </w:r>
      <w:bookmarkEnd w:id="86"/>
      <w:r w:rsidR="003D62E3">
        <w:rPr>
          <w:rFonts w:hint="eastAsia"/>
        </w:rPr>
        <w:t>图</w:t>
      </w:r>
      <w:bookmarkEnd w:id="87"/>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58418C"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88" w:name="_Toc36925558"/>
      <w:bookmarkStart w:id="89" w:name="_Toc38291004"/>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88"/>
      <w:bookmarkEnd w:id="89"/>
    </w:p>
    <w:p w14:paraId="3D393A57" w14:textId="050AB771" w:rsidR="004614F2" w:rsidRPr="006D3576" w:rsidRDefault="004614F2" w:rsidP="00821847">
      <w:pPr>
        <w:pStyle w:val="WSL-3"/>
      </w:pPr>
      <w:bookmarkStart w:id="90" w:name="_Toc38295977"/>
      <w:r>
        <w:rPr>
          <w:rFonts w:hint="eastAsia"/>
        </w:rPr>
        <w:t>2.5.3GCN</w:t>
      </w:r>
      <w:r>
        <w:rPr>
          <w:rFonts w:hint="eastAsia"/>
        </w:rPr>
        <w:t>简介</w:t>
      </w:r>
      <w:bookmarkEnd w:id="90"/>
    </w:p>
    <w:p w14:paraId="577FE842" w14:textId="6CB6CF34"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w:t>
      </w:r>
      <w:proofErr w:type="gramStart"/>
      <w:r>
        <w:rPr>
          <w:rFonts w:hint="eastAsia"/>
        </w:rPr>
        <w:t>图数据</w:t>
      </w:r>
      <w:proofErr w:type="gramEnd"/>
      <w:r>
        <w:rPr>
          <w:rFonts w:hint="eastAsia"/>
        </w:rPr>
        <w:t>上，它为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772A36">
        <w:rPr>
          <w:vertAlign w:val="superscript"/>
        </w:rPr>
        <w:t>56</w:t>
      </w:r>
      <w:r w:rsidRPr="00C21649">
        <w:rPr>
          <w:vertAlign w:val="superscript"/>
        </w:rPr>
        <w:t>]</w:t>
      </w:r>
      <w:r>
        <w:rPr>
          <w:rFonts w:hint="eastAsia"/>
        </w:rPr>
        <w:t>。</w:t>
      </w:r>
    </w:p>
    <w:p w14:paraId="60FDFED8" w14:textId="49DFC635"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7">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91" w:name="_Toc36925559"/>
      <w:bookmarkStart w:id="92" w:name="_Toc38291005"/>
      <w:r>
        <w:rPr>
          <w:rFonts w:hint="eastAsia"/>
        </w:rPr>
        <w:t>图</w:t>
      </w:r>
      <w:r>
        <w:rPr>
          <w:rFonts w:hint="eastAsia"/>
        </w:rPr>
        <w:t>2.12</w:t>
      </w:r>
      <w:r>
        <w:t xml:space="preserve"> </w:t>
      </w:r>
      <w:r w:rsidR="003D62E3">
        <w:rPr>
          <w:rFonts w:hint="eastAsia"/>
        </w:rPr>
        <w:t>卷积核</w:t>
      </w:r>
      <w:r>
        <w:rPr>
          <w:rFonts w:hint="eastAsia"/>
        </w:rPr>
        <w:t>示例</w:t>
      </w:r>
      <w:bookmarkEnd w:id="91"/>
      <w:r w:rsidR="003D62E3">
        <w:rPr>
          <w:rFonts w:hint="eastAsia"/>
        </w:rPr>
        <w:t>图</w:t>
      </w:r>
      <w:bookmarkEnd w:id="92"/>
    </w:p>
    <w:p w14:paraId="563FE802" w14:textId="2EC766A1" w:rsidR="004614F2" w:rsidRPr="006D3576" w:rsidRDefault="004614F2" w:rsidP="00821847">
      <w:pPr>
        <w:pStyle w:val="WSL-2"/>
        <w:numPr>
          <w:ilvl w:val="0"/>
          <w:numId w:val="0"/>
        </w:numPr>
      </w:pPr>
      <w:bookmarkStart w:id="93" w:name="_Toc38295978"/>
      <w:r>
        <w:rPr>
          <w:rFonts w:hint="eastAsia"/>
        </w:rPr>
        <w:t>2.</w:t>
      </w:r>
      <w:r>
        <w:t>6</w:t>
      </w:r>
      <w:r>
        <w:rPr>
          <w:rFonts w:hint="eastAsia"/>
        </w:rPr>
        <w:t>本章小结</w:t>
      </w:r>
      <w:bookmarkEnd w:id="93"/>
    </w:p>
    <w:p w14:paraId="6CB48531" w14:textId="0A33556C"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关系与控制依赖关系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94" w:name="_Toc38295979"/>
      <w:r>
        <w:lastRenderedPageBreak/>
        <w:t>第</w:t>
      </w:r>
      <w:r>
        <w:rPr>
          <w:rFonts w:hint="eastAsia"/>
        </w:rPr>
        <w:t>3</w:t>
      </w:r>
      <w:r>
        <w:t>章</w:t>
      </w:r>
      <w:r>
        <w:t xml:space="preserve"> </w:t>
      </w:r>
      <w:r>
        <w:rPr>
          <w:rFonts w:hint="eastAsia"/>
        </w:rPr>
        <w:t>G</w:t>
      </w:r>
      <w:r>
        <w:t>FCPD</w:t>
      </w:r>
      <w:r>
        <w:rPr>
          <w:rFonts w:hint="eastAsia"/>
        </w:rPr>
        <w:t>的构造</w:t>
      </w:r>
      <w:bookmarkEnd w:id="94"/>
    </w:p>
    <w:p w14:paraId="1F5564E2" w14:textId="232F6E92"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13B93D12">
            <wp:extent cx="5173980" cy="232225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28750" cy="2346833"/>
                    </a:xfrm>
                    <a:prstGeom prst="rect">
                      <a:avLst/>
                    </a:prstGeom>
                  </pic:spPr>
                </pic:pic>
              </a:graphicData>
            </a:graphic>
          </wp:inline>
        </w:drawing>
      </w:r>
    </w:p>
    <w:p w14:paraId="430DCE6C" w14:textId="6427F671" w:rsidR="004614F2" w:rsidRPr="001D75E6" w:rsidRDefault="004614F2" w:rsidP="00AB43D1">
      <w:pPr>
        <w:pStyle w:val="WSL-6"/>
      </w:pPr>
      <w:bookmarkStart w:id="95" w:name="_Toc36925560"/>
      <w:bookmarkStart w:id="96" w:name="_Toc38291006"/>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95"/>
      <w:r w:rsidR="006E5D72">
        <w:rPr>
          <w:rFonts w:hint="eastAsia"/>
        </w:rPr>
        <w:t>图</w:t>
      </w:r>
      <w:bookmarkEnd w:id="96"/>
    </w:p>
    <w:p w14:paraId="03B4CF7E" w14:textId="2B465F61" w:rsidR="004614F2" w:rsidRDefault="004614F2" w:rsidP="00272703">
      <w:pPr>
        <w:pStyle w:val="WSL-2"/>
        <w:numPr>
          <w:ilvl w:val="0"/>
          <w:numId w:val="0"/>
        </w:numPr>
      </w:pPr>
      <w:bookmarkStart w:id="97" w:name="_Toc38295980"/>
      <w:r>
        <w:rPr>
          <w:rFonts w:hint="eastAsia"/>
        </w:rPr>
        <w:t>3.1</w:t>
      </w:r>
      <w:r>
        <w:rPr>
          <w:rFonts w:hint="eastAsia"/>
        </w:rPr>
        <w:t>数据搜集</w:t>
      </w:r>
      <w:bookmarkEnd w:id="97"/>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w:t>
      </w:r>
      <w:r w:rsidRPr="00846D44">
        <w:lastRenderedPageBreak/>
        <w:t>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98" w:name="_Toc38290874"/>
      <w:r>
        <w:rPr>
          <w:rFonts w:hint="eastAsia"/>
        </w:rPr>
        <w:t>表</w:t>
      </w:r>
      <w:r>
        <w:rPr>
          <w:rFonts w:hint="eastAsia"/>
        </w:rPr>
        <w:t>3.1</w:t>
      </w:r>
      <w:r w:rsidR="00986074">
        <w:t xml:space="preserve"> </w:t>
      </w:r>
      <w:proofErr w:type="spellStart"/>
      <w:r>
        <w:rPr>
          <w:rFonts w:hint="eastAsia"/>
        </w:rPr>
        <w:t>livermo</w:t>
      </w:r>
      <w:proofErr w:type="spellEnd"/>
      <w:r>
        <w:rPr>
          <w:rFonts w:hint="eastAsia"/>
        </w:rPr>
        <w:t>循环详情表</w:t>
      </w:r>
      <w:bookmarkEnd w:id="98"/>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7"/>
      </w:tblGrid>
      <w:tr w:rsidR="004614F2" w14:paraId="1060D6F6" w14:textId="77777777" w:rsidTr="00B4464D">
        <w:trPr>
          <w:trHeight w:val="20"/>
          <w:jc w:val="center"/>
        </w:trPr>
        <w:tc>
          <w:tcPr>
            <w:tcW w:w="851" w:type="dxa"/>
            <w:tcBorders>
              <w:top w:val="single" w:sz="8" w:space="0" w:color="auto"/>
              <w:bottom w:val="single" w:sz="8" w:space="0" w:color="auto"/>
            </w:tcBorders>
            <w:vAlign w:val="center"/>
          </w:tcPr>
          <w:p w14:paraId="3E74110E" w14:textId="77777777" w:rsidR="004614F2" w:rsidRPr="00B4464D" w:rsidRDefault="004614F2" w:rsidP="00AB43D1">
            <w:pPr>
              <w:jc w:val="center"/>
              <w:rPr>
                <w:szCs w:val="21"/>
              </w:rPr>
            </w:pPr>
            <w:r w:rsidRPr="00B4464D">
              <w:rPr>
                <w:rFonts w:hint="eastAsia"/>
                <w:szCs w:val="21"/>
              </w:rPr>
              <w:t>序号</w:t>
            </w:r>
          </w:p>
        </w:tc>
        <w:tc>
          <w:tcPr>
            <w:tcW w:w="6237" w:type="dxa"/>
            <w:tcBorders>
              <w:top w:val="single" w:sz="8" w:space="0" w:color="auto"/>
              <w:bottom w:val="single" w:sz="8" w:space="0" w:color="auto"/>
            </w:tcBorders>
            <w:vAlign w:val="center"/>
          </w:tcPr>
          <w:p w14:paraId="05BF20FA" w14:textId="77777777" w:rsidR="004614F2" w:rsidRPr="00B4464D" w:rsidRDefault="004614F2" w:rsidP="00AB43D1">
            <w:pPr>
              <w:jc w:val="center"/>
              <w:rPr>
                <w:szCs w:val="21"/>
              </w:rPr>
            </w:pPr>
            <w:r w:rsidRPr="00B4464D">
              <w:rPr>
                <w:rFonts w:hint="eastAsia"/>
                <w:szCs w:val="21"/>
              </w:rPr>
              <w:t>数学核</w:t>
            </w:r>
          </w:p>
        </w:tc>
      </w:tr>
      <w:tr w:rsidR="004614F2" w14:paraId="40218181" w14:textId="77777777" w:rsidTr="00B4464D">
        <w:trPr>
          <w:trHeight w:val="20"/>
          <w:jc w:val="center"/>
        </w:trPr>
        <w:tc>
          <w:tcPr>
            <w:tcW w:w="851" w:type="dxa"/>
            <w:tcBorders>
              <w:top w:val="single" w:sz="8" w:space="0" w:color="auto"/>
            </w:tcBorders>
            <w:vAlign w:val="center"/>
          </w:tcPr>
          <w:p w14:paraId="6E23616C" w14:textId="77777777" w:rsidR="004614F2" w:rsidRPr="00B4464D" w:rsidRDefault="004614F2" w:rsidP="00AB43D1">
            <w:pPr>
              <w:jc w:val="center"/>
              <w:rPr>
                <w:rFonts w:ascii="宋体" w:hAnsi="宋体"/>
                <w:szCs w:val="21"/>
              </w:rPr>
            </w:pPr>
            <w:r w:rsidRPr="00B4464D">
              <w:rPr>
                <w:rFonts w:ascii="宋体" w:hAnsi="宋体" w:hint="eastAsia"/>
                <w:szCs w:val="21"/>
              </w:rPr>
              <w:t>1</w:t>
            </w:r>
          </w:p>
        </w:tc>
        <w:tc>
          <w:tcPr>
            <w:tcW w:w="6237" w:type="dxa"/>
            <w:tcBorders>
              <w:top w:val="single" w:sz="8" w:space="0" w:color="auto"/>
            </w:tcBorders>
            <w:vAlign w:val="center"/>
          </w:tcPr>
          <w:p w14:paraId="5E5D6611"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Hydro fragment</w:t>
            </w:r>
          </w:p>
        </w:tc>
      </w:tr>
      <w:tr w:rsidR="004614F2" w:rsidRPr="00AB43D1" w14:paraId="5A6C042D" w14:textId="77777777" w:rsidTr="00B4464D">
        <w:trPr>
          <w:trHeight w:val="20"/>
          <w:jc w:val="center"/>
        </w:trPr>
        <w:tc>
          <w:tcPr>
            <w:tcW w:w="851" w:type="dxa"/>
            <w:vAlign w:val="center"/>
          </w:tcPr>
          <w:p w14:paraId="6071F7D8" w14:textId="77777777" w:rsidR="004614F2" w:rsidRPr="00B4464D" w:rsidRDefault="004614F2" w:rsidP="00AB43D1">
            <w:pPr>
              <w:jc w:val="center"/>
              <w:rPr>
                <w:rFonts w:ascii="宋体" w:hAnsi="宋体"/>
                <w:szCs w:val="21"/>
              </w:rPr>
            </w:pPr>
            <w:r w:rsidRPr="00B4464D">
              <w:rPr>
                <w:rFonts w:ascii="宋体" w:hAnsi="宋体" w:hint="eastAsia"/>
                <w:szCs w:val="21"/>
              </w:rPr>
              <w:t>2</w:t>
            </w:r>
          </w:p>
        </w:tc>
        <w:tc>
          <w:tcPr>
            <w:tcW w:w="6237" w:type="dxa"/>
            <w:vAlign w:val="center"/>
          </w:tcPr>
          <w:p w14:paraId="0F3E0C56"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ICCG excerpt (Incomplete Cholesky Conjugate Gradient)</w:t>
            </w:r>
          </w:p>
        </w:tc>
      </w:tr>
      <w:tr w:rsidR="004614F2" w14:paraId="1E05B897" w14:textId="77777777" w:rsidTr="00B4464D">
        <w:trPr>
          <w:trHeight w:val="20"/>
          <w:jc w:val="center"/>
        </w:trPr>
        <w:tc>
          <w:tcPr>
            <w:tcW w:w="851" w:type="dxa"/>
            <w:vAlign w:val="center"/>
          </w:tcPr>
          <w:p w14:paraId="7CE91061" w14:textId="77777777" w:rsidR="004614F2" w:rsidRPr="00B4464D" w:rsidRDefault="004614F2" w:rsidP="00AB43D1">
            <w:pPr>
              <w:jc w:val="center"/>
              <w:rPr>
                <w:rFonts w:ascii="宋体" w:hAnsi="宋体"/>
                <w:szCs w:val="21"/>
              </w:rPr>
            </w:pPr>
            <w:r w:rsidRPr="00B4464D">
              <w:rPr>
                <w:rFonts w:ascii="宋体" w:hAnsi="宋体" w:hint="eastAsia"/>
                <w:szCs w:val="21"/>
              </w:rPr>
              <w:t>3</w:t>
            </w:r>
          </w:p>
        </w:tc>
        <w:tc>
          <w:tcPr>
            <w:tcW w:w="6237" w:type="dxa"/>
            <w:vAlign w:val="center"/>
          </w:tcPr>
          <w:p w14:paraId="142657D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Inner product</w:t>
            </w:r>
          </w:p>
        </w:tc>
      </w:tr>
      <w:tr w:rsidR="004614F2" w14:paraId="7BA6C09B" w14:textId="77777777" w:rsidTr="00B4464D">
        <w:trPr>
          <w:trHeight w:val="20"/>
          <w:jc w:val="center"/>
        </w:trPr>
        <w:tc>
          <w:tcPr>
            <w:tcW w:w="851" w:type="dxa"/>
            <w:vAlign w:val="center"/>
          </w:tcPr>
          <w:p w14:paraId="5C8743A2" w14:textId="77777777" w:rsidR="004614F2" w:rsidRPr="00B4464D" w:rsidRDefault="004614F2" w:rsidP="00AB43D1">
            <w:pPr>
              <w:jc w:val="center"/>
              <w:rPr>
                <w:rFonts w:ascii="宋体" w:hAnsi="宋体"/>
                <w:szCs w:val="21"/>
              </w:rPr>
            </w:pPr>
            <w:r w:rsidRPr="00B4464D">
              <w:rPr>
                <w:rFonts w:ascii="宋体" w:hAnsi="宋体" w:hint="eastAsia"/>
                <w:szCs w:val="21"/>
              </w:rPr>
              <w:t>4</w:t>
            </w:r>
          </w:p>
        </w:tc>
        <w:tc>
          <w:tcPr>
            <w:tcW w:w="6237" w:type="dxa"/>
            <w:vAlign w:val="center"/>
          </w:tcPr>
          <w:p w14:paraId="4C3A8254"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Banded linear equations</w:t>
            </w:r>
          </w:p>
        </w:tc>
      </w:tr>
      <w:tr w:rsidR="004614F2" w14:paraId="76129378" w14:textId="77777777" w:rsidTr="00B4464D">
        <w:trPr>
          <w:trHeight w:val="20"/>
          <w:jc w:val="center"/>
        </w:trPr>
        <w:tc>
          <w:tcPr>
            <w:tcW w:w="851" w:type="dxa"/>
            <w:vAlign w:val="center"/>
          </w:tcPr>
          <w:p w14:paraId="4737F052" w14:textId="77777777" w:rsidR="004614F2" w:rsidRPr="00B4464D" w:rsidRDefault="004614F2" w:rsidP="00AB43D1">
            <w:pPr>
              <w:jc w:val="center"/>
              <w:rPr>
                <w:rFonts w:ascii="宋体" w:hAnsi="宋体"/>
                <w:szCs w:val="21"/>
              </w:rPr>
            </w:pPr>
            <w:r w:rsidRPr="00B4464D">
              <w:rPr>
                <w:rFonts w:ascii="宋体" w:hAnsi="宋体" w:hint="eastAsia"/>
                <w:szCs w:val="21"/>
              </w:rPr>
              <w:t>5</w:t>
            </w:r>
          </w:p>
        </w:tc>
        <w:tc>
          <w:tcPr>
            <w:tcW w:w="6237" w:type="dxa"/>
            <w:vAlign w:val="center"/>
          </w:tcPr>
          <w:p w14:paraId="480B56ED"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Tri-diagonal elimination, below diagonal</w:t>
            </w:r>
          </w:p>
        </w:tc>
      </w:tr>
      <w:tr w:rsidR="004614F2" w14:paraId="00814040" w14:textId="77777777" w:rsidTr="00B4464D">
        <w:trPr>
          <w:trHeight w:val="20"/>
          <w:jc w:val="center"/>
        </w:trPr>
        <w:tc>
          <w:tcPr>
            <w:tcW w:w="851" w:type="dxa"/>
            <w:vAlign w:val="center"/>
          </w:tcPr>
          <w:p w14:paraId="41B04679" w14:textId="77777777" w:rsidR="004614F2" w:rsidRPr="00B4464D" w:rsidRDefault="004614F2" w:rsidP="00AB43D1">
            <w:pPr>
              <w:jc w:val="center"/>
              <w:rPr>
                <w:rFonts w:ascii="宋体" w:hAnsi="宋体"/>
                <w:szCs w:val="21"/>
              </w:rPr>
            </w:pPr>
            <w:r w:rsidRPr="00B4464D">
              <w:rPr>
                <w:rFonts w:ascii="宋体" w:hAnsi="宋体" w:hint="eastAsia"/>
                <w:szCs w:val="21"/>
              </w:rPr>
              <w:t>6</w:t>
            </w:r>
          </w:p>
        </w:tc>
        <w:tc>
          <w:tcPr>
            <w:tcW w:w="6237" w:type="dxa"/>
            <w:vAlign w:val="center"/>
          </w:tcPr>
          <w:p w14:paraId="228C6EB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General linear recurrence equations</w:t>
            </w:r>
          </w:p>
        </w:tc>
      </w:tr>
      <w:tr w:rsidR="004614F2" w14:paraId="487F5423" w14:textId="77777777" w:rsidTr="00B4464D">
        <w:trPr>
          <w:trHeight w:val="20"/>
          <w:jc w:val="center"/>
        </w:trPr>
        <w:tc>
          <w:tcPr>
            <w:tcW w:w="851" w:type="dxa"/>
            <w:vAlign w:val="center"/>
          </w:tcPr>
          <w:p w14:paraId="798A86D4" w14:textId="77777777" w:rsidR="004614F2" w:rsidRPr="00B4464D" w:rsidRDefault="004614F2" w:rsidP="00AB43D1">
            <w:pPr>
              <w:jc w:val="center"/>
              <w:rPr>
                <w:rFonts w:ascii="宋体" w:hAnsi="宋体"/>
                <w:szCs w:val="21"/>
              </w:rPr>
            </w:pPr>
            <w:r w:rsidRPr="00B4464D">
              <w:rPr>
                <w:rFonts w:ascii="宋体" w:hAnsi="宋体" w:hint="eastAsia"/>
                <w:szCs w:val="21"/>
              </w:rPr>
              <w:t>7</w:t>
            </w:r>
          </w:p>
        </w:tc>
        <w:tc>
          <w:tcPr>
            <w:tcW w:w="6237" w:type="dxa"/>
            <w:vAlign w:val="center"/>
          </w:tcPr>
          <w:p w14:paraId="526359F8"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Equation of state fragment</w:t>
            </w:r>
          </w:p>
        </w:tc>
      </w:tr>
      <w:tr w:rsidR="004614F2" w14:paraId="6C0DA34A" w14:textId="77777777" w:rsidTr="00B4464D">
        <w:trPr>
          <w:trHeight w:val="20"/>
          <w:jc w:val="center"/>
        </w:trPr>
        <w:tc>
          <w:tcPr>
            <w:tcW w:w="851" w:type="dxa"/>
            <w:vAlign w:val="center"/>
          </w:tcPr>
          <w:p w14:paraId="57CBA2C6" w14:textId="77777777" w:rsidR="004614F2" w:rsidRPr="00B4464D" w:rsidRDefault="004614F2" w:rsidP="00AB43D1">
            <w:pPr>
              <w:jc w:val="center"/>
              <w:rPr>
                <w:rFonts w:ascii="宋体" w:hAnsi="宋体"/>
                <w:szCs w:val="21"/>
              </w:rPr>
            </w:pPr>
            <w:r w:rsidRPr="00B4464D">
              <w:rPr>
                <w:rFonts w:ascii="宋体" w:hAnsi="宋体" w:hint="eastAsia"/>
                <w:szCs w:val="21"/>
              </w:rPr>
              <w:t>8</w:t>
            </w:r>
          </w:p>
        </w:tc>
        <w:tc>
          <w:tcPr>
            <w:tcW w:w="6237" w:type="dxa"/>
            <w:vAlign w:val="center"/>
          </w:tcPr>
          <w:p w14:paraId="3A305A86"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ADI integration</w:t>
            </w:r>
          </w:p>
        </w:tc>
      </w:tr>
      <w:tr w:rsidR="004614F2" w14:paraId="1B82BD93" w14:textId="77777777" w:rsidTr="00B4464D">
        <w:trPr>
          <w:trHeight w:val="20"/>
          <w:jc w:val="center"/>
        </w:trPr>
        <w:tc>
          <w:tcPr>
            <w:tcW w:w="851" w:type="dxa"/>
            <w:vAlign w:val="center"/>
          </w:tcPr>
          <w:p w14:paraId="623E3B34" w14:textId="77777777" w:rsidR="004614F2" w:rsidRPr="00B4464D" w:rsidRDefault="004614F2" w:rsidP="00AB43D1">
            <w:pPr>
              <w:jc w:val="center"/>
              <w:rPr>
                <w:rFonts w:ascii="宋体" w:hAnsi="宋体"/>
                <w:szCs w:val="21"/>
              </w:rPr>
            </w:pPr>
            <w:r w:rsidRPr="00B4464D">
              <w:rPr>
                <w:rFonts w:ascii="宋体" w:hAnsi="宋体" w:hint="eastAsia"/>
                <w:szCs w:val="21"/>
              </w:rPr>
              <w:t>9</w:t>
            </w:r>
          </w:p>
        </w:tc>
        <w:tc>
          <w:tcPr>
            <w:tcW w:w="6237" w:type="dxa"/>
            <w:vAlign w:val="center"/>
          </w:tcPr>
          <w:p w14:paraId="0872145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Integrate predictors</w:t>
            </w:r>
          </w:p>
        </w:tc>
      </w:tr>
      <w:tr w:rsidR="004614F2" w14:paraId="7D4D6251" w14:textId="77777777" w:rsidTr="00B4464D">
        <w:trPr>
          <w:trHeight w:val="20"/>
          <w:jc w:val="center"/>
        </w:trPr>
        <w:tc>
          <w:tcPr>
            <w:tcW w:w="851" w:type="dxa"/>
            <w:vAlign w:val="center"/>
          </w:tcPr>
          <w:p w14:paraId="01AF68D4" w14:textId="77777777" w:rsidR="004614F2" w:rsidRPr="00B4464D" w:rsidRDefault="004614F2" w:rsidP="00AB43D1">
            <w:pPr>
              <w:jc w:val="center"/>
              <w:rPr>
                <w:rFonts w:ascii="宋体" w:hAnsi="宋体"/>
                <w:szCs w:val="21"/>
              </w:rPr>
            </w:pPr>
            <w:r w:rsidRPr="00B4464D">
              <w:rPr>
                <w:rFonts w:ascii="宋体" w:hAnsi="宋体" w:hint="eastAsia"/>
                <w:szCs w:val="21"/>
              </w:rPr>
              <w:t>10</w:t>
            </w:r>
          </w:p>
        </w:tc>
        <w:tc>
          <w:tcPr>
            <w:tcW w:w="6237" w:type="dxa"/>
            <w:vAlign w:val="center"/>
          </w:tcPr>
          <w:p w14:paraId="415537E0"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Difference predictors</w:t>
            </w:r>
          </w:p>
        </w:tc>
      </w:tr>
      <w:tr w:rsidR="004614F2" w14:paraId="26D3C470" w14:textId="77777777" w:rsidTr="00B4464D">
        <w:trPr>
          <w:trHeight w:val="20"/>
          <w:jc w:val="center"/>
        </w:trPr>
        <w:tc>
          <w:tcPr>
            <w:tcW w:w="851" w:type="dxa"/>
            <w:vAlign w:val="center"/>
          </w:tcPr>
          <w:p w14:paraId="1CC1BB62" w14:textId="77777777" w:rsidR="004614F2" w:rsidRPr="00B4464D" w:rsidRDefault="004614F2" w:rsidP="00AB43D1">
            <w:pPr>
              <w:jc w:val="center"/>
              <w:rPr>
                <w:rFonts w:ascii="宋体" w:hAnsi="宋体"/>
                <w:szCs w:val="21"/>
              </w:rPr>
            </w:pPr>
            <w:r w:rsidRPr="00B4464D">
              <w:rPr>
                <w:rFonts w:ascii="宋体" w:hAnsi="宋体" w:hint="eastAsia"/>
                <w:szCs w:val="21"/>
              </w:rPr>
              <w:t>11</w:t>
            </w:r>
          </w:p>
        </w:tc>
        <w:tc>
          <w:tcPr>
            <w:tcW w:w="6237" w:type="dxa"/>
            <w:vAlign w:val="center"/>
          </w:tcPr>
          <w:p w14:paraId="4F3E5F1D"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First order sum</w:t>
            </w:r>
          </w:p>
        </w:tc>
      </w:tr>
      <w:tr w:rsidR="004614F2" w14:paraId="130DBF3C" w14:textId="77777777" w:rsidTr="00B4464D">
        <w:trPr>
          <w:trHeight w:val="20"/>
          <w:jc w:val="center"/>
        </w:trPr>
        <w:tc>
          <w:tcPr>
            <w:tcW w:w="851" w:type="dxa"/>
            <w:vAlign w:val="center"/>
          </w:tcPr>
          <w:p w14:paraId="2523BB8E" w14:textId="77777777" w:rsidR="004614F2" w:rsidRPr="00B4464D" w:rsidRDefault="004614F2" w:rsidP="00AB43D1">
            <w:pPr>
              <w:jc w:val="center"/>
              <w:rPr>
                <w:rFonts w:ascii="宋体" w:hAnsi="宋体"/>
                <w:szCs w:val="21"/>
              </w:rPr>
            </w:pPr>
            <w:r w:rsidRPr="00B4464D">
              <w:rPr>
                <w:rFonts w:ascii="宋体" w:hAnsi="宋体" w:hint="eastAsia"/>
                <w:szCs w:val="21"/>
              </w:rPr>
              <w:t>12</w:t>
            </w:r>
          </w:p>
        </w:tc>
        <w:tc>
          <w:tcPr>
            <w:tcW w:w="6237" w:type="dxa"/>
            <w:vAlign w:val="center"/>
          </w:tcPr>
          <w:p w14:paraId="66DEF94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First order difference</w:t>
            </w:r>
          </w:p>
        </w:tc>
      </w:tr>
      <w:tr w:rsidR="004614F2" w14:paraId="58089DAA" w14:textId="77777777" w:rsidTr="00B4464D">
        <w:trPr>
          <w:trHeight w:val="20"/>
          <w:jc w:val="center"/>
        </w:trPr>
        <w:tc>
          <w:tcPr>
            <w:tcW w:w="851" w:type="dxa"/>
            <w:vAlign w:val="center"/>
          </w:tcPr>
          <w:p w14:paraId="116E1B3E" w14:textId="77777777" w:rsidR="004614F2" w:rsidRPr="00B4464D" w:rsidRDefault="004614F2" w:rsidP="00AB43D1">
            <w:pPr>
              <w:jc w:val="center"/>
              <w:rPr>
                <w:rFonts w:ascii="宋体" w:hAnsi="宋体"/>
                <w:szCs w:val="21"/>
              </w:rPr>
            </w:pPr>
            <w:r w:rsidRPr="00B4464D">
              <w:rPr>
                <w:rFonts w:ascii="宋体" w:hAnsi="宋体" w:hint="eastAsia"/>
                <w:szCs w:val="21"/>
              </w:rPr>
              <w:t>13</w:t>
            </w:r>
          </w:p>
        </w:tc>
        <w:tc>
          <w:tcPr>
            <w:tcW w:w="6237" w:type="dxa"/>
            <w:vAlign w:val="center"/>
          </w:tcPr>
          <w:p w14:paraId="4817E713"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PIC (Particle In Cell)</w:t>
            </w:r>
          </w:p>
        </w:tc>
      </w:tr>
      <w:tr w:rsidR="004614F2" w14:paraId="31E2701C" w14:textId="77777777" w:rsidTr="00B4464D">
        <w:trPr>
          <w:trHeight w:val="20"/>
          <w:jc w:val="center"/>
        </w:trPr>
        <w:tc>
          <w:tcPr>
            <w:tcW w:w="851" w:type="dxa"/>
            <w:vAlign w:val="center"/>
          </w:tcPr>
          <w:p w14:paraId="5D9573D3" w14:textId="77777777" w:rsidR="004614F2" w:rsidRPr="00B4464D" w:rsidRDefault="004614F2" w:rsidP="00AB43D1">
            <w:pPr>
              <w:jc w:val="center"/>
              <w:rPr>
                <w:rFonts w:ascii="宋体" w:hAnsi="宋体"/>
                <w:szCs w:val="21"/>
              </w:rPr>
            </w:pPr>
            <w:r w:rsidRPr="00B4464D">
              <w:rPr>
                <w:rFonts w:ascii="宋体" w:hAnsi="宋体" w:hint="eastAsia"/>
                <w:szCs w:val="21"/>
              </w:rPr>
              <w:t>14</w:t>
            </w:r>
          </w:p>
        </w:tc>
        <w:tc>
          <w:tcPr>
            <w:tcW w:w="6237" w:type="dxa"/>
            <w:vAlign w:val="center"/>
          </w:tcPr>
          <w:p w14:paraId="4989432A"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1-D PIC (Particle In Cell)</w:t>
            </w:r>
          </w:p>
        </w:tc>
      </w:tr>
      <w:tr w:rsidR="004614F2" w14:paraId="25760FA6" w14:textId="77777777" w:rsidTr="00B4464D">
        <w:trPr>
          <w:trHeight w:val="20"/>
          <w:jc w:val="center"/>
        </w:trPr>
        <w:tc>
          <w:tcPr>
            <w:tcW w:w="851" w:type="dxa"/>
            <w:vAlign w:val="center"/>
          </w:tcPr>
          <w:p w14:paraId="56F3B172" w14:textId="77777777" w:rsidR="004614F2" w:rsidRPr="00B4464D" w:rsidRDefault="004614F2" w:rsidP="00AB43D1">
            <w:pPr>
              <w:jc w:val="center"/>
              <w:rPr>
                <w:rFonts w:ascii="宋体" w:hAnsi="宋体"/>
                <w:szCs w:val="21"/>
              </w:rPr>
            </w:pPr>
            <w:r w:rsidRPr="00B4464D">
              <w:rPr>
                <w:rFonts w:ascii="宋体" w:hAnsi="宋体" w:hint="eastAsia"/>
                <w:szCs w:val="21"/>
              </w:rPr>
              <w:t>15</w:t>
            </w:r>
          </w:p>
        </w:tc>
        <w:tc>
          <w:tcPr>
            <w:tcW w:w="6237" w:type="dxa"/>
            <w:vAlign w:val="center"/>
          </w:tcPr>
          <w:p w14:paraId="5DEB42F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Casual Fortran.  Development version</w:t>
            </w:r>
          </w:p>
        </w:tc>
      </w:tr>
      <w:tr w:rsidR="004614F2" w14:paraId="07CA5DFA" w14:textId="77777777" w:rsidTr="00B4464D">
        <w:trPr>
          <w:trHeight w:val="20"/>
          <w:jc w:val="center"/>
        </w:trPr>
        <w:tc>
          <w:tcPr>
            <w:tcW w:w="851" w:type="dxa"/>
            <w:vAlign w:val="center"/>
          </w:tcPr>
          <w:p w14:paraId="3D431312" w14:textId="77777777" w:rsidR="004614F2" w:rsidRPr="00B4464D" w:rsidRDefault="004614F2" w:rsidP="00AB43D1">
            <w:pPr>
              <w:jc w:val="center"/>
              <w:rPr>
                <w:rFonts w:ascii="宋体" w:hAnsi="宋体"/>
                <w:szCs w:val="21"/>
              </w:rPr>
            </w:pPr>
            <w:r w:rsidRPr="00B4464D">
              <w:rPr>
                <w:rFonts w:ascii="宋体" w:hAnsi="宋体" w:hint="eastAsia"/>
                <w:szCs w:val="21"/>
              </w:rPr>
              <w:t>16</w:t>
            </w:r>
          </w:p>
        </w:tc>
        <w:tc>
          <w:tcPr>
            <w:tcW w:w="6237" w:type="dxa"/>
            <w:vAlign w:val="center"/>
          </w:tcPr>
          <w:p w14:paraId="513F631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Monte Carlo search loop</w:t>
            </w:r>
          </w:p>
        </w:tc>
      </w:tr>
      <w:tr w:rsidR="004614F2" w14:paraId="12D6F8E5" w14:textId="77777777" w:rsidTr="00B4464D">
        <w:trPr>
          <w:trHeight w:val="20"/>
          <w:jc w:val="center"/>
        </w:trPr>
        <w:tc>
          <w:tcPr>
            <w:tcW w:w="851" w:type="dxa"/>
            <w:vAlign w:val="center"/>
          </w:tcPr>
          <w:p w14:paraId="7983FEC2" w14:textId="77777777" w:rsidR="004614F2" w:rsidRPr="00B4464D" w:rsidRDefault="004614F2" w:rsidP="00AB43D1">
            <w:pPr>
              <w:jc w:val="center"/>
              <w:rPr>
                <w:rFonts w:ascii="宋体" w:hAnsi="宋体"/>
                <w:szCs w:val="21"/>
              </w:rPr>
            </w:pPr>
            <w:r w:rsidRPr="00B4464D">
              <w:rPr>
                <w:rFonts w:ascii="宋体" w:hAnsi="宋体" w:hint="eastAsia"/>
                <w:szCs w:val="21"/>
              </w:rPr>
              <w:t>17</w:t>
            </w:r>
          </w:p>
        </w:tc>
        <w:tc>
          <w:tcPr>
            <w:tcW w:w="6237" w:type="dxa"/>
            <w:vAlign w:val="center"/>
          </w:tcPr>
          <w:p w14:paraId="57D1487E"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Implicit, conditional computation</w:t>
            </w:r>
          </w:p>
        </w:tc>
      </w:tr>
      <w:tr w:rsidR="004614F2" w14:paraId="35424F41" w14:textId="77777777" w:rsidTr="00B4464D">
        <w:trPr>
          <w:trHeight w:val="20"/>
          <w:jc w:val="center"/>
        </w:trPr>
        <w:tc>
          <w:tcPr>
            <w:tcW w:w="851" w:type="dxa"/>
            <w:vAlign w:val="center"/>
          </w:tcPr>
          <w:p w14:paraId="5C172AFA" w14:textId="77777777" w:rsidR="004614F2" w:rsidRPr="00B4464D" w:rsidRDefault="004614F2" w:rsidP="00AB43D1">
            <w:pPr>
              <w:jc w:val="center"/>
              <w:rPr>
                <w:rFonts w:ascii="宋体" w:hAnsi="宋体"/>
                <w:szCs w:val="21"/>
              </w:rPr>
            </w:pPr>
            <w:r w:rsidRPr="00B4464D">
              <w:rPr>
                <w:rFonts w:ascii="宋体" w:hAnsi="宋体" w:hint="eastAsia"/>
                <w:szCs w:val="21"/>
              </w:rPr>
              <w:t>18</w:t>
            </w:r>
          </w:p>
        </w:tc>
        <w:tc>
          <w:tcPr>
            <w:tcW w:w="6237" w:type="dxa"/>
            <w:vAlign w:val="center"/>
          </w:tcPr>
          <w:p w14:paraId="7FD8A517"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explicit hydrodynamics fragment</w:t>
            </w:r>
          </w:p>
        </w:tc>
      </w:tr>
      <w:tr w:rsidR="004614F2" w14:paraId="0354FE73" w14:textId="77777777" w:rsidTr="00B4464D">
        <w:trPr>
          <w:trHeight w:val="20"/>
          <w:jc w:val="center"/>
        </w:trPr>
        <w:tc>
          <w:tcPr>
            <w:tcW w:w="851" w:type="dxa"/>
            <w:vAlign w:val="center"/>
          </w:tcPr>
          <w:p w14:paraId="4BE739AB" w14:textId="77777777" w:rsidR="004614F2" w:rsidRPr="00B4464D" w:rsidRDefault="004614F2" w:rsidP="00AB43D1">
            <w:pPr>
              <w:jc w:val="center"/>
              <w:rPr>
                <w:rFonts w:ascii="宋体" w:hAnsi="宋体"/>
                <w:szCs w:val="21"/>
              </w:rPr>
            </w:pPr>
            <w:r w:rsidRPr="00B4464D">
              <w:rPr>
                <w:rFonts w:ascii="宋体" w:hAnsi="宋体" w:hint="eastAsia"/>
                <w:szCs w:val="21"/>
              </w:rPr>
              <w:t>19</w:t>
            </w:r>
          </w:p>
        </w:tc>
        <w:tc>
          <w:tcPr>
            <w:tcW w:w="6237" w:type="dxa"/>
            <w:vAlign w:val="center"/>
          </w:tcPr>
          <w:p w14:paraId="009C32C9"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General linear differential equation</w:t>
            </w:r>
          </w:p>
        </w:tc>
      </w:tr>
      <w:tr w:rsidR="004614F2" w14:paraId="343FAC89" w14:textId="77777777" w:rsidTr="00B4464D">
        <w:trPr>
          <w:trHeight w:val="20"/>
          <w:jc w:val="center"/>
        </w:trPr>
        <w:tc>
          <w:tcPr>
            <w:tcW w:w="851" w:type="dxa"/>
            <w:vAlign w:val="center"/>
          </w:tcPr>
          <w:p w14:paraId="6EB22272" w14:textId="77777777" w:rsidR="004614F2" w:rsidRPr="00B4464D" w:rsidRDefault="004614F2" w:rsidP="00AB43D1">
            <w:pPr>
              <w:jc w:val="center"/>
              <w:rPr>
                <w:rFonts w:ascii="宋体" w:hAnsi="宋体"/>
                <w:szCs w:val="21"/>
              </w:rPr>
            </w:pPr>
            <w:r w:rsidRPr="00B4464D">
              <w:rPr>
                <w:rFonts w:ascii="宋体" w:hAnsi="宋体" w:hint="eastAsia"/>
                <w:szCs w:val="21"/>
              </w:rPr>
              <w:t>20</w:t>
            </w:r>
          </w:p>
        </w:tc>
        <w:tc>
          <w:tcPr>
            <w:tcW w:w="6237" w:type="dxa"/>
            <w:vAlign w:val="center"/>
          </w:tcPr>
          <w:p w14:paraId="42E05C3F"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Discrete ordinates transport, conditional recurrence on xx</w:t>
            </w:r>
          </w:p>
        </w:tc>
      </w:tr>
      <w:tr w:rsidR="004614F2" w14:paraId="34F081A8" w14:textId="77777777" w:rsidTr="00B4464D">
        <w:trPr>
          <w:trHeight w:val="20"/>
          <w:jc w:val="center"/>
        </w:trPr>
        <w:tc>
          <w:tcPr>
            <w:tcW w:w="851" w:type="dxa"/>
            <w:vAlign w:val="center"/>
          </w:tcPr>
          <w:p w14:paraId="09CAE0D6" w14:textId="77777777" w:rsidR="004614F2" w:rsidRPr="00B4464D" w:rsidRDefault="004614F2" w:rsidP="00AB43D1">
            <w:pPr>
              <w:jc w:val="center"/>
              <w:rPr>
                <w:rFonts w:ascii="宋体" w:hAnsi="宋体"/>
                <w:szCs w:val="21"/>
              </w:rPr>
            </w:pPr>
            <w:r w:rsidRPr="00B4464D">
              <w:rPr>
                <w:rFonts w:ascii="宋体" w:hAnsi="宋体" w:hint="eastAsia"/>
                <w:szCs w:val="21"/>
              </w:rPr>
              <w:t>21</w:t>
            </w:r>
          </w:p>
        </w:tc>
        <w:tc>
          <w:tcPr>
            <w:tcW w:w="6237" w:type="dxa"/>
            <w:vAlign w:val="center"/>
          </w:tcPr>
          <w:p w14:paraId="472015C8"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Matrix*matrix product</w:t>
            </w:r>
          </w:p>
        </w:tc>
      </w:tr>
      <w:tr w:rsidR="004614F2" w14:paraId="4E1EEB67" w14:textId="77777777" w:rsidTr="00B4464D">
        <w:trPr>
          <w:trHeight w:val="20"/>
          <w:jc w:val="center"/>
        </w:trPr>
        <w:tc>
          <w:tcPr>
            <w:tcW w:w="851" w:type="dxa"/>
            <w:vAlign w:val="center"/>
          </w:tcPr>
          <w:p w14:paraId="09AAE85F" w14:textId="77777777" w:rsidR="004614F2" w:rsidRPr="00B4464D" w:rsidRDefault="004614F2" w:rsidP="00AB43D1">
            <w:pPr>
              <w:jc w:val="center"/>
              <w:rPr>
                <w:rFonts w:ascii="宋体" w:hAnsi="宋体"/>
                <w:szCs w:val="21"/>
              </w:rPr>
            </w:pPr>
            <w:r w:rsidRPr="00B4464D">
              <w:rPr>
                <w:rFonts w:ascii="宋体" w:hAnsi="宋体" w:hint="eastAsia"/>
                <w:szCs w:val="21"/>
              </w:rPr>
              <w:t>22</w:t>
            </w:r>
          </w:p>
        </w:tc>
        <w:tc>
          <w:tcPr>
            <w:tcW w:w="6237" w:type="dxa"/>
            <w:vAlign w:val="center"/>
          </w:tcPr>
          <w:p w14:paraId="7CA12BEC"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Planckian distribution</w:t>
            </w:r>
          </w:p>
        </w:tc>
      </w:tr>
      <w:tr w:rsidR="004614F2" w14:paraId="36B8C6BB" w14:textId="77777777" w:rsidTr="00B4464D">
        <w:trPr>
          <w:trHeight w:val="20"/>
          <w:jc w:val="center"/>
        </w:trPr>
        <w:tc>
          <w:tcPr>
            <w:tcW w:w="851" w:type="dxa"/>
            <w:vAlign w:val="center"/>
          </w:tcPr>
          <w:p w14:paraId="1339B333" w14:textId="77777777" w:rsidR="004614F2" w:rsidRPr="00B4464D" w:rsidRDefault="004614F2" w:rsidP="00AB43D1">
            <w:pPr>
              <w:jc w:val="center"/>
              <w:rPr>
                <w:rFonts w:ascii="宋体" w:hAnsi="宋体"/>
                <w:szCs w:val="21"/>
              </w:rPr>
            </w:pPr>
            <w:r w:rsidRPr="00B4464D">
              <w:rPr>
                <w:rFonts w:ascii="宋体" w:hAnsi="宋体" w:hint="eastAsia"/>
                <w:szCs w:val="21"/>
              </w:rPr>
              <w:t>23</w:t>
            </w:r>
          </w:p>
        </w:tc>
        <w:tc>
          <w:tcPr>
            <w:tcW w:w="6237" w:type="dxa"/>
            <w:vAlign w:val="center"/>
          </w:tcPr>
          <w:p w14:paraId="279C6AC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2-D implicit hydrodynamics fragment</w:t>
            </w:r>
          </w:p>
        </w:tc>
      </w:tr>
      <w:tr w:rsidR="004614F2" w14:paraId="6A7B5A72" w14:textId="77777777" w:rsidTr="00B4464D">
        <w:trPr>
          <w:trHeight w:val="20"/>
          <w:jc w:val="center"/>
        </w:trPr>
        <w:tc>
          <w:tcPr>
            <w:tcW w:w="851" w:type="dxa"/>
            <w:vAlign w:val="center"/>
          </w:tcPr>
          <w:p w14:paraId="69ACD27E" w14:textId="77777777" w:rsidR="004614F2" w:rsidRPr="00B4464D" w:rsidRDefault="004614F2" w:rsidP="00AB43D1">
            <w:pPr>
              <w:jc w:val="center"/>
              <w:rPr>
                <w:rFonts w:ascii="宋体" w:hAnsi="宋体"/>
                <w:szCs w:val="21"/>
              </w:rPr>
            </w:pPr>
            <w:r w:rsidRPr="00B4464D">
              <w:rPr>
                <w:rFonts w:ascii="宋体" w:hAnsi="宋体" w:hint="eastAsia"/>
                <w:szCs w:val="21"/>
              </w:rPr>
              <w:t>24</w:t>
            </w:r>
          </w:p>
        </w:tc>
        <w:tc>
          <w:tcPr>
            <w:tcW w:w="6237" w:type="dxa"/>
            <w:vAlign w:val="center"/>
          </w:tcPr>
          <w:p w14:paraId="26140E75" w14:textId="77777777" w:rsidR="004614F2" w:rsidRPr="00B4464D" w:rsidRDefault="004614F2" w:rsidP="00AB43D1">
            <w:pPr>
              <w:rPr>
                <w:rFonts w:ascii="FrontPage" w:eastAsiaTheme="minorEastAsia" w:hAnsi="FrontPage" w:cs="FrontPage"/>
                <w:kern w:val="0"/>
                <w:szCs w:val="21"/>
              </w:rPr>
            </w:pPr>
            <w:r w:rsidRPr="00B4464D">
              <w:rPr>
                <w:rFonts w:ascii="FrontPage" w:eastAsiaTheme="minorEastAsia" w:hAnsi="FrontPage" w:cs="FrontPage"/>
                <w:kern w:val="0"/>
                <w:szCs w:val="21"/>
              </w:rPr>
              <w:t>Find location of first minimum in array</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3A87F798" w14:textId="77777777" w:rsidR="004614F2" w:rsidRDefault="004614F2" w:rsidP="00A91AC2">
      <w:pPr>
        <w:pStyle w:val="WSl-8"/>
      </w:pPr>
      <w:bookmarkStart w:id="99" w:name="_Toc38290875"/>
      <w:r>
        <w:rPr>
          <w:rFonts w:hint="eastAsia"/>
        </w:rPr>
        <w:t>表</w:t>
      </w:r>
      <w:r>
        <w:rPr>
          <w:rFonts w:hint="eastAsia"/>
        </w:rPr>
        <w:t>3.2</w:t>
      </w:r>
      <w:r>
        <w:t xml:space="preserve"> </w:t>
      </w:r>
      <w:r>
        <w:rPr>
          <w:rFonts w:hint="eastAsia"/>
        </w:rPr>
        <w:t>NPB</w:t>
      </w:r>
      <w:r>
        <w:rPr>
          <w:rFonts w:hint="eastAsia"/>
        </w:rPr>
        <w:t>详情表</w:t>
      </w:r>
      <w:bookmarkEnd w:id="99"/>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9"/>
      </w:tblGrid>
      <w:tr w:rsidR="004614F2" w:rsidRPr="00B4464D" w14:paraId="6A78B6CD" w14:textId="77777777" w:rsidTr="00B4464D">
        <w:trPr>
          <w:trHeight w:val="20"/>
          <w:jc w:val="center"/>
        </w:trPr>
        <w:tc>
          <w:tcPr>
            <w:tcW w:w="1271"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5959"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AC7817">
        <w:trPr>
          <w:trHeight w:val="20"/>
          <w:jc w:val="center"/>
        </w:trPr>
        <w:tc>
          <w:tcPr>
            <w:tcW w:w="1271"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5959"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AC7817">
        <w:trPr>
          <w:trHeight w:val="20"/>
          <w:jc w:val="center"/>
        </w:trPr>
        <w:tc>
          <w:tcPr>
            <w:tcW w:w="1271"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lastRenderedPageBreak/>
              <w:t>EP</w:t>
            </w:r>
          </w:p>
        </w:tc>
        <w:tc>
          <w:tcPr>
            <w:tcW w:w="5959" w:type="dxa"/>
            <w:tcBorders>
              <w:top w:val="nil"/>
              <w:bottom w:val="nil"/>
            </w:tcBorders>
          </w:tcPr>
          <w:p w14:paraId="7FBB757A" w14:textId="77777777" w:rsidR="004614F2" w:rsidRPr="00B4464D" w:rsidRDefault="004614F2" w:rsidP="00A91AC2">
            <w:pPr>
              <w:rPr>
                <w:rFonts w:ascii="宋体" w:hAnsi="宋体"/>
                <w:szCs w:val="21"/>
              </w:rPr>
            </w:pPr>
            <w:r w:rsidRPr="00B4464D">
              <w:rPr>
                <w:rFonts w:ascii="宋体" w:hAnsi="宋体" w:hint="eastAsia"/>
                <w:szCs w:val="21"/>
              </w:rPr>
              <w:t>计算Gauss伪随机数，主要执行浮点数计算</w:t>
            </w:r>
          </w:p>
        </w:tc>
      </w:tr>
      <w:tr w:rsidR="004614F2" w:rsidRPr="00B4464D" w14:paraId="6942D20C" w14:textId="77777777" w:rsidTr="00AC7817">
        <w:trPr>
          <w:trHeight w:val="20"/>
          <w:jc w:val="center"/>
        </w:trPr>
        <w:tc>
          <w:tcPr>
            <w:tcW w:w="1271"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5959" w:type="dxa"/>
            <w:tcBorders>
              <w:top w:val="nil"/>
            </w:tcBorders>
          </w:tcPr>
          <w:p w14:paraId="5722B33B" w14:textId="77777777" w:rsidR="004614F2" w:rsidRPr="00B4464D" w:rsidRDefault="004614F2" w:rsidP="00A91AC2">
            <w:pPr>
              <w:rPr>
                <w:rFonts w:ascii="宋体" w:hAnsi="宋体"/>
                <w:szCs w:val="21"/>
              </w:rPr>
            </w:pPr>
            <w:r w:rsidRPr="00B4464D">
              <w:rPr>
                <w:rFonts w:ascii="宋体" w:hAnsi="宋体" w:hint="eastAsia"/>
                <w:szCs w:val="21"/>
              </w:rPr>
              <w:t>求解大型稀疏对称正定矩阵的最小特征值的近似值</w:t>
            </w:r>
          </w:p>
        </w:tc>
      </w:tr>
      <w:tr w:rsidR="004614F2" w:rsidRPr="00B4464D" w14:paraId="1CAF4AB9" w14:textId="77777777" w:rsidTr="00B4464D">
        <w:trPr>
          <w:trHeight w:val="20"/>
          <w:jc w:val="center"/>
        </w:trPr>
        <w:tc>
          <w:tcPr>
            <w:tcW w:w="1271"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5959"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B4464D">
        <w:trPr>
          <w:trHeight w:val="20"/>
          <w:jc w:val="center"/>
        </w:trPr>
        <w:tc>
          <w:tcPr>
            <w:tcW w:w="1271"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5959"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B4464D">
        <w:trPr>
          <w:trHeight w:val="20"/>
          <w:jc w:val="center"/>
        </w:trPr>
        <w:tc>
          <w:tcPr>
            <w:tcW w:w="1271"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5959"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B4464D">
        <w:trPr>
          <w:trHeight w:val="20"/>
          <w:jc w:val="center"/>
        </w:trPr>
        <w:tc>
          <w:tcPr>
            <w:tcW w:w="1271"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5959"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B4464D">
        <w:trPr>
          <w:trHeight w:val="20"/>
          <w:jc w:val="center"/>
        </w:trPr>
        <w:tc>
          <w:tcPr>
            <w:tcW w:w="1271"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5959" w:type="dxa"/>
          </w:tcPr>
          <w:p w14:paraId="711B69C8" w14:textId="77777777" w:rsidR="004614F2" w:rsidRPr="00B4464D" w:rsidRDefault="004614F2" w:rsidP="00A91AC2">
            <w:pPr>
              <w:rPr>
                <w:rFonts w:ascii="宋体" w:hAnsi="宋体"/>
                <w:szCs w:val="21"/>
              </w:rPr>
            </w:pPr>
            <w:r w:rsidRPr="00B4464D">
              <w:rPr>
                <w:rFonts w:ascii="宋体" w:hAnsi="宋体" w:hint="eastAsia"/>
                <w:szCs w:val="21"/>
              </w:rPr>
              <w:t>基于对称超松弛法求解块稀疏方程组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2D08FAB0" w:rsidR="004614F2" w:rsidRDefault="004614F2" w:rsidP="00513B8E">
      <w:pPr>
        <w:pStyle w:val="WSl-8"/>
      </w:pPr>
      <w:bookmarkStart w:id="100" w:name="_Toc38290876"/>
      <w:r>
        <w:rPr>
          <w:rFonts w:hint="eastAsia"/>
        </w:rPr>
        <w:t>表</w:t>
      </w:r>
      <w:r>
        <w:rPr>
          <w:rFonts w:hint="eastAsia"/>
        </w:rPr>
        <w:t>3.3</w:t>
      </w:r>
      <w:r>
        <w:rPr>
          <w:rFonts w:hint="eastAsia"/>
        </w:rPr>
        <w:t>一般程序详情</w:t>
      </w:r>
      <w:r w:rsidR="006E5D72">
        <w:rPr>
          <w:rFonts w:hint="eastAsia"/>
        </w:rPr>
        <w:t>表</w:t>
      </w:r>
      <w:bookmarkEnd w:id="100"/>
    </w:p>
    <w:tbl>
      <w:tblPr>
        <w:tblStyle w:val="a8"/>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7F2FBB">
        <w:trPr>
          <w:trHeight w:val="20"/>
          <w:jc w:val="center"/>
        </w:trPr>
        <w:tc>
          <w:tcPr>
            <w:tcW w:w="977"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981"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7F2FBB">
        <w:trPr>
          <w:trHeight w:val="20"/>
          <w:jc w:val="center"/>
        </w:trPr>
        <w:tc>
          <w:tcPr>
            <w:tcW w:w="977"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271"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981"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271"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7F2FBB">
        <w:trPr>
          <w:trHeight w:val="20"/>
          <w:jc w:val="center"/>
        </w:trPr>
        <w:tc>
          <w:tcPr>
            <w:tcW w:w="977"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271"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981"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271"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7F2FBB">
        <w:trPr>
          <w:trHeight w:val="20"/>
          <w:jc w:val="center"/>
        </w:trPr>
        <w:tc>
          <w:tcPr>
            <w:tcW w:w="977"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271"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981"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271"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7F2FBB">
        <w:trPr>
          <w:trHeight w:val="20"/>
          <w:jc w:val="center"/>
        </w:trPr>
        <w:tc>
          <w:tcPr>
            <w:tcW w:w="977"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271"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981"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271"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7F2FBB">
        <w:trPr>
          <w:trHeight w:val="20"/>
          <w:jc w:val="center"/>
        </w:trPr>
        <w:tc>
          <w:tcPr>
            <w:tcW w:w="977"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271"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981"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271"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7F2FBB">
        <w:trPr>
          <w:trHeight w:val="20"/>
          <w:jc w:val="center"/>
        </w:trPr>
        <w:tc>
          <w:tcPr>
            <w:tcW w:w="977"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271"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981"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271"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7F2FBB">
        <w:trPr>
          <w:trHeight w:val="20"/>
          <w:jc w:val="center"/>
        </w:trPr>
        <w:tc>
          <w:tcPr>
            <w:tcW w:w="977"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271"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981"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271"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7F2FBB">
        <w:trPr>
          <w:trHeight w:val="20"/>
          <w:jc w:val="center"/>
        </w:trPr>
        <w:tc>
          <w:tcPr>
            <w:tcW w:w="977"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271"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981"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271"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7F2FBB">
        <w:trPr>
          <w:trHeight w:val="20"/>
          <w:jc w:val="center"/>
        </w:trPr>
        <w:tc>
          <w:tcPr>
            <w:tcW w:w="977"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271"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981"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271"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7F2FBB">
        <w:trPr>
          <w:trHeight w:val="20"/>
          <w:jc w:val="center"/>
        </w:trPr>
        <w:tc>
          <w:tcPr>
            <w:tcW w:w="977"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271"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981"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271"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7F2FBB">
        <w:trPr>
          <w:trHeight w:val="20"/>
          <w:jc w:val="center"/>
        </w:trPr>
        <w:tc>
          <w:tcPr>
            <w:tcW w:w="977"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271"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981"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271"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7F2FBB">
        <w:trPr>
          <w:trHeight w:val="20"/>
          <w:jc w:val="center"/>
        </w:trPr>
        <w:tc>
          <w:tcPr>
            <w:tcW w:w="977"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271"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981"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271"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7F2FBB">
        <w:trPr>
          <w:trHeight w:val="20"/>
          <w:jc w:val="center"/>
        </w:trPr>
        <w:tc>
          <w:tcPr>
            <w:tcW w:w="977"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271"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981"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271"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7F2FBB">
        <w:trPr>
          <w:trHeight w:val="20"/>
          <w:jc w:val="center"/>
        </w:trPr>
        <w:tc>
          <w:tcPr>
            <w:tcW w:w="977"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271"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981"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271"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7F2FBB">
        <w:trPr>
          <w:trHeight w:val="20"/>
          <w:jc w:val="center"/>
        </w:trPr>
        <w:tc>
          <w:tcPr>
            <w:tcW w:w="977"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271"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981"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271"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7F2FBB">
        <w:trPr>
          <w:trHeight w:val="20"/>
          <w:jc w:val="center"/>
        </w:trPr>
        <w:tc>
          <w:tcPr>
            <w:tcW w:w="977"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271"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981"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271"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101" w:name="_Toc38295981"/>
      <w:r>
        <w:rPr>
          <w:rFonts w:hint="eastAsia"/>
        </w:rPr>
        <w:lastRenderedPageBreak/>
        <w:t>3.2</w:t>
      </w:r>
      <w:r>
        <w:rPr>
          <w:rFonts w:hint="eastAsia"/>
        </w:rPr>
        <w:t>数据提取</w:t>
      </w:r>
      <w:bookmarkEnd w:id="101"/>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102" w:name="_Toc38295982"/>
      <w:r w:rsidRPr="00A36DD4">
        <w:rPr>
          <w:rFonts w:hint="eastAsia"/>
        </w:rPr>
        <w:t>3.2.1</w:t>
      </w:r>
      <w:r w:rsidRPr="00A36DD4">
        <w:rPr>
          <w:rFonts w:hint="eastAsia"/>
        </w:rPr>
        <w:t>循环提取</w:t>
      </w:r>
      <w:bookmarkEnd w:id="102"/>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9">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7EA6CD12" w:rsidR="004614F2" w:rsidRDefault="004614F2" w:rsidP="009F0A36">
      <w:pPr>
        <w:pStyle w:val="WSL-6"/>
      </w:pPr>
      <w:bookmarkStart w:id="103" w:name="_Toc36925561"/>
      <w:bookmarkStart w:id="104" w:name="_Toc38291007"/>
      <w:r>
        <w:rPr>
          <w:rFonts w:hint="eastAsia"/>
        </w:rPr>
        <w:t>图</w:t>
      </w:r>
      <w:r>
        <w:rPr>
          <w:rFonts w:hint="eastAsia"/>
        </w:rPr>
        <w:t>3.2</w:t>
      </w:r>
      <w:r>
        <w:rPr>
          <w:rFonts w:hint="eastAsia"/>
        </w:rPr>
        <w:t>程序的抽象结构</w:t>
      </w:r>
      <w:bookmarkEnd w:id="103"/>
      <w:r w:rsidR="006E5D72">
        <w:rPr>
          <w:rFonts w:hint="eastAsia"/>
        </w:rPr>
        <w:t>示意图</w:t>
      </w:r>
      <w:bookmarkEnd w:id="104"/>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w:t>
      </w:r>
      <w:r w:rsidR="004614F2">
        <w:rPr>
          <w:rFonts w:hint="eastAsia"/>
        </w:rPr>
        <w:lastRenderedPageBreak/>
        <w:t>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；同时将其完整定义中的循环片段以单行注释的形式使用编号进行替换。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proofErr w:type="spellStart"/>
      <w:r w:rsidR="00E220EB">
        <w:rPr>
          <w:rFonts w:hint="eastAsia"/>
        </w:rPr>
        <w:t>lines</w:t>
      </w:r>
      <w:r w:rsidR="00E220EB">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3F1EB89B" w14:textId="2076BC6E" w:rsidR="004614F2" w:rsidRDefault="00CF3B9A" w:rsidP="000E5CEE">
      <w:pPr>
        <w:pStyle w:val="WSL-4"/>
        <w:ind w:firstLineChars="77"/>
        <w:jc w:val="center"/>
      </w:pPr>
      <w:r>
        <w:rPr>
          <w:noProof/>
        </w:rPr>
        <w:drawing>
          <wp:inline distT="0" distB="0" distL="0" distR="0" wp14:anchorId="06277D3D" wp14:editId="05DAB603">
            <wp:extent cx="5791095" cy="4183380"/>
            <wp:effectExtent l="0" t="0" r="63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39211" cy="4218138"/>
                    </a:xfrm>
                    <a:prstGeom prst="rect">
                      <a:avLst/>
                    </a:prstGeom>
                  </pic:spPr>
                </pic:pic>
              </a:graphicData>
            </a:graphic>
          </wp:inline>
        </w:drawing>
      </w:r>
    </w:p>
    <w:p w14:paraId="189CF2F8" w14:textId="4FB4275C" w:rsidR="004614F2" w:rsidRDefault="004614F2" w:rsidP="009F0A36">
      <w:pPr>
        <w:pStyle w:val="WSL-6"/>
      </w:pPr>
      <w:bookmarkStart w:id="105" w:name="_Toc36925562"/>
      <w:bookmarkStart w:id="106" w:name="_Toc38291008"/>
      <w:r>
        <w:rPr>
          <w:rFonts w:hint="eastAsia"/>
        </w:rPr>
        <w:t>图</w:t>
      </w:r>
      <w:r>
        <w:rPr>
          <w:rFonts w:hint="eastAsia"/>
        </w:rPr>
        <w:t>3.3</w:t>
      </w:r>
      <w:r>
        <w:rPr>
          <w:rFonts w:hint="eastAsia"/>
        </w:rPr>
        <w:t>循环提取算法</w:t>
      </w:r>
      <w:bookmarkEnd w:id="105"/>
      <w:r w:rsidR="006E5D72">
        <w:rPr>
          <w:rFonts w:hint="eastAsia"/>
        </w:rPr>
        <w:t>流程图</w:t>
      </w:r>
      <w:bookmarkEnd w:id="106"/>
    </w:p>
    <w:p w14:paraId="5821D3B5" w14:textId="77777777" w:rsidR="004614F2" w:rsidRDefault="004614F2" w:rsidP="009F0A36">
      <w:pPr>
        <w:pStyle w:val="WSL-4"/>
        <w:ind w:firstLineChars="0" w:firstLine="0"/>
        <w:jc w:val="center"/>
      </w:pPr>
      <w:r>
        <w:rPr>
          <w:noProof/>
        </w:rPr>
        <w:lastRenderedPageBreak/>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F1E6CCE" w:rsidR="004614F2" w:rsidRDefault="004614F2" w:rsidP="009F0A36">
      <w:pPr>
        <w:pStyle w:val="WSL-6"/>
      </w:pPr>
      <w:bookmarkStart w:id="107" w:name="_Toc36925563"/>
      <w:bookmarkStart w:id="108" w:name="_Toc38291009"/>
      <w:r>
        <w:rPr>
          <w:rFonts w:hint="eastAsia"/>
        </w:rPr>
        <w:t>图</w:t>
      </w:r>
      <w:r>
        <w:rPr>
          <w:rFonts w:hint="eastAsia"/>
        </w:rPr>
        <w:t>3.4</w:t>
      </w:r>
      <w:r>
        <w:rPr>
          <w:rFonts w:hint="eastAsia"/>
        </w:rPr>
        <w:t>提取结果示例</w:t>
      </w:r>
      <w:bookmarkEnd w:id="107"/>
      <w:r w:rsidR="006E5D72">
        <w:rPr>
          <w:rFonts w:hint="eastAsia"/>
        </w:rPr>
        <w:t>图</w:t>
      </w:r>
      <w:bookmarkEnd w:id="108"/>
    </w:p>
    <w:p w14:paraId="012E0ACC" w14:textId="6C72938A" w:rsidR="004614F2" w:rsidRPr="00A36DD4" w:rsidRDefault="004614F2" w:rsidP="00272703">
      <w:pPr>
        <w:pStyle w:val="WSL-3"/>
      </w:pPr>
      <w:bookmarkStart w:id="109" w:name="_Toc38295983"/>
      <w:r>
        <w:rPr>
          <w:rFonts w:hint="eastAsia"/>
        </w:rPr>
        <w:t>3.2.2</w:t>
      </w:r>
      <w:r w:rsidRPr="00A36DD4">
        <w:rPr>
          <w:rFonts w:hint="eastAsia"/>
        </w:rPr>
        <w:t>代码重构</w:t>
      </w:r>
      <w:bookmarkEnd w:id="109"/>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Pr>
          <w:rFonts w:hint="eastAsia"/>
        </w:rPr>
        <w:t>fun</w:t>
      </w:r>
      <w:r>
        <w:rPr>
          <w:rFonts w:hint="eastAsia"/>
        </w:rPr>
        <w:t>的完整定义替换其声明以构造新的完整程序；最后，为了避免程序命名出现重复和歧义，将重构后的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48D043A2">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64D42E7B" w14:textId="664510DA" w:rsidR="004614F2" w:rsidRDefault="004614F2" w:rsidP="009F0A36">
      <w:pPr>
        <w:pStyle w:val="WSL-6"/>
      </w:pPr>
      <w:bookmarkStart w:id="110" w:name="_Toc36925564"/>
      <w:bookmarkStart w:id="111" w:name="_Toc38291010"/>
      <w:r>
        <w:rPr>
          <w:rFonts w:hint="eastAsia"/>
        </w:rPr>
        <w:t>图</w:t>
      </w:r>
      <w:r>
        <w:rPr>
          <w:rFonts w:hint="eastAsia"/>
        </w:rPr>
        <w:t>3.</w:t>
      </w:r>
      <w:r>
        <w:t>5</w:t>
      </w:r>
      <w:r>
        <w:rPr>
          <w:rFonts w:hint="eastAsia"/>
        </w:rPr>
        <w:t>代码重构算法</w:t>
      </w:r>
      <w:bookmarkEnd w:id="110"/>
      <w:r w:rsidR="006E5D72">
        <w:rPr>
          <w:rFonts w:hint="eastAsia"/>
        </w:rPr>
        <w:t>流程图</w:t>
      </w:r>
      <w:bookmarkEnd w:id="111"/>
    </w:p>
    <w:p w14:paraId="7B71880D" w14:textId="0E303B8E" w:rsidR="0053598C" w:rsidRPr="00A36DD4" w:rsidRDefault="0053598C" w:rsidP="0053598C">
      <w:pPr>
        <w:pStyle w:val="WSL-3"/>
      </w:pPr>
      <w:bookmarkStart w:id="112" w:name="_Toc38295984"/>
      <w:r>
        <w:rPr>
          <w:rFonts w:hint="eastAsia"/>
        </w:rPr>
        <w:t>3.2.3</w:t>
      </w:r>
      <w:r w:rsidRPr="00A36DD4">
        <w:rPr>
          <w:rFonts w:hint="eastAsia"/>
        </w:rPr>
        <w:t>编译检验</w:t>
      </w:r>
      <w:bookmarkEnd w:id="112"/>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05BD629D" w14:textId="77777777" w:rsidR="00EC38CB" w:rsidRDefault="00EC38CB" w:rsidP="00EC38CB">
      <w:pPr>
        <w:pStyle w:val="WSL-2"/>
        <w:numPr>
          <w:ilvl w:val="0"/>
          <w:numId w:val="0"/>
        </w:numPr>
      </w:pPr>
      <w:bookmarkStart w:id="113" w:name="_Toc38295985"/>
      <w:r>
        <w:rPr>
          <w:rFonts w:hint="eastAsia"/>
        </w:rPr>
        <w:t>3.3</w:t>
      </w:r>
      <w:r>
        <w:rPr>
          <w:rFonts w:hint="eastAsia"/>
        </w:rPr>
        <w:t>数据标注</w:t>
      </w:r>
      <w:bookmarkEnd w:id="113"/>
    </w:p>
    <w:p w14:paraId="2572D3F8" w14:textId="77777777" w:rsidR="00982065" w:rsidRPr="00982065" w:rsidRDefault="00EC38CB" w:rsidP="00982065">
      <w:pPr>
        <w:pStyle w:val="WSL-4"/>
        <w:ind w:firstLine="518"/>
      </w:pPr>
      <w:r w:rsidRPr="00982065">
        <w:rPr>
          <w:rFonts w:hint="eastAsia"/>
        </w:rPr>
        <w:lastRenderedPageBreak/>
        <w:t>数据的标注工作，是指为搜集到的每一份数据都提供一个类别标签，使得该</w:t>
      </w:r>
      <w:r w:rsidR="00982065" w:rsidRPr="00982065">
        <w:rPr>
          <w:rFonts w:hint="eastAsia"/>
        </w:rPr>
        <w:t>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00982065" w:rsidRPr="00982065">
        <w:rPr>
          <w:rFonts w:hint="eastAsia"/>
        </w:rPr>
        <w:t>3.2</w:t>
      </w:r>
      <w:r w:rsidR="00982065" w:rsidRPr="00982065">
        <w:rPr>
          <w:rFonts w:hint="eastAsia"/>
        </w:rPr>
        <w:t>节中处理好的数据按照建议并行化和不建议并行化的标准分为两类。</w:t>
      </w:r>
    </w:p>
    <w:p w14:paraId="50D8BC53" w14:textId="23BEABCB" w:rsidR="0053598C" w:rsidRDefault="0053598C" w:rsidP="0053598C">
      <w:pPr>
        <w:pStyle w:val="WSL-4"/>
        <w:ind w:firstLineChars="0" w:firstLine="0"/>
        <w:jc w:val="center"/>
      </w:pPr>
      <w:r>
        <w:rPr>
          <w:noProof/>
        </w:rPr>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763EDCE2" w:rsidR="0053598C" w:rsidRDefault="0053598C" w:rsidP="0053598C">
      <w:pPr>
        <w:jc w:val="center"/>
      </w:pPr>
      <w:r>
        <w:rPr>
          <w:rFonts w:hint="eastAsia"/>
        </w:rPr>
        <w:t>图</w:t>
      </w:r>
      <w:r>
        <w:rPr>
          <w:rFonts w:hint="eastAsia"/>
        </w:rPr>
        <w:t>3.6</w:t>
      </w:r>
      <w:r>
        <w:rPr>
          <w:rFonts w:hint="eastAsia"/>
        </w:rPr>
        <w:t>重构结果</w:t>
      </w:r>
      <w:r w:rsidR="006E5D72">
        <w:rPr>
          <w:rFonts w:hint="eastAsia"/>
        </w:rPr>
        <w:t>示例图</w:t>
      </w:r>
    </w:p>
    <w:p w14:paraId="0F76A56A" w14:textId="77777777" w:rsidR="0053598C" w:rsidRDefault="0053598C" w:rsidP="0053598C">
      <w:pPr>
        <w:jc w:val="center"/>
      </w:pPr>
      <w:bookmarkStart w:id="114"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4">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114"/>
    </w:p>
    <w:p w14:paraId="55B484BC" w14:textId="77777777" w:rsidR="0053598C" w:rsidRPr="00184BC9" w:rsidRDefault="0053598C" w:rsidP="0053598C">
      <w:pPr>
        <w:pStyle w:val="WSL-6"/>
      </w:pPr>
      <w:bookmarkStart w:id="115" w:name="_Toc36925566"/>
      <w:bookmarkStart w:id="116" w:name="_Toc38291011"/>
      <w:r>
        <w:rPr>
          <w:rFonts w:hint="eastAsia"/>
        </w:rPr>
        <w:t>图</w:t>
      </w:r>
      <w:r>
        <w:rPr>
          <w:rFonts w:hint="eastAsia"/>
        </w:rPr>
        <w:t>3.7</w:t>
      </w:r>
      <w:r>
        <w:rPr>
          <w:rFonts w:hint="eastAsia"/>
        </w:rPr>
        <w:t>编译命令</w:t>
      </w:r>
      <w:bookmarkEnd w:id="115"/>
      <w:bookmarkEnd w:id="116"/>
    </w:p>
    <w:p w14:paraId="477468C1" w14:textId="563BA37B"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w:t>
      </w:r>
      <w:r>
        <w:rPr>
          <w:rFonts w:hint="eastAsia"/>
        </w:rPr>
        <w:lastRenderedPageBreak/>
        <w:t>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7CCCABFC">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5">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17" w:name="_Toc36925567"/>
      <w:bookmarkStart w:id="118" w:name="_Toc38291012"/>
      <w:r>
        <w:rPr>
          <w:rFonts w:hint="eastAsia"/>
        </w:rPr>
        <w:t>图</w:t>
      </w:r>
      <w:r>
        <w:rPr>
          <w:rFonts w:hint="eastAsia"/>
        </w:rPr>
        <w:t>3.8</w:t>
      </w:r>
      <w:r>
        <w:t xml:space="preserve"> </w:t>
      </w:r>
      <w:r>
        <w:rPr>
          <w:rFonts w:hint="eastAsia"/>
        </w:rPr>
        <w:t>Pluto</w:t>
      </w:r>
      <w:r>
        <w:rPr>
          <w:rFonts w:hint="eastAsia"/>
        </w:rPr>
        <w:t>转换命令</w:t>
      </w:r>
      <w:bookmarkEnd w:id="117"/>
      <w:bookmarkEnd w:id="118"/>
    </w:p>
    <w:p w14:paraId="27CB51AC" w14:textId="525B8CC8" w:rsidR="004614F2" w:rsidRDefault="004614F2" w:rsidP="00C669D4">
      <w:pPr>
        <w:pStyle w:val="WSl-8"/>
      </w:pPr>
      <w:bookmarkStart w:id="119" w:name="_Toc38290877"/>
      <w:r>
        <w:rPr>
          <w:rFonts w:hint="eastAsia"/>
        </w:rPr>
        <w:t>表</w:t>
      </w:r>
      <w:r>
        <w:rPr>
          <w:rFonts w:hint="eastAsia"/>
        </w:rPr>
        <w:t>3.4</w:t>
      </w:r>
      <w:r w:rsidR="00C669D4">
        <w:t xml:space="preserve"> </w:t>
      </w:r>
      <w:r>
        <w:rPr>
          <w:rFonts w:hint="eastAsia"/>
        </w:rPr>
        <w:t>Pluto</w:t>
      </w:r>
      <w:r>
        <w:rPr>
          <w:rFonts w:hint="eastAsia"/>
        </w:rPr>
        <w:t>命令参数表</w:t>
      </w:r>
      <w:bookmarkEnd w:id="119"/>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040"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040" w:type="dxa"/>
            <w:tcBorders>
              <w:top w:val="single" w:sz="8" w:space="0" w:color="auto"/>
            </w:tcBorders>
          </w:tcPr>
          <w:p w14:paraId="617DF4E8" w14:textId="1A838D46" w:rsidR="00023046" w:rsidRPr="007F2FBB" w:rsidRDefault="00023046" w:rsidP="00023046">
            <w:pPr>
              <w:rPr>
                <w:rFonts w:ascii="宋体" w:hAnsi="宋体"/>
                <w:szCs w:val="21"/>
              </w:rPr>
            </w:pPr>
            <w:r w:rsidRPr="007F2FBB">
              <w:rPr>
                <w:rFonts w:ascii="宋体" w:hAnsi="宋体" w:hint="eastAsia"/>
                <w:szCs w:val="21"/>
              </w:rPr>
              <w:t>不进行向量化标注</w:t>
            </w:r>
          </w:p>
        </w:tc>
      </w:tr>
      <w:tr w:rsidR="00023046" w14:paraId="69071F48" w14:textId="77777777" w:rsidTr="00080608">
        <w:trPr>
          <w:jc w:val="center"/>
        </w:trPr>
        <w:tc>
          <w:tcPr>
            <w:tcW w:w="3256" w:type="dxa"/>
          </w:tcPr>
          <w:p w14:paraId="5DFCA4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--tile</w:t>
            </w:r>
          </w:p>
        </w:tc>
        <w:tc>
          <w:tcPr>
            <w:tcW w:w="5040" w:type="dxa"/>
          </w:tcPr>
          <w:p w14:paraId="4049C493" w14:textId="77777777" w:rsidR="00023046" w:rsidRPr="007F2FBB" w:rsidRDefault="00023046" w:rsidP="00023046">
            <w:pPr>
              <w:rPr>
                <w:rFonts w:ascii="宋体" w:hAnsi="宋体"/>
                <w:szCs w:val="21"/>
              </w:rPr>
            </w:pPr>
            <w:r w:rsidRPr="007F2FBB">
              <w:rPr>
                <w:rFonts w:ascii="宋体" w:hAnsi="宋体" w:hint="eastAsia"/>
                <w:szCs w:val="21"/>
              </w:rPr>
              <w:t>进行循环分解</w:t>
            </w:r>
          </w:p>
        </w:tc>
      </w:tr>
      <w:tr w:rsidR="00023046" w14:paraId="0FF510FC" w14:textId="77777777" w:rsidTr="00080608">
        <w:trPr>
          <w:jc w:val="center"/>
        </w:trPr>
        <w:tc>
          <w:tcPr>
            <w:tcW w:w="3256" w:type="dxa"/>
          </w:tcPr>
          <w:p w14:paraId="5147EBDD"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--parallel</w:t>
            </w:r>
          </w:p>
        </w:tc>
        <w:tc>
          <w:tcPr>
            <w:tcW w:w="5040" w:type="dxa"/>
          </w:tcPr>
          <w:p w14:paraId="4F306DE7" w14:textId="77777777" w:rsidR="00023046" w:rsidRPr="007F2FBB" w:rsidRDefault="00023046" w:rsidP="00023046">
            <w:pPr>
              <w:rPr>
                <w:rFonts w:ascii="宋体" w:hAnsi="宋体"/>
                <w:szCs w:val="21"/>
              </w:rPr>
            </w:pPr>
            <w:r w:rsidRPr="007F2FBB">
              <w:rPr>
                <w:rFonts w:ascii="宋体" w:hAnsi="宋体" w:hint="eastAsia"/>
                <w:szCs w:val="21"/>
              </w:rPr>
              <w:t>进行并行性挖掘并转换为OpenMP</w:t>
            </w:r>
          </w:p>
        </w:tc>
      </w:tr>
      <w:tr w:rsidR="00023046" w14:paraId="0CD91000" w14:textId="77777777" w:rsidTr="00080608">
        <w:trPr>
          <w:jc w:val="center"/>
        </w:trPr>
        <w:tc>
          <w:tcPr>
            <w:tcW w:w="3256" w:type="dxa"/>
          </w:tcPr>
          <w:p w14:paraId="479953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040" w:type="dxa"/>
          </w:tcPr>
          <w:p w14:paraId="602F2CDD" w14:textId="77777777" w:rsidR="00023046" w:rsidRPr="007F2FBB" w:rsidRDefault="00023046" w:rsidP="00023046">
            <w:pPr>
              <w:rPr>
                <w:rFonts w:ascii="宋体" w:hAnsi="宋体"/>
                <w:szCs w:val="21"/>
              </w:rPr>
            </w:pPr>
            <w:r w:rsidRPr="007F2FBB">
              <w:rPr>
                <w:rFonts w:ascii="宋体" w:hAnsi="宋体" w:hint="eastAsia"/>
                <w:szCs w:val="21"/>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6">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3FBC7C42" w:rsidR="00220ED7" w:rsidRDefault="00220ED7" w:rsidP="00220ED7">
      <w:pPr>
        <w:pStyle w:val="WSL-6"/>
      </w:pPr>
      <w:bookmarkStart w:id="120" w:name="_Toc36925568"/>
      <w:bookmarkStart w:id="121" w:name="_Toc38291013"/>
      <w:r>
        <w:rPr>
          <w:rFonts w:hint="eastAsia"/>
        </w:rPr>
        <w:t>图</w:t>
      </w:r>
      <w:r>
        <w:rPr>
          <w:rFonts w:hint="eastAsia"/>
        </w:rPr>
        <w:t>3.9</w:t>
      </w:r>
      <w:r w:rsidR="00342BB0">
        <w:t xml:space="preserve"> </w:t>
      </w:r>
      <w:r>
        <w:rPr>
          <w:rFonts w:hint="eastAsia"/>
        </w:rPr>
        <w:t>Pluto</w:t>
      </w:r>
      <w:r>
        <w:rPr>
          <w:rFonts w:hint="eastAsia"/>
        </w:rPr>
        <w:t>转换结果</w:t>
      </w:r>
      <w:bookmarkEnd w:id="120"/>
      <w:r w:rsidR="006E5D72">
        <w:rPr>
          <w:rFonts w:hint="eastAsia"/>
        </w:rPr>
        <w:t>示例图</w:t>
      </w:r>
      <w:bookmarkEnd w:id="121"/>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w:t>
      </w:r>
      <w:r>
        <w:rPr>
          <w:rFonts w:hint="eastAsia"/>
        </w:rPr>
        <w:lastRenderedPageBreak/>
        <w:t>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22" w:name="_Toc38295986"/>
      <w:r>
        <w:rPr>
          <w:rFonts w:hint="eastAsia"/>
        </w:rPr>
        <w:t>3.4XFG</w:t>
      </w:r>
      <w:r>
        <w:rPr>
          <w:rFonts w:hint="eastAsia"/>
        </w:rPr>
        <w:t>的生成</w:t>
      </w:r>
      <w:bookmarkEnd w:id="122"/>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7">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23" w:name="_Toc36925569"/>
      <w:bookmarkStart w:id="124" w:name="_Toc38291014"/>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23"/>
      <w:r w:rsidR="006E5D72">
        <w:rPr>
          <w:rFonts w:hint="eastAsia"/>
        </w:rPr>
        <w:t>示例图</w:t>
      </w:r>
      <w:bookmarkEnd w:id="124"/>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8">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367611A2" w:rsidR="004614F2" w:rsidRDefault="004614F2" w:rsidP="005D1537">
      <w:pPr>
        <w:pStyle w:val="WSL-6"/>
      </w:pPr>
      <w:bookmarkStart w:id="125" w:name="_Toc36925570"/>
      <w:bookmarkStart w:id="126" w:name="_Toc38291015"/>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25"/>
      <w:r w:rsidR="006E5D72">
        <w:rPr>
          <w:rFonts w:hint="eastAsia"/>
        </w:rPr>
        <w:t>示例图</w:t>
      </w:r>
      <w:bookmarkEnd w:id="126"/>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38A89558" w:rsidR="00A179CB" w:rsidRDefault="00A179CB" w:rsidP="00A179CB">
      <w:pPr>
        <w:pStyle w:val="WSL-6"/>
      </w:pPr>
      <w:bookmarkStart w:id="127" w:name="_Toc36925571"/>
      <w:bookmarkStart w:id="128" w:name="_Toc38291016"/>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27"/>
      <w:r w:rsidR="006E5D72">
        <w:rPr>
          <w:rFonts w:hint="eastAsia"/>
        </w:rPr>
        <w:t>图</w:t>
      </w:r>
      <w:bookmarkEnd w:id="128"/>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这一步骤中，会默认首先向图中添加唯一的全局根节点，基本块、变量声明等与其他标识符没有相关性的节点均为其添加一条直接与根节点相连的</w:t>
      </w:r>
      <w:r w:rsidR="004614F2">
        <w:rPr>
          <w:rFonts w:hint="eastAsia"/>
        </w:rPr>
        <w:lastRenderedPageBreak/>
        <w:t>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52CAD15A">
            <wp:extent cx="5759450" cy="2662555"/>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50">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0730FAC0" w14:textId="38192B8D" w:rsidR="00FB5A7A" w:rsidRPr="00C4712D" w:rsidRDefault="00FB5A7A" w:rsidP="00FB5A7A">
      <w:pPr>
        <w:pStyle w:val="WSL-6"/>
      </w:pPr>
      <w:bookmarkStart w:id="129" w:name="_Toc36925572"/>
      <w:bookmarkStart w:id="130" w:name="_Toc38291017"/>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29"/>
      <w:r w:rsidR="006E5D72">
        <w:rPr>
          <w:rFonts w:hint="eastAsia"/>
        </w:rPr>
        <w:t>示例图</w:t>
      </w:r>
      <w:bookmarkEnd w:id="130"/>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5F193CDB">
            <wp:extent cx="5759450" cy="147891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51">
                      <a:extLst>
                        <a:ext uri="{28A0092B-C50C-407E-A947-70E740481C1C}">
                          <a14:useLocalDpi xmlns:a14="http://schemas.microsoft.com/office/drawing/2010/main" val="0"/>
                        </a:ext>
                      </a:extLst>
                    </a:blip>
                    <a:stretch>
                      <a:fillRect/>
                    </a:stretch>
                  </pic:blipFill>
                  <pic:spPr>
                    <a:xfrm>
                      <a:off x="0" y="0"/>
                      <a:ext cx="5759450" cy="1478915"/>
                    </a:xfrm>
                    <a:prstGeom prst="rect">
                      <a:avLst/>
                    </a:prstGeom>
                  </pic:spPr>
                </pic:pic>
              </a:graphicData>
            </a:graphic>
          </wp:inline>
        </w:drawing>
      </w:r>
    </w:p>
    <w:p w14:paraId="1F7F1122" w14:textId="632D3A43" w:rsidR="00FB5A7A" w:rsidRDefault="00FB5A7A" w:rsidP="00FB5A7A">
      <w:pPr>
        <w:pStyle w:val="WSL-6"/>
      </w:pPr>
      <w:bookmarkStart w:id="131" w:name="_Toc36925573"/>
      <w:bookmarkStart w:id="132" w:name="_Toc38291018"/>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31"/>
      <w:r w:rsidR="006E5D72">
        <w:rPr>
          <w:rFonts w:hint="eastAsia"/>
        </w:rPr>
        <w:t>效果图</w:t>
      </w:r>
      <w:bookmarkEnd w:id="132"/>
    </w:p>
    <w:p w14:paraId="2D81A795" w14:textId="62D7972A" w:rsidR="00B578AA" w:rsidRDefault="002D3B2F" w:rsidP="00B578AA">
      <w:pPr>
        <w:pStyle w:val="WSL-4"/>
        <w:ind w:firstLineChars="0" w:firstLine="0"/>
      </w:pPr>
      <w:r>
        <w:rPr>
          <w:rFonts w:hint="eastAsia"/>
        </w:rPr>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w:t>
      </w:r>
      <w:r w:rsidR="00B578AA">
        <w:rPr>
          <w:rFonts w:hint="eastAsia"/>
        </w:rPr>
        <w:lastRenderedPageBreak/>
        <w:t>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52">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13D39C20" w:rsidR="004614F2" w:rsidRDefault="004614F2" w:rsidP="000D6749">
      <w:pPr>
        <w:pStyle w:val="WSL-6"/>
      </w:pPr>
      <w:bookmarkStart w:id="133" w:name="_Toc36925574"/>
      <w:bookmarkStart w:id="134" w:name="_Toc38291019"/>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33"/>
      <w:r w:rsidR="006E5D72">
        <w:rPr>
          <w:rFonts w:hint="eastAsia"/>
        </w:rPr>
        <w:t>效果图</w:t>
      </w:r>
      <w:bookmarkEnd w:id="134"/>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3">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35" w:name="_Toc36925575"/>
      <w:bookmarkStart w:id="136" w:name="_Toc38291020"/>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35"/>
      <w:r w:rsidR="009D3BE4">
        <w:rPr>
          <w:rFonts w:hint="eastAsia"/>
        </w:rPr>
        <w:t>结构</w:t>
      </w:r>
      <w:r w:rsidR="006E5D72">
        <w:rPr>
          <w:rFonts w:hint="eastAsia"/>
        </w:rPr>
        <w:t>示例图</w:t>
      </w:r>
      <w:bookmarkEnd w:id="136"/>
    </w:p>
    <w:p w14:paraId="37AB86D4" w14:textId="2CFD81DB"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w:t>
      </w:r>
      <w:r>
        <w:rPr>
          <w:rFonts w:hint="eastAsia"/>
        </w:rPr>
        <w:lastRenderedPageBreak/>
        <w:t>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5FFD8E34">
            <wp:extent cx="4907280" cy="1527838"/>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4">
                      <a:extLst>
                        <a:ext uri="{28A0092B-C50C-407E-A947-70E740481C1C}">
                          <a14:useLocalDpi xmlns:a14="http://schemas.microsoft.com/office/drawing/2010/main" val="0"/>
                        </a:ext>
                      </a:extLst>
                    </a:blip>
                    <a:stretch>
                      <a:fillRect/>
                    </a:stretch>
                  </pic:blipFill>
                  <pic:spPr>
                    <a:xfrm>
                      <a:off x="0" y="0"/>
                      <a:ext cx="4964639" cy="1545696"/>
                    </a:xfrm>
                    <a:prstGeom prst="rect">
                      <a:avLst/>
                    </a:prstGeom>
                  </pic:spPr>
                </pic:pic>
              </a:graphicData>
            </a:graphic>
          </wp:inline>
        </w:drawing>
      </w:r>
    </w:p>
    <w:p w14:paraId="2DB43FCD" w14:textId="4B9E4023" w:rsidR="00880704" w:rsidRDefault="00880704" w:rsidP="00880704">
      <w:pPr>
        <w:pStyle w:val="WSL-6"/>
      </w:pPr>
      <w:bookmarkStart w:id="137" w:name="_Toc36925576"/>
      <w:bookmarkStart w:id="138" w:name="_Toc38291021"/>
      <w:r>
        <w:rPr>
          <w:rFonts w:hint="eastAsia"/>
        </w:rPr>
        <w:t>图</w:t>
      </w:r>
      <w:r>
        <w:rPr>
          <w:rFonts w:hint="eastAsia"/>
        </w:rPr>
        <w:t>3.17</w:t>
      </w:r>
      <w:r w:rsidR="006E5D72">
        <w:t xml:space="preserve"> </w:t>
      </w:r>
      <w:r>
        <w:rPr>
          <w:rFonts w:hint="eastAsia"/>
        </w:rPr>
        <w:t>GFCPD</w:t>
      </w:r>
      <w:r>
        <w:rPr>
          <w:rFonts w:hint="eastAsia"/>
        </w:rPr>
        <w:t>数据格式</w:t>
      </w:r>
      <w:bookmarkEnd w:id="137"/>
      <w:r w:rsidR="006E5D72">
        <w:rPr>
          <w:rFonts w:hint="eastAsia"/>
        </w:rPr>
        <w:t>示意图</w:t>
      </w:r>
      <w:bookmarkEnd w:id="138"/>
    </w:p>
    <w:p w14:paraId="79BEBF70" w14:textId="1E5CB70B" w:rsidR="000D6749" w:rsidRDefault="000D6749" w:rsidP="000D6749">
      <w:pPr>
        <w:pStyle w:val="WSL-2"/>
        <w:numPr>
          <w:ilvl w:val="0"/>
          <w:numId w:val="0"/>
        </w:numPr>
      </w:pPr>
      <w:bookmarkStart w:id="139" w:name="_Toc38295987"/>
      <w:r>
        <w:rPr>
          <w:rFonts w:hint="eastAsia"/>
        </w:rPr>
        <w:t>3.5</w:t>
      </w:r>
      <w:r>
        <w:rPr>
          <w:rFonts w:hint="eastAsia"/>
        </w:rPr>
        <w:t>数据集规模</w:t>
      </w:r>
      <w:bookmarkEnd w:id="139"/>
    </w:p>
    <w:p w14:paraId="0B19D9A1" w14:textId="6B1975C0"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36CBDC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13B5E">
        <w:rPr>
          <w:vertAlign w:val="superscript"/>
        </w:rPr>
        <w:t>57</w:t>
      </w:r>
      <w:r w:rsidRPr="003F5DC2">
        <w:rPr>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40" w:name="_Toc38290878"/>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40"/>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531"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360"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858"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554"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848"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531"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360"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858"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848"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080608">
        <w:trPr>
          <w:jc w:val="center"/>
        </w:trPr>
        <w:tc>
          <w:tcPr>
            <w:tcW w:w="1213"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31"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360"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858"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848"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080608">
        <w:trPr>
          <w:jc w:val="center"/>
        </w:trPr>
        <w:tc>
          <w:tcPr>
            <w:tcW w:w="1213"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31"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360"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858"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848"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080608">
        <w:trPr>
          <w:jc w:val="center"/>
        </w:trPr>
        <w:tc>
          <w:tcPr>
            <w:tcW w:w="1213"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531"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360"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858"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848"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080608">
        <w:trPr>
          <w:jc w:val="center"/>
        </w:trPr>
        <w:tc>
          <w:tcPr>
            <w:tcW w:w="1213"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531"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360"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858"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848"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080608">
        <w:trPr>
          <w:jc w:val="center"/>
        </w:trPr>
        <w:tc>
          <w:tcPr>
            <w:tcW w:w="1213"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531"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360"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858"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848"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080608">
        <w:trPr>
          <w:jc w:val="center"/>
        </w:trPr>
        <w:tc>
          <w:tcPr>
            <w:tcW w:w="1213"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531"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360"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858"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848"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080608">
        <w:trPr>
          <w:jc w:val="center"/>
        </w:trPr>
        <w:tc>
          <w:tcPr>
            <w:tcW w:w="1213"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531"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360"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858"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848"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080608">
        <w:trPr>
          <w:jc w:val="center"/>
        </w:trPr>
        <w:tc>
          <w:tcPr>
            <w:tcW w:w="1213"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531"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360"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858"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848"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080608">
        <w:trPr>
          <w:jc w:val="center"/>
        </w:trPr>
        <w:tc>
          <w:tcPr>
            <w:tcW w:w="1213"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531"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360"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858"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848"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080608">
        <w:trPr>
          <w:jc w:val="center"/>
        </w:trPr>
        <w:tc>
          <w:tcPr>
            <w:tcW w:w="1213"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531"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360"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858"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848"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080608">
        <w:trPr>
          <w:jc w:val="center"/>
        </w:trPr>
        <w:tc>
          <w:tcPr>
            <w:tcW w:w="1213"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531"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360"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848"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080608">
        <w:trPr>
          <w:jc w:val="center"/>
        </w:trPr>
        <w:tc>
          <w:tcPr>
            <w:tcW w:w="1213"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531"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360"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848"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080608">
        <w:trPr>
          <w:jc w:val="center"/>
        </w:trPr>
        <w:tc>
          <w:tcPr>
            <w:tcW w:w="1213"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531"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360"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858"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848"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080608">
        <w:trPr>
          <w:jc w:val="center"/>
        </w:trPr>
        <w:tc>
          <w:tcPr>
            <w:tcW w:w="1213"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531"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858"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848"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080608">
        <w:trPr>
          <w:jc w:val="center"/>
        </w:trPr>
        <w:tc>
          <w:tcPr>
            <w:tcW w:w="1213"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t>最大值</w:t>
            </w:r>
          </w:p>
        </w:tc>
        <w:tc>
          <w:tcPr>
            <w:tcW w:w="1531"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858"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848"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lastRenderedPageBreak/>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41" w:name="_Toc38290879"/>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41"/>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659"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659"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539"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780"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659"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659"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780"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8339F1">
        <w:trPr>
          <w:jc w:val="center"/>
        </w:trPr>
        <w:tc>
          <w:tcPr>
            <w:tcW w:w="1659"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659"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659"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780"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42" w:name="_Toc38295988"/>
      <w:r>
        <w:rPr>
          <w:rFonts w:hint="eastAsia"/>
        </w:rPr>
        <w:t>3.6</w:t>
      </w:r>
      <w:r>
        <w:rPr>
          <w:rFonts w:hint="eastAsia"/>
        </w:rPr>
        <w:t>本章小</w:t>
      </w:r>
      <w:r w:rsidR="004C6F45">
        <w:rPr>
          <w:rFonts w:hint="eastAsia"/>
        </w:rPr>
        <w:t>结</w:t>
      </w:r>
      <w:bookmarkEnd w:id="142"/>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43" w:name="_Toc38295989"/>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43"/>
    </w:p>
    <w:p w14:paraId="66E82C3D" w14:textId="363C863D"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支持向量机、决策树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架构的识别方法，将深度学习方法应用于此类研究。接下来的几个小节将从数据预处理、模型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44" w:name="_Toc38295990"/>
      <w:r>
        <w:rPr>
          <w:rFonts w:hint="eastAsia"/>
        </w:rPr>
        <w:t>4</w:t>
      </w:r>
      <w:r w:rsidRPr="0025217F">
        <w:rPr>
          <w:rFonts w:hint="eastAsia"/>
        </w:rPr>
        <w:t>.1</w:t>
      </w:r>
      <w:r w:rsidRPr="0025217F">
        <w:rPr>
          <w:rFonts w:hint="eastAsia"/>
        </w:rPr>
        <w:t>数据预处理</w:t>
      </w:r>
      <w:bookmarkEnd w:id="144"/>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5">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45" w:name="_Toc36925577"/>
      <w:bookmarkStart w:id="146" w:name="_Toc38291022"/>
      <w:r>
        <w:rPr>
          <w:rFonts w:hint="eastAsia"/>
        </w:rPr>
        <w:t>图</w:t>
      </w:r>
      <w:r>
        <w:rPr>
          <w:rFonts w:hint="eastAsia"/>
        </w:rPr>
        <w:t>4.1</w:t>
      </w:r>
      <w:r w:rsidR="0007617E">
        <w:t xml:space="preserve"> </w:t>
      </w:r>
      <w:r>
        <w:rPr>
          <w:rFonts w:hint="eastAsia"/>
        </w:rPr>
        <w:t>DGCNN</w:t>
      </w:r>
      <w:r>
        <w:rPr>
          <w:rFonts w:hint="eastAsia"/>
        </w:rPr>
        <w:t>输入数据格式</w:t>
      </w:r>
      <w:bookmarkEnd w:id="145"/>
      <w:r w:rsidR="0007617E">
        <w:rPr>
          <w:rFonts w:hint="eastAsia"/>
        </w:rPr>
        <w:t>示意图</w:t>
      </w:r>
      <w:bookmarkEnd w:id="146"/>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47" w:name="_Toc38290880"/>
      <w:r>
        <w:rPr>
          <w:rFonts w:hint="eastAsia"/>
        </w:rPr>
        <w:t>表</w:t>
      </w:r>
      <w:r>
        <w:rPr>
          <w:rFonts w:hint="eastAsia"/>
        </w:rPr>
        <w:t>4.1</w:t>
      </w:r>
      <w:r>
        <w:rPr>
          <w:rFonts w:hint="eastAsia"/>
        </w:rPr>
        <w:t>节点类型标签信息表</w:t>
      </w:r>
      <w:bookmarkEnd w:id="147"/>
    </w:p>
    <w:tbl>
      <w:tblPr>
        <w:tblStyle w:val="a8"/>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910B9A">
        <w:trPr>
          <w:trHeight w:val="20"/>
          <w:jc w:val="center"/>
        </w:trPr>
        <w:tc>
          <w:tcPr>
            <w:tcW w:w="1560"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118"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94"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910B9A">
        <w:trPr>
          <w:trHeight w:val="20"/>
          <w:jc w:val="center"/>
        </w:trPr>
        <w:tc>
          <w:tcPr>
            <w:tcW w:w="1560"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118" w:type="dxa"/>
            <w:tcBorders>
              <w:top w:val="single" w:sz="8" w:space="0" w:color="auto"/>
            </w:tcBorders>
          </w:tcPr>
          <w:p w14:paraId="51E1DA56" w14:textId="77777777" w:rsidR="004614F2" w:rsidRPr="00910B9A" w:rsidRDefault="004614F2" w:rsidP="00BA4633">
            <w:pPr>
              <w:jc w:val="center"/>
              <w:rPr>
                <w:szCs w:val="21"/>
              </w:rPr>
            </w:pPr>
            <w:r w:rsidRPr="00910B9A">
              <w:rPr>
                <w:szCs w:val="21"/>
              </w:rPr>
              <w:t>!UNK</w:t>
            </w:r>
          </w:p>
        </w:tc>
        <w:tc>
          <w:tcPr>
            <w:tcW w:w="4394"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910B9A">
        <w:trPr>
          <w:trHeight w:val="20"/>
          <w:jc w:val="center"/>
        </w:trPr>
        <w:tc>
          <w:tcPr>
            <w:tcW w:w="1560"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118" w:type="dxa"/>
          </w:tcPr>
          <w:p w14:paraId="15960BCA" w14:textId="77777777" w:rsidR="004614F2" w:rsidRPr="00910B9A" w:rsidRDefault="004614F2" w:rsidP="00BA4633">
            <w:pPr>
              <w:jc w:val="center"/>
              <w:rPr>
                <w:szCs w:val="21"/>
              </w:rPr>
            </w:pPr>
            <w:r w:rsidRPr="00910B9A">
              <w:rPr>
                <w:szCs w:val="21"/>
              </w:rPr>
              <w:t>GEP</w:t>
            </w:r>
          </w:p>
        </w:tc>
        <w:tc>
          <w:tcPr>
            <w:tcW w:w="4394"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910B9A">
        <w:trPr>
          <w:trHeight w:val="20"/>
          <w:jc w:val="center"/>
        </w:trPr>
        <w:tc>
          <w:tcPr>
            <w:tcW w:w="1560"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118" w:type="dxa"/>
            <w:vAlign w:val="center"/>
          </w:tcPr>
          <w:p w14:paraId="4108237D" w14:textId="77777777" w:rsidR="004614F2" w:rsidRPr="00910B9A" w:rsidRDefault="004614F2" w:rsidP="00BA4633">
            <w:pPr>
              <w:jc w:val="center"/>
              <w:rPr>
                <w:szCs w:val="21"/>
              </w:rPr>
            </w:pPr>
            <w:r w:rsidRPr="00910B9A">
              <w:rPr>
                <w:szCs w:val="21"/>
              </w:rPr>
              <w:t>addition</w:t>
            </w:r>
          </w:p>
        </w:tc>
        <w:tc>
          <w:tcPr>
            <w:tcW w:w="4394"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910B9A">
        <w:trPr>
          <w:trHeight w:val="20"/>
          <w:jc w:val="center"/>
        </w:trPr>
        <w:tc>
          <w:tcPr>
            <w:tcW w:w="1560"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118" w:type="dxa"/>
          </w:tcPr>
          <w:p w14:paraId="694AE0EE" w14:textId="77777777" w:rsidR="004614F2" w:rsidRPr="00910B9A" w:rsidRDefault="004614F2" w:rsidP="00BA4633">
            <w:pPr>
              <w:jc w:val="center"/>
              <w:rPr>
                <w:szCs w:val="21"/>
              </w:rPr>
            </w:pPr>
            <w:r w:rsidRPr="00910B9A">
              <w:rPr>
                <w:szCs w:val="21"/>
              </w:rPr>
              <w:t>allocate on stack</w:t>
            </w:r>
          </w:p>
        </w:tc>
        <w:tc>
          <w:tcPr>
            <w:tcW w:w="4394"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910B9A">
        <w:trPr>
          <w:trHeight w:val="20"/>
          <w:jc w:val="center"/>
        </w:trPr>
        <w:tc>
          <w:tcPr>
            <w:tcW w:w="1560"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118" w:type="dxa"/>
          </w:tcPr>
          <w:p w14:paraId="0A6F914B" w14:textId="77777777" w:rsidR="004614F2" w:rsidRPr="00910B9A" w:rsidRDefault="004614F2" w:rsidP="00BA4633">
            <w:pPr>
              <w:jc w:val="center"/>
              <w:rPr>
                <w:szCs w:val="21"/>
              </w:rPr>
            </w:pPr>
            <w:r w:rsidRPr="00910B9A">
              <w:rPr>
                <w:szCs w:val="21"/>
              </w:rPr>
              <w:t>…</w:t>
            </w:r>
          </w:p>
        </w:tc>
        <w:tc>
          <w:tcPr>
            <w:tcW w:w="4394"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910B9A">
        <w:trPr>
          <w:trHeight w:val="20"/>
          <w:jc w:val="center"/>
        </w:trPr>
        <w:tc>
          <w:tcPr>
            <w:tcW w:w="1560"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118"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94"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48" w:name="_Toc38290881"/>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48"/>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4976"/>
      </w:tblGrid>
      <w:tr w:rsidR="004614F2" w:rsidRPr="003733DC" w14:paraId="77794898" w14:textId="77777777" w:rsidTr="00A706E6">
        <w:trPr>
          <w:trHeight w:val="322"/>
          <w:jc w:val="center"/>
        </w:trPr>
        <w:tc>
          <w:tcPr>
            <w:tcW w:w="2482" w:type="dxa"/>
            <w:tcBorders>
              <w:top w:val="single" w:sz="8" w:space="0" w:color="auto"/>
              <w:bottom w:val="single" w:sz="8" w:space="0" w:color="auto"/>
            </w:tcBorders>
            <w:vAlign w:val="center"/>
          </w:tcPr>
          <w:p w14:paraId="54272BF7" w14:textId="77777777" w:rsidR="004614F2" w:rsidRPr="00A706E6" w:rsidRDefault="004614F2" w:rsidP="003733DC">
            <w:pPr>
              <w:rPr>
                <w:rFonts w:ascii="宋体" w:hAnsi="宋体"/>
                <w:szCs w:val="21"/>
              </w:rPr>
            </w:pPr>
            <w:r w:rsidRPr="00A706E6">
              <w:rPr>
                <w:rFonts w:ascii="宋体" w:hAnsi="宋体" w:hint="eastAsia"/>
                <w:szCs w:val="21"/>
              </w:rPr>
              <w:t>涉及学科</w:t>
            </w:r>
          </w:p>
        </w:tc>
        <w:tc>
          <w:tcPr>
            <w:tcW w:w="4976" w:type="dxa"/>
            <w:tcBorders>
              <w:top w:val="single" w:sz="8" w:space="0" w:color="auto"/>
              <w:bottom w:val="single" w:sz="8" w:space="0" w:color="auto"/>
            </w:tcBorders>
          </w:tcPr>
          <w:p w14:paraId="7DCE8961" w14:textId="77777777" w:rsidR="004614F2" w:rsidRPr="00A706E6" w:rsidRDefault="004614F2" w:rsidP="003733DC">
            <w:pPr>
              <w:rPr>
                <w:rFonts w:ascii="宋体" w:hAnsi="宋体"/>
                <w:szCs w:val="21"/>
              </w:rPr>
            </w:pPr>
            <w:r w:rsidRPr="00A706E6">
              <w:rPr>
                <w:rFonts w:ascii="宋体" w:hAnsi="宋体" w:hint="eastAsia"/>
                <w:szCs w:val="21"/>
              </w:rPr>
              <w:t>源码程序</w:t>
            </w:r>
          </w:p>
        </w:tc>
      </w:tr>
      <w:tr w:rsidR="004614F2" w:rsidRPr="003733DC" w14:paraId="50FFE5C1" w14:textId="77777777" w:rsidTr="00A706E6">
        <w:trPr>
          <w:trHeight w:val="313"/>
          <w:jc w:val="center"/>
        </w:trPr>
        <w:tc>
          <w:tcPr>
            <w:tcW w:w="2482"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4976" w:type="dxa"/>
            <w:tcBorders>
              <w:top w:val="single" w:sz="8" w:space="0" w:color="auto"/>
              <w:bottom w:val="single" w:sz="8" w:space="0" w:color="auto"/>
            </w:tcBorders>
          </w:tcPr>
          <w:p w14:paraId="54DA2D12" w14:textId="77777777" w:rsidR="004614F2" w:rsidRPr="00A706E6" w:rsidRDefault="004614F2" w:rsidP="003733DC">
            <w:pPr>
              <w:rPr>
                <w:szCs w:val="21"/>
              </w:rPr>
            </w:pPr>
            <w:proofErr w:type="spellStart"/>
            <w:r w:rsidRPr="00A706E6">
              <w:rPr>
                <w:szCs w:val="21"/>
              </w:rPr>
              <w:t>Tensorflow</w:t>
            </w:r>
            <w:proofErr w:type="spellEnd"/>
          </w:p>
        </w:tc>
      </w:tr>
      <w:tr w:rsidR="004614F2" w:rsidRPr="003733DC" w14:paraId="40420BF1" w14:textId="77777777" w:rsidTr="00A706E6">
        <w:trPr>
          <w:trHeight w:val="322"/>
          <w:jc w:val="center"/>
        </w:trPr>
        <w:tc>
          <w:tcPr>
            <w:tcW w:w="2482"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4976" w:type="dxa"/>
            <w:tcBorders>
              <w:top w:val="single" w:sz="8" w:space="0" w:color="auto"/>
              <w:bottom w:val="nil"/>
            </w:tcBorders>
          </w:tcPr>
          <w:p w14:paraId="0E49CCCA" w14:textId="77777777" w:rsidR="004614F2" w:rsidRPr="00A706E6" w:rsidRDefault="004614F2" w:rsidP="003733DC">
            <w:pPr>
              <w:rPr>
                <w:szCs w:val="21"/>
              </w:rPr>
            </w:pPr>
            <w:r w:rsidRPr="00A706E6">
              <w:rPr>
                <w:szCs w:val="21"/>
              </w:rPr>
              <w:t>AMD APP SDK</w:t>
            </w:r>
          </w:p>
        </w:tc>
      </w:tr>
      <w:tr w:rsidR="004614F2" w:rsidRPr="003733DC" w14:paraId="309E3BC5" w14:textId="77777777" w:rsidTr="00A706E6">
        <w:trPr>
          <w:trHeight w:val="341"/>
          <w:jc w:val="center"/>
        </w:trPr>
        <w:tc>
          <w:tcPr>
            <w:tcW w:w="2482"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2C86209F" w14:textId="77777777" w:rsidR="004614F2" w:rsidRPr="00A706E6" w:rsidRDefault="004614F2" w:rsidP="003733DC">
            <w:pPr>
              <w:rPr>
                <w:szCs w:val="21"/>
              </w:rPr>
            </w:pPr>
            <w:r w:rsidRPr="00A706E6">
              <w:rPr>
                <w:szCs w:val="21"/>
              </w:rPr>
              <w:t>BLAS</w:t>
            </w:r>
          </w:p>
        </w:tc>
      </w:tr>
      <w:tr w:rsidR="004614F2" w:rsidRPr="003733DC" w14:paraId="12E07F5A" w14:textId="77777777" w:rsidTr="00A706E6">
        <w:trPr>
          <w:trHeight w:val="322"/>
          <w:jc w:val="center"/>
        </w:trPr>
        <w:tc>
          <w:tcPr>
            <w:tcW w:w="2482"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4976" w:type="dxa"/>
            <w:tcBorders>
              <w:top w:val="single" w:sz="8" w:space="0" w:color="auto"/>
            </w:tcBorders>
          </w:tcPr>
          <w:p w14:paraId="43D9BACF" w14:textId="77777777" w:rsidR="004614F2" w:rsidRPr="00A706E6" w:rsidRDefault="004614F2" w:rsidP="003733DC">
            <w:pPr>
              <w:rPr>
                <w:szCs w:val="21"/>
              </w:rPr>
            </w:pPr>
            <w:r w:rsidRPr="00A706E6">
              <w:rPr>
                <w:szCs w:val="21"/>
              </w:rPr>
              <w:t>NAS(NPB)</w:t>
            </w:r>
          </w:p>
        </w:tc>
      </w:tr>
      <w:tr w:rsidR="004614F2" w:rsidRPr="003733DC" w14:paraId="260D1787" w14:textId="77777777" w:rsidTr="00A706E6">
        <w:trPr>
          <w:trHeight w:val="332"/>
          <w:jc w:val="center"/>
        </w:trPr>
        <w:tc>
          <w:tcPr>
            <w:tcW w:w="2482"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4976" w:type="dxa"/>
          </w:tcPr>
          <w:p w14:paraId="2A80B0D8" w14:textId="77777777" w:rsidR="004614F2" w:rsidRPr="00A706E6" w:rsidRDefault="004614F2" w:rsidP="003733DC">
            <w:pPr>
              <w:rPr>
                <w:szCs w:val="21"/>
              </w:rPr>
            </w:pPr>
            <w:r w:rsidRPr="00A706E6">
              <w:rPr>
                <w:szCs w:val="21"/>
              </w:rPr>
              <w:t>Parboil</w:t>
            </w:r>
          </w:p>
        </w:tc>
      </w:tr>
      <w:tr w:rsidR="004614F2" w:rsidRPr="003733DC" w14:paraId="66438FB9" w14:textId="77777777" w:rsidTr="00A706E6">
        <w:trPr>
          <w:trHeight w:val="341"/>
          <w:jc w:val="center"/>
        </w:trPr>
        <w:tc>
          <w:tcPr>
            <w:tcW w:w="2482"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4976" w:type="dxa"/>
          </w:tcPr>
          <w:p w14:paraId="0D3FDE65" w14:textId="77777777" w:rsidR="004614F2" w:rsidRPr="00A706E6" w:rsidRDefault="004614F2" w:rsidP="003733DC">
            <w:pPr>
              <w:rPr>
                <w:szCs w:val="21"/>
              </w:rPr>
            </w:pPr>
            <w:proofErr w:type="spellStart"/>
            <w:r w:rsidRPr="00A706E6">
              <w:rPr>
                <w:szCs w:val="21"/>
              </w:rPr>
              <w:t>PolybenchGPU</w:t>
            </w:r>
            <w:proofErr w:type="spellEnd"/>
          </w:p>
        </w:tc>
      </w:tr>
      <w:tr w:rsidR="004614F2" w:rsidRPr="003733DC" w14:paraId="46BF055D" w14:textId="77777777" w:rsidTr="00A706E6">
        <w:trPr>
          <w:trHeight w:val="341"/>
          <w:jc w:val="center"/>
        </w:trPr>
        <w:tc>
          <w:tcPr>
            <w:tcW w:w="2482"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4976" w:type="dxa"/>
            <w:tcBorders>
              <w:bottom w:val="nil"/>
            </w:tcBorders>
          </w:tcPr>
          <w:p w14:paraId="5C5BBF19" w14:textId="77777777" w:rsidR="004614F2" w:rsidRPr="00A706E6" w:rsidRDefault="004614F2" w:rsidP="003733DC">
            <w:pPr>
              <w:rPr>
                <w:szCs w:val="21"/>
              </w:rPr>
            </w:pPr>
            <w:proofErr w:type="spellStart"/>
            <w:r w:rsidRPr="00A706E6">
              <w:rPr>
                <w:szCs w:val="21"/>
              </w:rPr>
              <w:t>Rodinia</w:t>
            </w:r>
            <w:proofErr w:type="spellEnd"/>
          </w:p>
        </w:tc>
      </w:tr>
      <w:tr w:rsidR="004614F2" w:rsidRPr="003733DC" w14:paraId="3FCC00C2" w14:textId="77777777" w:rsidTr="00A706E6">
        <w:trPr>
          <w:trHeight w:val="341"/>
          <w:jc w:val="center"/>
        </w:trPr>
        <w:tc>
          <w:tcPr>
            <w:tcW w:w="2482"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3981B365" w14:textId="77777777" w:rsidR="004614F2" w:rsidRPr="00A706E6" w:rsidRDefault="004614F2" w:rsidP="003733DC">
            <w:pPr>
              <w:rPr>
                <w:szCs w:val="21"/>
              </w:rPr>
            </w:pPr>
            <w:r w:rsidRPr="00A706E6">
              <w:rPr>
                <w:szCs w:val="21"/>
              </w:rPr>
              <w:t>SHOC</w:t>
            </w:r>
          </w:p>
        </w:tc>
      </w:tr>
      <w:tr w:rsidR="004614F2" w:rsidRPr="003733DC" w14:paraId="46FBF5C1" w14:textId="77777777" w:rsidTr="00A706E6">
        <w:trPr>
          <w:trHeight w:val="313"/>
          <w:jc w:val="center"/>
        </w:trPr>
        <w:tc>
          <w:tcPr>
            <w:tcW w:w="2482"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4976" w:type="dxa"/>
            <w:tcBorders>
              <w:top w:val="single" w:sz="8" w:space="0" w:color="auto"/>
              <w:bottom w:val="single" w:sz="8" w:space="0" w:color="auto"/>
            </w:tcBorders>
          </w:tcPr>
          <w:p w14:paraId="65E96CB3" w14:textId="77777777" w:rsidR="004614F2" w:rsidRPr="00A706E6" w:rsidRDefault="004614F2" w:rsidP="003733DC">
            <w:pPr>
              <w:rPr>
                <w:szCs w:val="21"/>
              </w:rPr>
            </w:pPr>
            <w:r w:rsidRPr="00A706E6">
              <w:rPr>
                <w:szCs w:val="21"/>
              </w:rPr>
              <w:t>COSMO</w:t>
            </w:r>
          </w:p>
        </w:tc>
      </w:tr>
      <w:tr w:rsidR="004614F2" w:rsidRPr="003733DC" w14:paraId="15461AD1" w14:textId="77777777" w:rsidTr="00A706E6">
        <w:trPr>
          <w:trHeight w:val="322"/>
          <w:jc w:val="center"/>
        </w:trPr>
        <w:tc>
          <w:tcPr>
            <w:tcW w:w="2482"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4976" w:type="dxa"/>
            <w:tcBorders>
              <w:top w:val="single" w:sz="8" w:space="0" w:color="auto"/>
              <w:bottom w:val="single" w:sz="8" w:space="0" w:color="auto"/>
            </w:tcBorders>
          </w:tcPr>
          <w:p w14:paraId="377B6E60" w14:textId="77777777" w:rsidR="004614F2" w:rsidRPr="00A706E6" w:rsidRDefault="004614F2" w:rsidP="003733DC">
            <w:pPr>
              <w:rPr>
                <w:szCs w:val="21"/>
              </w:rPr>
            </w:pPr>
            <w:r w:rsidRPr="00A706E6">
              <w:rPr>
                <w:szCs w:val="21"/>
              </w:rPr>
              <w:t>Linux kernel</w:t>
            </w:r>
          </w:p>
        </w:tc>
      </w:tr>
      <w:tr w:rsidR="004614F2" w:rsidRPr="003733DC" w14:paraId="5CE8407E" w14:textId="77777777" w:rsidTr="00A706E6">
        <w:trPr>
          <w:trHeight w:val="322"/>
          <w:jc w:val="center"/>
        </w:trPr>
        <w:tc>
          <w:tcPr>
            <w:tcW w:w="2482"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4976" w:type="dxa"/>
            <w:tcBorders>
              <w:top w:val="single" w:sz="8" w:space="0" w:color="auto"/>
            </w:tcBorders>
          </w:tcPr>
          <w:p w14:paraId="5D2E866F" w14:textId="77777777" w:rsidR="004614F2" w:rsidRPr="00A706E6" w:rsidRDefault="004614F2" w:rsidP="003733DC">
            <w:pPr>
              <w:rPr>
                <w:szCs w:val="21"/>
              </w:rPr>
            </w:pPr>
            <w:r w:rsidRPr="00A706E6">
              <w:rPr>
                <w:szCs w:val="21"/>
              </w:rPr>
              <w:t>OpenCV</w:t>
            </w:r>
          </w:p>
        </w:tc>
      </w:tr>
      <w:tr w:rsidR="004614F2" w:rsidRPr="003733DC" w14:paraId="171A3AD9" w14:textId="77777777" w:rsidTr="00A706E6">
        <w:trPr>
          <w:trHeight w:val="322"/>
          <w:jc w:val="center"/>
        </w:trPr>
        <w:tc>
          <w:tcPr>
            <w:tcW w:w="2482" w:type="dxa"/>
            <w:vMerge/>
          </w:tcPr>
          <w:p w14:paraId="54FEF864" w14:textId="77777777" w:rsidR="004614F2" w:rsidRPr="00A706E6" w:rsidRDefault="004614F2" w:rsidP="003733DC">
            <w:pPr>
              <w:rPr>
                <w:rFonts w:ascii="宋体" w:hAnsi="宋体"/>
                <w:szCs w:val="21"/>
              </w:rPr>
            </w:pPr>
          </w:p>
        </w:tc>
        <w:tc>
          <w:tcPr>
            <w:tcW w:w="4976" w:type="dxa"/>
          </w:tcPr>
          <w:p w14:paraId="548BED44" w14:textId="77777777" w:rsidR="004614F2" w:rsidRPr="00A706E6" w:rsidRDefault="004614F2" w:rsidP="003733DC">
            <w:pPr>
              <w:rPr>
                <w:szCs w:val="21"/>
              </w:rPr>
            </w:pPr>
            <w:r w:rsidRPr="00A706E6">
              <w:rPr>
                <w:szCs w:val="21"/>
              </w:rPr>
              <w:t>NVIDIA samples</w:t>
            </w:r>
          </w:p>
        </w:tc>
      </w:tr>
    </w:tbl>
    <w:p w14:paraId="06BAF461" w14:textId="77777777" w:rsidR="004614F2" w:rsidRDefault="004614F2" w:rsidP="003733DC">
      <w:pPr>
        <w:pStyle w:val="WSl-8"/>
      </w:pPr>
      <w:bookmarkStart w:id="149" w:name="_Toc38290882"/>
      <w:r>
        <w:rPr>
          <w:rFonts w:hint="eastAsia"/>
        </w:rPr>
        <w:t>表</w:t>
      </w:r>
      <w:r>
        <w:rPr>
          <w:rFonts w:hint="eastAsia"/>
        </w:rPr>
        <w:t>4.3</w:t>
      </w:r>
      <w:r>
        <w:t xml:space="preserve"> </w:t>
      </w:r>
      <w:r>
        <w:rPr>
          <w:rFonts w:hint="eastAsia"/>
        </w:rPr>
        <w:t>图嵌入结果详细信息</w:t>
      </w:r>
      <w:bookmarkEnd w:id="149"/>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40"/>
        <w:gridCol w:w="3626"/>
      </w:tblGrid>
      <w:tr w:rsidR="004614F2" w:rsidRPr="003733DC" w14:paraId="59F44ABF" w14:textId="77777777" w:rsidTr="00A706E6">
        <w:trPr>
          <w:trHeight w:val="20"/>
          <w:jc w:val="center"/>
        </w:trPr>
        <w:tc>
          <w:tcPr>
            <w:tcW w:w="3840"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3626"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A706E6">
        <w:trPr>
          <w:trHeight w:val="20"/>
          <w:jc w:val="center"/>
        </w:trPr>
        <w:tc>
          <w:tcPr>
            <w:tcW w:w="3840"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3626"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50" w:name="_Toc38295991"/>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50"/>
    </w:p>
    <w:p w14:paraId="525ED086" w14:textId="65F602D0" w:rsidR="00344C83" w:rsidRPr="00D43419" w:rsidRDefault="00344C83" w:rsidP="00344C83">
      <w:pPr>
        <w:pStyle w:val="WSL-3"/>
      </w:pPr>
      <w:bookmarkStart w:id="151" w:name="_Toc38295992"/>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51"/>
    </w:p>
    <w:p w14:paraId="2DBC615F" w14:textId="0C90E1F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13B5E" w:rsidRPr="00537096">
        <w:t>57</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w:t>
      </w:r>
      <w:r w:rsidR="00537096" w:rsidRPr="00537096">
        <w:rPr>
          <w:rFonts w:hint="eastAsia"/>
        </w:rPr>
        <w:lastRenderedPageBreak/>
        <w:t>序来更好的学习图的拓扑特征，而并非对顶点特征进行汇总；最后，实验证明它在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519F4C7">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1B8699E8" w:rsidR="004614F2" w:rsidRPr="0048400A" w:rsidRDefault="004614F2" w:rsidP="00537096">
      <w:pPr>
        <w:pStyle w:val="WSL-6"/>
      </w:pPr>
      <w:bookmarkStart w:id="152" w:name="_Toc38291023"/>
      <w:r>
        <w:rPr>
          <w:rFonts w:hint="eastAsia"/>
        </w:rPr>
        <w:t>图</w:t>
      </w:r>
      <w:r>
        <w:rPr>
          <w:rFonts w:hint="eastAsia"/>
        </w:rPr>
        <w:t>4.2</w:t>
      </w:r>
      <w:r>
        <w:rPr>
          <w:rFonts w:hint="eastAsia"/>
        </w:rPr>
        <w:t>数据预处理总体流程</w:t>
      </w:r>
      <w:r w:rsidR="0007617E">
        <w:rPr>
          <w:rFonts w:hint="eastAsia"/>
        </w:rPr>
        <w:t>图</w:t>
      </w:r>
      <w:bookmarkEnd w:id="152"/>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10141A">
        <w:rPr>
          <w:rFonts w:hint="eastAsia"/>
        </w:rPr>
        <w:t>2</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53" w:name="_Toc36925578"/>
      <w:bookmarkStart w:id="154" w:name="_Toc38291024"/>
      <w:r>
        <w:rPr>
          <w:rFonts w:hint="eastAsia"/>
        </w:rPr>
        <w:t>图</w:t>
      </w:r>
      <w:r>
        <w:rPr>
          <w:rFonts w:hint="eastAsia"/>
        </w:rPr>
        <w:t>4.3</w:t>
      </w:r>
      <w:r w:rsidR="0007617E">
        <w:t xml:space="preserve"> </w:t>
      </w:r>
      <w:r>
        <w:rPr>
          <w:rFonts w:hint="eastAsia"/>
        </w:rPr>
        <w:t>DGCNN</w:t>
      </w:r>
      <w:r>
        <w:rPr>
          <w:rFonts w:hint="eastAsia"/>
        </w:rPr>
        <w:t>的总体结构</w:t>
      </w:r>
      <w:bookmarkEnd w:id="153"/>
      <w:r w:rsidR="0007617E">
        <w:rPr>
          <w:rFonts w:hint="eastAsia"/>
        </w:rPr>
        <w:t>示意图</w:t>
      </w:r>
      <w:bookmarkEnd w:id="154"/>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57F70DF">
            <wp:extent cx="4884843" cy="265199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8">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201214B3" w:rsidR="004614F2" w:rsidRDefault="004614F2" w:rsidP="003733DC">
      <w:pPr>
        <w:pStyle w:val="WSL-6"/>
      </w:pPr>
      <w:bookmarkStart w:id="155" w:name="_Toc36925579"/>
      <w:bookmarkStart w:id="156" w:name="_Toc38291025"/>
      <w:r>
        <w:rPr>
          <w:rFonts w:hint="eastAsia"/>
        </w:rPr>
        <w:t>图</w:t>
      </w:r>
      <w:r>
        <w:rPr>
          <w:rFonts w:hint="eastAsia"/>
        </w:rPr>
        <w:t>4.4</w:t>
      </w:r>
      <w:r w:rsidR="0007617E">
        <w:t xml:space="preserve"> </w:t>
      </w:r>
      <w:r>
        <w:rPr>
          <w:rFonts w:hint="eastAsia"/>
        </w:rPr>
        <w:t>One-</w:t>
      </w:r>
      <w:r>
        <w:t>hot</w:t>
      </w:r>
      <w:r>
        <w:rPr>
          <w:rFonts w:hint="eastAsia"/>
        </w:rPr>
        <w:t>编码示例</w:t>
      </w:r>
      <w:bookmarkEnd w:id="155"/>
      <w:r w:rsidR="0007617E">
        <w:rPr>
          <w:rFonts w:hint="eastAsia"/>
        </w:rPr>
        <w:t>图</w:t>
      </w:r>
      <w:bookmarkEnd w:id="156"/>
    </w:p>
    <w:p w14:paraId="3C3C0E5B" w14:textId="6303EA7C" w:rsidR="004614F2" w:rsidRDefault="00162050" w:rsidP="00162050">
      <w:pPr>
        <w:pStyle w:val="WSL-3"/>
      </w:pPr>
      <w:bookmarkStart w:id="157" w:name="_Toc38295993"/>
      <w:r>
        <w:rPr>
          <w:rFonts w:hint="eastAsia"/>
        </w:rPr>
        <w:t>4.2.2</w:t>
      </w:r>
      <w:r w:rsidR="004614F2">
        <w:rPr>
          <w:rFonts w:hint="eastAsia"/>
        </w:rPr>
        <w:t>损失函数的</w:t>
      </w:r>
      <w:r w:rsidR="00FD1B33">
        <w:rPr>
          <w:rFonts w:hint="eastAsia"/>
        </w:rPr>
        <w:t>确定</w:t>
      </w:r>
      <w:bookmarkEnd w:id="157"/>
    </w:p>
    <w:p w14:paraId="66FF919F" w14:textId="780F833C"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w:t>
      </w:r>
      <w:r w:rsidR="004614F2">
        <w:rPr>
          <w:rFonts w:hint="eastAsia"/>
        </w:rPr>
        <w:lastRenderedPageBreak/>
        <w:t>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13B5E">
        <w:rPr>
          <w:vertAlign w:val="superscript"/>
        </w:rPr>
        <w:t>58</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9">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1A91907B" w:rsidR="009B104B" w:rsidRDefault="009B104B" w:rsidP="009B104B">
      <w:pPr>
        <w:pStyle w:val="WSL-6"/>
        <w:rPr>
          <w:noProof/>
        </w:rPr>
      </w:pPr>
      <w:bookmarkStart w:id="158" w:name="_Toc36925580"/>
      <w:bookmarkStart w:id="159" w:name="_Toc38291026"/>
      <w:r>
        <w:rPr>
          <w:rFonts w:hint="eastAsia"/>
          <w:noProof/>
        </w:rPr>
        <w:t>图</w:t>
      </w:r>
      <w:r>
        <w:rPr>
          <w:rFonts w:hint="eastAsia"/>
          <w:noProof/>
        </w:rPr>
        <w:t>4.5</w:t>
      </w:r>
      <w:r>
        <w:rPr>
          <w:rFonts w:hint="eastAsia"/>
          <w:noProof/>
        </w:rPr>
        <w:t>损失函数对比实验</w:t>
      </w:r>
      <w:bookmarkEnd w:id="158"/>
      <w:r w:rsidR="0007617E">
        <w:rPr>
          <w:rFonts w:hint="eastAsia"/>
          <w:noProof/>
        </w:rPr>
        <w:t>效果图</w:t>
      </w:r>
      <w:bookmarkEnd w:id="159"/>
    </w:p>
    <w:p w14:paraId="6E9E93B6" w14:textId="2B137697" w:rsidR="00D344C5" w:rsidRDefault="00961FEA" w:rsidP="00D344C5">
      <w:pPr>
        <w:pStyle w:val="WSL-4"/>
        <w:ind w:firstLine="518"/>
      </w:pPr>
      <w:r>
        <w:rPr>
          <w:rFonts w:hint="eastAsia"/>
        </w:rPr>
        <w:lastRenderedPageBreak/>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58]</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35C2759A" w:rsidR="00961FEA" w:rsidRDefault="00961FEA" w:rsidP="00961FEA">
      <w:pPr>
        <w:pStyle w:val="WSl-8"/>
        <w:rPr>
          <w:noProof/>
        </w:rPr>
      </w:pPr>
      <w:bookmarkStart w:id="160" w:name="_Toc38290883"/>
      <w:r>
        <w:rPr>
          <w:rFonts w:hint="eastAsia"/>
          <w:noProof/>
        </w:rPr>
        <w:t>表</w:t>
      </w:r>
      <w:r>
        <w:rPr>
          <w:rFonts w:hint="eastAsia"/>
          <w:noProof/>
        </w:rPr>
        <w:t>4.4</w:t>
      </w:r>
      <w:r>
        <w:rPr>
          <w:rFonts w:hint="eastAsia"/>
          <w:noProof/>
        </w:rPr>
        <w:t>损失函数对比试验参数及测试结果</w:t>
      </w:r>
      <w:r w:rsidR="0007617E">
        <w:rPr>
          <w:rFonts w:hint="eastAsia"/>
          <w:noProof/>
        </w:rPr>
        <w:t>表</w:t>
      </w:r>
      <w:bookmarkEnd w:id="160"/>
    </w:p>
    <w:tbl>
      <w:tblPr>
        <w:tblStyle w:val="a8"/>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DC032E">
        <w:trPr>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DC032E">
        <w:trPr>
          <w:jc w:val="center"/>
        </w:trPr>
        <w:tc>
          <w:tcPr>
            <w:tcW w:w="1985" w:type="dxa"/>
            <w:tcBorders>
              <w:top w:val="single" w:sz="8" w:space="0" w:color="auto"/>
            </w:tcBorders>
            <w:vAlign w:val="center"/>
          </w:tcPr>
          <w:p w14:paraId="48854351" w14:textId="77777777" w:rsidR="00961FEA" w:rsidRPr="00F51632" w:rsidRDefault="00961FEA" w:rsidP="00DC032E">
            <w:pPr>
              <w:jc w:val="left"/>
              <w:rPr>
                <w:rFonts w:ascii="宋体" w:hAnsi="宋体"/>
                <w:szCs w:val="21"/>
              </w:rPr>
            </w:pPr>
            <w:proofErr w:type="spellStart"/>
            <w:r w:rsidRPr="00F51632">
              <w:rPr>
                <w:rFonts w:ascii="宋体" w:hAnsi="宋体"/>
                <w:szCs w:val="21"/>
              </w:rPr>
              <w:t>softmax</w:t>
            </w:r>
            <w:proofErr w:type="spellEnd"/>
            <w:r w:rsidRPr="00F51632">
              <w:rPr>
                <w:rFonts w:ascii="宋体" w:hAnsi="宋体" w:hint="eastAsia"/>
                <w:szCs w:val="21"/>
              </w:rPr>
              <w:t>交叉</w:t>
            </w:r>
            <w:proofErr w:type="gramStart"/>
            <w:r w:rsidRPr="00F51632">
              <w:rPr>
                <w:rFonts w:ascii="宋体" w:hAnsi="宋体" w:hint="eastAsia"/>
                <w:szCs w:val="21"/>
              </w:rPr>
              <w:t>熵</w:t>
            </w:r>
            <w:proofErr w:type="gramEnd"/>
            <w:r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DC032E">
        <w:trPr>
          <w:jc w:val="center"/>
        </w:trPr>
        <w:tc>
          <w:tcPr>
            <w:tcW w:w="1985" w:type="dxa"/>
            <w:vAlign w:val="center"/>
          </w:tcPr>
          <w:p w14:paraId="4AB10968" w14:textId="77777777" w:rsidR="00961FEA" w:rsidRPr="00F51632" w:rsidRDefault="00961FEA" w:rsidP="00DC032E">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77777777"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作为该模型的损失函数，并进行了一系列的对比试验。</w:t>
      </w:r>
    </w:p>
    <w:p w14:paraId="28DFA952" w14:textId="58AF1CF4" w:rsidR="004614F2" w:rsidRDefault="004614F2" w:rsidP="00162050">
      <w:pPr>
        <w:pStyle w:val="WSL-2"/>
        <w:numPr>
          <w:ilvl w:val="0"/>
          <w:numId w:val="0"/>
        </w:numPr>
      </w:pPr>
      <w:bookmarkStart w:id="161" w:name="_Toc38295994"/>
      <w:r>
        <w:rPr>
          <w:rFonts w:hint="eastAsia"/>
        </w:rPr>
        <w:t>4.3</w:t>
      </w:r>
      <w:r>
        <w:rPr>
          <w:rFonts w:hint="eastAsia"/>
        </w:rPr>
        <w:t>实验结果与分析</w:t>
      </w:r>
      <w:bookmarkEnd w:id="161"/>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62" w:name="_Toc38290884"/>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62"/>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9B0D9D">
        <w:trPr>
          <w:trHeight w:val="20"/>
          <w:jc w:val="center"/>
        </w:trPr>
        <w:tc>
          <w:tcPr>
            <w:tcW w:w="2847" w:type="dxa"/>
            <w:tcBorders>
              <w:top w:val="single" w:sz="8" w:space="0" w:color="auto"/>
              <w:bottom w:val="single" w:sz="8" w:space="0" w:color="auto"/>
            </w:tcBorders>
          </w:tcPr>
          <w:p w14:paraId="4E7A9AC9" w14:textId="6CE7D4FC" w:rsidR="004614F2" w:rsidRPr="009B0D9D" w:rsidRDefault="00203EC1" w:rsidP="009B0D9D">
            <w:pPr>
              <w:spacing w:line="240" w:lineRule="atLeast"/>
              <w:jc w:val="left"/>
              <w:rPr>
                <w:rFonts w:ascii="宋体" w:hAnsi="宋体"/>
                <w:szCs w:val="21"/>
              </w:rPr>
            </w:pPr>
            <w:r w:rsidRPr="009B0D9D">
              <w:rPr>
                <w:rFonts w:ascii="宋体" w:hAnsi="宋体" w:hint="eastAsia"/>
                <w:szCs w:val="21"/>
              </w:rPr>
              <w:t>参数名称</w:t>
            </w:r>
          </w:p>
        </w:tc>
        <w:tc>
          <w:tcPr>
            <w:tcW w:w="2999" w:type="dxa"/>
            <w:tcBorders>
              <w:top w:val="single" w:sz="8" w:space="0" w:color="auto"/>
              <w:bottom w:val="single" w:sz="8" w:space="0" w:color="auto"/>
            </w:tcBorders>
          </w:tcPr>
          <w:p w14:paraId="5090FAE4" w14:textId="03E41E47" w:rsidR="004614F2" w:rsidRPr="009B0D9D" w:rsidRDefault="00203EC1" w:rsidP="009B0D9D">
            <w:pPr>
              <w:spacing w:line="240" w:lineRule="atLeast"/>
              <w:jc w:val="center"/>
              <w:rPr>
                <w:rFonts w:ascii="宋体" w:hAnsi="宋体"/>
                <w:szCs w:val="21"/>
              </w:rPr>
            </w:pPr>
            <w:r w:rsidRPr="009B0D9D">
              <w:rPr>
                <w:rFonts w:ascii="宋体" w:hAnsi="宋体" w:hint="eastAsia"/>
                <w:szCs w:val="21"/>
              </w:rPr>
              <w:t>参数值</w:t>
            </w:r>
          </w:p>
        </w:tc>
      </w:tr>
      <w:tr w:rsidR="00203EC1" w:rsidRPr="00B86FD8" w14:paraId="4926A4D3" w14:textId="77777777" w:rsidTr="009B0D9D">
        <w:trPr>
          <w:trHeight w:val="20"/>
          <w:jc w:val="center"/>
        </w:trPr>
        <w:tc>
          <w:tcPr>
            <w:tcW w:w="2847" w:type="dxa"/>
            <w:tcBorders>
              <w:top w:val="single" w:sz="8" w:space="0" w:color="auto"/>
              <w:bottom w:val="nil"/>
            </w:tcBorders>
          </w:tcPr>
          <w:p w14:paraId="40F2BA42" w14:textId="77777777" w:rsidR="00203EC1" w:rsidRPr="009B0D9D" w:rsidRDefault="00203EC1" w:rsidP="009B0D9D">
            <w:pPr>
              <w:spacing w:line="240" w:lineRule="atLeast"/>
              <w:jc w:val="left"/>
              <w:rPr>
                <w:rFonts w:ascii="宋体" w:hAnsi="宋体"/>
                <w:szCs w:val="21"/>
              </w:rPr>
            </w:pPr>
            <w:r w:rsidRPr="009B0D9D">
              <w:rPr>
                <w:rFonts w:ascii="宋体" w:hAnsi="宋体" w:hint="eastAsia"/>
                <w:szCs w:val="21"/>
              </w:rPr>
              <w:t>图卷积层</w:t>
            </w:r>
          </w:p>
        </w:tc>
        <w:tc>
          <w:tcPr>
            <w:tcW w:w="2999" w:type="dxa"/>
            <w:tcBorders>
              <w:top w:val="single" w:sz="8" w:space="0" w:color="auto"/>
              <w:bottom w:val="nil"/>
            </w:tcBorders>
          </w:tcPr>
          <w:p w14:paraId="3AE04793" w14:textId="77777777" w:rsidR="00203EC1" w:rsidRPr="009B0D9D" w:rsidRDefault="00203EC1" w:rsidP="009B0D9D">
            <w:pPr>
              <w:spacing w:line="240" w:lineRule="atLeast"/>
              <w:jc w:val="center"/>
              <w:rPr>
                <w:rFonts w:ascii="宋体" w:hAnsi="宋体"/>
                <w:szCs w:val="21"/>
              </w:rPr>
            </w:pPr>
            <w:r w:rsidRPr="009B0D9D">
              <w:rPr>
                <w:rFonts w:ascii="宋体" w:hAnsi="宋体" w:hint="eastAsia"/>
                <w:szCs w:val="21"/>
              </w:rPr>
              <w:t>4</w:t>
            </w:r>
          </w:p>
        </w:tc>
      </w:tr>
      <w:tr w:rsidR="004614F2" w:rsidRPr="00B86FD8" w14:paraId="29169946" w14:textId="77777777" w:rsidTr="009B0D9D">
        <w:trPr>
          <w:trHeight w:val="20"/>
          <w:jc w:val="center"/>
        </w:trPr>
        <w:tc>
          <w:tcPr>
            <w:tcW w:w="2847" w:type="dxa"/>
            <w:tcBorders>
              <w:top w:val="nil"/>
            </w:tcBorders>
          </w:tcPr>
          <w:p w14:paraId="4A01E436"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图卷积层输出维度</w:t>
            </w:r>
          </w:p>
        </w:tc>
        <w:tc>
          <w:tcPr>
            <w:tcW w:w="2999" w:type="dxa"/>
            <w:tcBorders>
              <w:top w:val="nil"/>
            </w:tcBorders>
          </w:tcPr>
          <w:p w14:paraId="459CBD4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32，32，32，1</w:t>
            </w:r>
          </w:p>
        </w:tc>
      </w:tr>
      <w:tr w:rsidR="004614F2" w:rsidRPr="00B86FD8" w14:paraId="1767E300" w14:textId="77777777" w:rsidTr="009B0D9D">
        <w:trPr>
          <w:trHeight w:val="20"/>
          <w:jc w:val="center"/>
        </w:trPr>
        <w:tc>
          <w:tcPr>
            <w:tcW w:w="2847" w:type="dxa"/>
          </w:tcPr>
          <w:p w14:paraId="6302E0A7"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学习率</w:t>
            </w:r>
          </w:p>
        </w:tc>
        <w:tc>
          <w:tcPr>
            <w:tcW w:w="2999" w:type="dxa"/>
          </w:tcPr>
          <w:p w14:paraId="007158C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0.0001</w:t>
            </w:r>
          </w:p>
        </w:tc>
      </w:tr>
      <w:tr w:rsidR="004614F2" w:rsidRPr="00B86FD8" w14:paraId="74481688" w14:textId="77777777" w:rsidTr="009B0D9D">
        <w:trPr>
          <w:trHeight w:val="20"/>
          <w:jc w:val="center"/>
        </w:trPr>
        <w:tc>
          <w:tcPr>
            <w:tcW w:w="2847" w:type="dxa"/>
          </w:tcPr>
          <w:p w14:paraId="077C3186"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2999" w:type="dxa"/>
          </w:tcPr>
          <w:p w14:paraId="42849B56"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131</w:t>
            </w:r>
          </w:p>
        </w:tc>
      </w:tr>
      <w:tr w:rsidR="004614F2" w:rsidRPr="00B86FD8" w14:paraId="198DC93F" w14:textId="77777777" w:rsidTr="009B0D9D">
        <w:trPr>
          <w:trHeight w:val="20"/>
          <w:jc w:val="center"/>
        </w:trPr>
        <w:tc>
          <w:tcPr>
            <w:tcW w:w="2847" w:type="dxa"/>
          </w:tcPr>
          <w:p w14:paraId="0C95514D"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2999" w:type="dxa"/>
          </w:tcPr>
          <w:p w14:paraId="575CAE0B"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100</w:t>
            </w:r>
          </w:p>
        </w:tc>
      </w:tr>
      <w:tr w:rsidR="004614F2" w:rsidRPr="00B86FD8" w14:paraId="49981D4C" w14:textId="77777777" w:rsidTr="009B0D9D">
        <w:trPr>
          <w:trHeight w:val="20"/>
          <w:jc w:val="center"/>
        </w:trPr>
        <w:tc>
          <w:tcPr>
            <w:tcW w:w="2847" w:type="dxa"/>
          </w:tcPr>
          <w:p w14:paraId="6F6E22EB"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lastRenderedPageBreak/>
              <w:t>B</w:t>
            </w:r>
            <w:r w:rsidRPr="009B0D9D">
              <w:rPr>
                <w:rFonts w:ascii="宋体" w:hAnsi="宋体" w:hint="eastAsia"/>
                <w:szCs w:val="21"/>
              </w:rPr>
              <w:t>atch_size</w:t>
            </w:r>
            <w:proofErr w:type="spellEnd"/>
          </w:p>
        </w:tc>
        <w:tc>
          <w:tcPr>
            <w:tcW w:w="2999" w:type="dxa"/>
          </w:tcPr>
          <w:p w14:paraId="6F3E7194"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w:t>
            </w:r>
          </w:p>
        </w:tc>
      </w:tr>
      <w:tr w:rsidR="004614F2" w:rsidRPr="00B86FD8" w14:paraId="42DA7C30" w14:textId="77777777" w:rsidTr="009B0D9D">
        <w:trPr>
          <w:trHeight w:val="20"/>
          <w:jc w:val="center"/>
        </w:trPr>
        <w:tc>
          <w:tcPr>
            <w:tcW w:w="2847" w:type="dxa"/>
          </w:tcPr>
          <w:p w14:paraId="6BA8C10D"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(t1，t2）</w:t>
            </w:r>
          </w:p>
        </w:tc>
        <w:tc>
          <w:tcPr>
            <w:tcW w:w="2999" w:type="dxa"/>
          </w:tcPr>
          <w:p w14:paraId="440304C3"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4DD891F6" w:rsidR="004614F2" w:rsidRDefault="004614F2" w:rsidP="00B86FD8">
      <w:pPr>
        <w:pStyle w:val="WSl-8"/>
      </w:pPr>
      <w:bookmarkStart w:id="163" w:name="_Toc38290885"/>
      <w:r>
        <w:rPr>
          <w:rFonts w:hint="eastAsia"/>
        </w:rPr>
        <w:t>表</w:t>
      </w:r>
      <w:r>
        <w:rPr>
          <w:rFonts w:hint="eastAsia"/>
        </w:rPr>
        <w:t>4.6</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63"/>
    </w:p>
    <w:tbl>
      <w:tblPr>
        <w:tblStyle w:val="a8"/>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600"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32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600"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600"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E219EFA"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E400E86" w:rsidR="004614F2" w:rsidRDefault="004614F2" w:rsidP="00B86FD8">
      <w:pPr>
        <w:pStyle w:val="WSl-8"/>
      </w:pPr>
      <w:bookmarkStart w:id="164" w:name="_Toc38290886"/>
      <w:r>
        <w:rPr>
          <w:rFonts w:hint="eastAsia"/>
        </w:rPr>
        <w:t>表</w:t>
      </w:r>
      <w:r>
        <w:rPr>
          <w:rFonts w:hint="eastAsia"/>
        </w:rPr>
        <w:t>4.7</w:t>
      </w:r>
      <w:r>
        <w:rPr>
          <w:rFonts w:hint="eastAsia"/>
        </w:rPr>
        <w:t>对比试验二实验结果</w:t>
      </w:r>
      <w:r w:rsidR="0007617E">
        <w:rPr>
          <w:rFonts w:hint="eastAsia"/>
        </w:rPr>
        <w:t>表</w:t>
      </w:r>
      <w:bookmarkEnd w:id="164"/>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9B0D9D">
        <w:trPr>
          <w:trHeight w:val="20"/>
          <w:jc w:val="center"/>
        </w:trPr>
        <w:tc>
          <w:tcPr>
            <w:tcW w:w="3157"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362"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75"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9B0D9D">
        <w:trPr>
          <w:trHeight w:val="20"/>
          <w:jc w:val="center"/>
        </w:trPr>
        <w:tc>
          <w:tcPr>
            <w:tcW w:w="3157"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362"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9B0D9D">
        <w:trPr>
          <w:trHeight w:val="20"/>
          <w:jc w:val="center"/>
        </w:trPr>
        <w:tc>
          <w:tcPr>
            <w:tcW w:w="3157"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362"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9B0D9D">
        <w:trPr>
          <w:trHeight w:val="20"/>
          <w:jc w:val="center"/>
        </w:trPr>
        <w:tc>
          <w:tcPr>
            <w:tcW w:w="3157"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362"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9B0D9D">
        <w:trPr>
          <w:trHeight w:val="20"/>
          <w:jc w:val="center"/>
        </w:trPr>
        <w:tc>
          <w:tcPr>
            <w:tcW w:w="3157"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62"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lastRenderedPageBreak/>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4DE3E2E5">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60">
                      <a:extLst>
                        <a:ext uri="{28A0092B-C50C-407E-A947-70E740481C1C}">
                          <a14:useLocalDpi xmlns:a14="http://schemas.microsoft.com/office/drawing/2010/main" val="0"/>
                        </a:ext>
                      </a:extLst>
                    </a:blip>
                    <a:stretch>
                      <a:fillRect/>
                    </a:stretch>
                  </pic:blipFill>
                  <pic:spPr>
                    <a:xfrm>
                      <a:off x="0" y="0"/>
                      <a:ext cx="5370599" cy="2089788"/>
                    </a:xfrm>
                    <a:prstGeom prst="rect">
                      <a:avLst/>
                    </a:prstGeom>
                  </pic:spPr>
                </pic:pic>
              </a:graphicData>
            </a:graphic>
          </wp:inline>
        </w:drawing>
      </w:r>
    </w:p>
    <w:p w14:paraId="2D391765" w14:textId="4C86B067" w:rsidR="004614F2" w:rsidRPr="0007617E" w:rsidRDefault="004614F2" w:rsidP="00B86FD8">
      <w:pPr>
        <w:pStyle w:val="WSL-6"/>
      </w:pPr>
      <w:bookmarkStart w:id="165" w:name="_Toc36925581"/>
      <w:bookmarkStart w:id="166" w:name="_Toc38291027"/>
      <w:r>
        <w:rPr>
          <w:rFonts w:hint="eastAsia"/>
        </w:rPr>
        <w:t>图</w:t>
      </w:r>
      <w:r>
        <w:rPr>
          <w:rFonts w:hint="eastAsia"/>
        </w:rPr>
        <w:t>4.6</w:t>
      </w:r>
      <w:r>
        <w:t xml:space="preserve"> </w:t>
      </w:r>
      <w:r>
        <w:rPr>
          <w:rFonts w:hint="eastAsia"/>
        </w:rPr>
        <w:t>N</w:t>
      </w:r>
      <w:r>
        <w:t>CC-Model</w:t>
      </w:r>
      <w:r>
        <w:rPr>
          <w:rFonts w:hint="eastAsia"/>
        </w:rPr>
        <w:t>模型结构</w:t>
      </w:r>
      <w:bookmarkEnd w:id="165"/>
      <w:r w:rsidR="0007617E">
        <w:rPr>
          <w:rFonts w:hint="eastAsia"/>
        </w:rPr>
        <w:t>示意图</w:t>
      </w:r>
      <w:r w:rsidR="0007617E" w:rsidRPr="0007617E">
        <w:rPr>
          <w:rFonts w:hint="eastAsia"/>
          <w:vertAlign w:val="superscript"/>
        </w:rPr>
        <w:t>[</w:t>
      </w:r>
      <w:r w:rsidR="0007617E" w:rsidRPr="0007617E">
        <w:rPr>
          <w:vertAlign w:val="superscript"/>
        </w:rPr>
        <w:t>34]</w:t>
      </w:r>
      <w:bookmarkEnd w:id="166"/>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1BB048BF" w:rsidR="004614F2" w:rsidRDefault="004614F2" w:rsidP="00B86FD8">
      <w:pPr>
        <w:pStyle w:val="WSl-8"/>
      </w:pPr>
      <w:bookmarkStart w:id="167" w:name="_Toc38290887"/>
      <w:r>
        <w:rPr>
          <w:rFonts w:hint="eastAsia"/>
        </w:rPr>
        <w:t>表</w:t>
      </w:r>
      <w:r>
        <w:rPr>
          <w:rFonts w:hint="eastAsia"/>
        </w:rPr>
        <w:t>4.8</w:t>
      </w:r>
      <w:r>
        <w:rPr>
          <w:rFonts w:hint="eastAsia"/>
        </w:rPr>
        <w:t>对比实验三实验结果</w:t>
      </w:r>
      <w:r w:rsidR="0007617E">
        <w:rPr>
          <w:rFonts w:hint="eastAsia"/>
        </w:rPr>
        <w:t>表</w:t>
      </w:r>
      <w:bookmarkEnd w:id="167"/>
    </w:p>
    <w:tbl>
      <w:tblPr>
        <w:tblStyle w:val="a8"/>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9B0D9D" w14:paraId="6A32FDEB" w14:textId="77777777" w:rsidTr="009B0D9D">
        <w:trPr>
          <w:trHeight w:val="20"/>
          <w:jc w:val="center"/>
        </w:trPr>
        <w:tc>
          <w:tcPr>
            <w:tcW w:w="311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318"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33"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9B0D9D">
        <w:trPr>
          <w:trHeight w:val="20"/>
          <w:jc w:val="center"/>
        </w:trPr>
        <w:tc>
          <w:tcPr>
            <w:tcW w:w="311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318"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9B0D9D">
        <w:trPr>
          <w:trHeight w:val="20"/>
          <w:jc w:val="center"/>
        </w:trPr>
        <w:tc>
          <w:tcPr>
            <w:tcW w:w="311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318"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9B0D9D">
        <w:trPr>
          <w:trHeight w:val="20"/>
          <w:jc w:val="center"/>
        </w:trPr>
        <w:tc>
          <w:tcPr>
            <w:tcW w:w="311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18"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68" w:name="_Toc38295995"/>
      <w:r>
        <w:rPr>
          <w:rFonts w:hint="eastAsia"/>
        </w:rPr>
        <w:lastRenderedPageBreak/>
        <w:t>4.4</w:t>
      </w:r>
      <w:r>
        <w:rPr>
          <w:rFonts w:hint="eastAsia"/>
        </w:rPr>
        <w:t>本章小结</w:t>
      </w:r>
      <w:bookmarkEnd w:id="168"/>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69" w:name="_Hlk35940298"/>
      <w:bookmarkStart w:id="170" w:name="_Toc38295996"/>
      <w:bookmarkEnd w:id="169"/>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70"/>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71" w:name="_Toc38290888"/>
      <w:r>
        <w:rPr>
          <w:rFonts w:hint="eastAsia"/>
        </w:rPr>
        <w:t>表</w:t>
      </w:r>
      <w:r>
        <w:rPr>
          <w:rFonts w:hint="eastAsia"/>
        </w:rPr>
        <w:t>5.1</w:t>
      </w:r>
      <w:r>
        <w:t xml:space="preserve"> </w:t>
      </w:r>
      <w:r>
        <w:rPr>
          <w:rFonts w:hint="eastAsia"/>
        </w:rPr>
        <w:t>能源勘探行业软件对比</w:t>
      </w:r>
      <w:r w:rsidR="0007617E">
        <w:rPr>
          <w:rFonts w:hint="eastAsia"/>
        </w:rPr>
        <w:t>信息表</w:t>
      </w:r>
      <w:bookmarkEnd w:id="171"/>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9B0D9D">
        <w:trPr>
          <w:trHeight w:val="20"/>
          <w:jc w:val="center"/>
        </w:trPr>
        <w:tc>
          <w:tcPr>
            <w:tcW w:w="207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07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07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07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9B0D9D">
        <w:trPr>
          <w:trHeight w:val="20"/>
          <w:jc w:val="center"/>
        </w:trPr>
        <w:tc>
          <w:tcPr>
            <w:tcW w:w="207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07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9B0D9D">
        <w:trPr>
          <w:trHeight w:val="20"/>
          <w:jc w:val="center"/>
        </w:trPr>
        <w:tc>
          <w:tcPr>
            <w:tcW w:w="207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07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9B0D9D">
        <w:trPr>
          <w:trHeight w:val="20"/>
          <w:jc w:val="center"/>
        </w:trPr>
        <w:tc>
          <w:tcPr>
            <w:tcW w:w="207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07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9B0D9D">
        <w:trPr>
          <w:trHeight w:val="20"/>
          <w:jc w:val="center"/>
        </w:trPr>
        <w:tc>
          <w:tcPr>
            <w:tcW w:w="207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07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1B5AC5">
        <w:trPr>
          <w:trHeight w:val="20"/>
          <w:jc w:val="center"/>
        </w:trPr>
        <w:tc>
          <w:tcPr>
            <w:tcW w:w="207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07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1B5AC5">
        <w:trPr>
          <w:trHeight w:val="20"/>
          <w:jc w:val="center"/>
        </w:trPr>
        <w:tc>
          <w:tcPr>
            <w:tcW w:w="207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07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1B5AC5">
        <w:trPr>
          <w:trHeight w:val="20"/>
          <w:jc w:val="center"/>
        </w:trPr>
        <w:tc>
          <w:tcPr>
            <w:tcW w:w="207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07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1B5AC5">
        <w:trPr>
          <w:trHeight w:val="20"/>
          <w:jc w:val="center"/>
        </w:trPr>
        <w:tc>
          <w:tcPr>
            <w:tcW w:w="207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07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b"/>
        <w:numPr>
          <w:ilvl w:val="0"/>
          <w:numId w:val="13"/>
        </w:numPr>
        <w:spacing w:before="240" w:after="240"/>
        <w:ind w:firstLineChars="0"/>
        <w:jc w:val="left"/>
        <w:outlineLvl w:val="1"/>
        <w:rPr>
          <w:rFonts w:eastAsia="黑体"/>
          <w:bCs/>
          <w:vanish/>
          <w:sz w:val="30"/>
          <w:szCs w:val="30"/>
        </w:rPr>
      </w:pPr>
      <w:bookmarkStart w:id="172" w:name="_Toc36914213"/>
      <w:bookmarkStart w:id="173" w:name="_Toc36914283"/>
      <w:bookmarkStart w:id="174" w:name="_Toc36914790"/>
      <w:bookmarkStart w:id="175" w:name="_Toc36914868"/>
      <w:bookmarkStart w:id="176" w:name="_Toc36914932"/>
      <w:bookmarkStart w:id="177" w:name="_Toc36914990"/>
      <w:bookmarkStart w:id="178" w:name="_Toc36915047"/>
      <w:bookmarkStart w:id="179" w:name="_Toc36915216"/>
      <w:bookmarkStart w:id="180" w:name="_Toc36915274"/>
      <w:bookmarkStart w:id="181" w:name="_Toc36917369"/>
      <w:bookmarkStart w:id="182" w:name="_Toc36917465"/>
      <w:bookmarkStart w:id="183" w:name="_Toc36925987"/>
      <w:bookmarkStart w:id="184" w:name="_Toc36926118"/>
      <w:bookmarkStart w:id="185" w:name="_Toc36926177"/>
      <w:bookmarkStart w:id="186" w:name="_Toc36926242"/>
      <w:bookmarkStart w:id="187" w:name="_Toc36926307"/>
      <w:bookmarkStart w:id="188" w:name="_Toc36926366"/>
      <w:bookmarkStart w:id="189" w:name="_Toc36926425"/>
      <w:bookmarkStart w:id="190" w:name="_Toc36926484"/>
      <w:bookmarkStart w:id="191" w:name="_Toc36926608"/>
      <w:bookmarkStart w:id="192" w:name="_Toc36926852"/>
      <w:bookmarkStart w:id="193" w:name="_Toc36927608"/>
      <w:bookmarkStart w:id="194" w:name="_Toc36937436"/>
      <w:bookmarkStart w:id="195" w:name="_Toc37018366"/>
      <w:bookmarkStart w:id="196" w:name="_Toc37081060"/>
      <w:bookmarkStart w:id="197" w:name="_Toc38231928"/>
      <w:bookmarkStart w:id="198" w:name="_Toc38292848"/>
      <w:bookmarkStart w:id="199" w:name="_Toc38295997"/>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1037C79A" w14:textId="77777777" w:rsidR="004614F2" w:rsidRPr="0086711E" w:rsidRDefault="004614F2" w:rsidP="004614F2">
      <w:pPr>
        <w:pStyle w:val="ab"/>
        <w:numPr>
          <w:ilvl w:val="0"/>
          <w:numId w:val="13"/>
        </w:numPr>
        <w:spacing w:before="240" w:after="240"/>
        <w:ind w:firstLineChars="0"/>
        <w:jc w:val="left"/>
        <w:outlineLvl w:val="1"/>
        <w:rPr>
          <w:rFonts w:eastAsia="黑体"/>
          <w:bCs/>
          <w:vanish/>
          <w:sz w:val="30"/>
          <w:szCs w:val="30"/>
        </w:rPr>
      </w:pPr>
      <w:bookmarkStart w:id="200" w:name="_Toc36914214"/>
      <w:bookmarkStart w:id="201" w:name="_Toc36914284"/>
      <w:bookmarkStart w:id="202" w:name="_Toc36914791"/>
      <w:bookmarkStart w:id="203" w:name="_Toc36914869"/>
      <w:bookmarkStart w:id="204" w:name="_Toc36914933"/>
      <w:bookmarkStart w:id="205" w:name="_Toc36914991"/>
      <w:bookmarkStart w:id="206" w:name="_Toc36915048"/>
      <w:bookmarkStart w:id="207" w:name="_Toc36915217"/>
      <w:bookmarkStart w:id="208" w:name="_Toc36915275"/>
      <w:bookmarkStart w:id="209" w:name="_Toc36917370"/>
      <w:bookmarkStart w:id="210" w:name="_Toc36917466"/>
      <w:bookmarkStart w:id="211" w:name="_Toc36925988"/>
      <w:bookmarkStart w:id="212" w:name="_Toc36926119"/>
      <w:bookmarkStart w:id="213" w:name="_Toc36926178"/>
      <w:bookmarkStart w:id="214" w:name="_Toc36926243"/>
      <w:bookmarkStart w:id="215" w:name="_Toc36926308"/>
      <w:bookmarkStart w:id="216" w:name="_Toc36926367"/>
      <w:bookmarkStart w:id="217" w:name="_Toc36926426"/>
      <w:bookmarkStart w:id="218" w:name="_Toc36926485"/>
      <w:bookmarkStart w:id="219" w:name="_Toc36926609"/>
      <w:bookmarkStart w:id="220" w:name="_Toc36926853"/>
      <w:bookmarkStart w:id="221" w:name="_Toc36927609"/>
      <w:bookmarkStart w:id="222" w:name="_Toc36937437"/>
      <w:bookmarkStart w:id="223" w:name="_Toc37018367"/>
      <w:bookmarkStart w:id="224" w:name="_Toc37081061"/>
      <w:bookmarkStart w:id="225" w:name="_Toc38231929"/>
      <w:bookmarkStart w:id="226" w:name="_Toc38292849"/>
      <w:bookmarkStart w:id="227" w:name="_Toc38295998"/>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p>
    <w:p w14:paraId="46F11844" w14:textId="77777777" w:rsidR="004614F2" w:rsidRPr="0086711E" w:rsidRDefault="004614F2" w:rsidP="004614F2">
      <w:pPr>
        <w:pStyle w:val="ab"/>
        <w:numPr>
          <w:ilvl w:val="0"/>
          <w:numId w:val="13"/>
        </w:numPr>
        <w:spacing w:before="240" w:after="240"/>
        <w:ind w:firstLineChars="0"/>
        <w:jc w:val="left"/>
        <w:outlineLvl w:val="1"/>
        <w:rPr>
          <w:rFonts w:eastAsia="黑体"/>
          <w:bCs/>
          <w:vanish/>
          <w:sz w:val="30"/>
          <w:szCs w:val="30"/>
        </w:rPr>
      </w:pPr>
      <w:bookmarkStart w:id="228" w:name="_Toc36914215"/>
      <w:bookmarkStart w:id="229" w:name="_Toc36914285"/>
      <w:bookmarkStart w:id="230" w:name="_Toc36914792"/>
      <w:bookmarkStart w:id="231" w:name="_Toc36914870"/>
      <w:bookmarkStart w:id="232" w:name="_Toc36914934"/>
      <w:bookmarkStart w:id="233" w:name="_Toc36914992"/>
      <w:bookmarkStart w:id="234" w:name="_Toc36915049"/>
      <w:bookmarkStart w:id="235" w:name="_Toc36915218"/>
      <w:bookmarkStart w:id="236" w:name="_Toc36915276"/>
      <w:bookmarkStart w:id="237" w:name="_Toc36917371"/>
      <w:bookmarkStart w:id="238" w:name="_Toc36917467"/>
      <w:bookmarkStart w:id="239" w:name="_Toc36925989"/>
      <w:bookmarkStart w:id="240" w:name="_Toc36926120"/>
      <w:bookmarkStart w:id="241" w:name="_Toc36926179"/>
      <w:bookmarkStart w:id="242" w:name="_Toc36926244"/>
      <w:bookmarkStart w:id="243" w:name="_Toc36926309"/>
      <w:bookmarkStart w:id="244" w:name="_Toc36926368"/>
      <w:bookmarkStart w:id="245" w:name="_Toc36926427"/>
      <w:bookmarkStart w:id="246" w:name="_Toc36926486"/>
      <w:bookmarkStart w:id="247" w:name="_Toc36926610"/>
      <w:bookmarkStart w:id="248" w:name="_Toc36926854"/>
      <w:bookmarkStart w:id="249" w:name="_Toc36927610"/>
      <w:bookmarkStart w:id="250" w:name="_Toc36937438"/>
      <w:bookmarkStart w:id="251" w:name="_Toc37018368"/>
      <w:bookmarkStart w:id="252" w:name="_Toc37081062"/>
      <w:bookmarkStart w:id="253" w:name="_Toc38231930"/>
      <w:bookmarkStart w:id="254" w:name="_Toc38292850"/>
      <w:bookmarkStart w:id="255" w:name="_Toc38295999"/>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2A3CC0D2" w14:textId="77777777" w:rsidR="004614F2" w:rsidRPr="0086711E" w:rsidRDefault="004614F2" w:rsidP="004614F2">
      <w:pPr>
        <w:pStyle w:val="ab"/>
        <w:numPr>
          <w:ilvl w:val="0"/>
          <w:numId w:val="13"/>
        </w:numPr>
        <w:spacing w:before="240" w:after="240"/>
        <w:ind w:firstLineChars="0"/>
        <w:jc w:val="left"/>
        <w:outlineLvl w:val="1"/>
        <w:rPr>
          <w:rFonts w:eastAsia="黑体"/>
          <w:bCs/>
          <w:vanish/>
          <w:sz w:val="30"/>
          <w:szCs w:val="30"/>
        </w:rPr>
      </w:pPr>
      <w:bookmarkStart w:id="256" w:name="_Toc36914216"/>
      <w:bookmarkStart w:id="257" w:name="_Toc36914286"/>
      <w:bookmarkStart w:id="258" w:name="_Toc36914793"/>
      <w:bookmarkStart w:id="259" w:name="_Toc36914871"/>
      <w:bookmarkStart w:id="260" w:name="_Toc36914935"/>
      <w:bookmarkStart w:id="261" w:name="_Toc36914993"/>
      <w:bookmarkStart w:id="262" w:name="_Toc36915050"/>
      <w:bookmarkStart w:id="263" w:name="_Toc36915219"/>
      <w:bookmarkStart w:id="264" w:name="_Toc36915277"/>
      <w:bookmarkStart w:id="265" w:name="_Toc36917372"/>
      <w:bookmarkStart w:id="266" w:name="_Toc36917468"/>
      <w:bookmarkStart w:id="267" w:name="_Toc36925990"/>
      <w:bookmarkStart w:id="268" w:name="_Toc36926121"/>
      <w:bookmarkStart w:id="269" w:name="_Toc36926180"/>
      <w:bookmarkStart w:id="270" w:name="_Toc36926245"/>
      <w:bookmarkStart w:id="271" w:name="_Toc36926310"/>
      <w:bookmarkStart w:id="272" w:name="_Toc36926369"/>
      <w:bookmarkStart w:id="273" w:name="_Toc36926428"/>
      <w:bookmarkStart w:id="274" w:name="_Toc36926487"/>
      <w:bookmarkStart w:id="275" w:name="_Toc36926611"/>
      <w:bookmarkStart w:id="276" w:name="_Toc36926855"/>
      <w:bookmarkStart w:id="277" w:name="_Toc36927611"/>
      <w:bookmarkStart w:id="278" w:name="_Toc36937439"/>
      <w:bookmarkStart w:id="279" w:name="_Toc37018369"/>
      <w:bookmarkStart w:id="280" w:name="_Toc37081063"/>
      <w:bookmarkStart w:id="281" w:name="_Toc38231931"/>
      <w:bookmarkStart w:id="282" w:name="_Toc38292851"/>
      <w:bookmarkStart w:id="283" w:name="_Toc38296000"/>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77BE0324" w14:textId="77777777" w:rsidR="004614F2" w:rsidRPr="0086711E" w:rsidRDefault="004614F2" w:rsidP="004614F2">
      <w:pPr>
        <w:pStyle w:val="ab"/>
        <w:numPr>
          <w:ilvl w:val="0"/>
          <w:numId w:val="13"/>
        </w:numPr>
        <w:spacing w:before="240" w:after="240"/>
        <w:ind w:firstLineChars="0"/>
        <w:jc w:val="left"/>
        <w:outlineLvl w:val="1"/>
        <w:rPr>
          <w:rFonts w:eastAsia="黑体"/>
          <w:bCs/>
          <w:vanish/>
          <w:sz w:val="30"/>
          <w:szCs w:val="30"/>
        </w:rPr>
      </w:pPr>
      <w:bookmarkStart w:id="284" w:name="_Toc36914217"/>
      <w:bookmarkStart w:id="285" w:name="_Toc36914287"/>
      <w:bookmarkStart w:id="286" w:name="_Toc36914794"/>
      <w:bookmarkStart w:id="287" w:name="_Toc36914872"/>
      <w:bookmarkStart w:id="288" w:name="_Toc36914936"/>
      <w:bookmarkStart w:id="289" w:name="_Toc36914994"/>
      <w:bookmarkStart w:id="290" w:name="_Toc36915051"/>
      <w:bookmarkStart w:id="291" w:name="_Toc36915220"/>
      <w:bookmarkStart w:id="292" w:name="_Toc36915278"/>
      <w:bookmarkStart w:id="293" w:name="_Toc36917373"/>
      <w:bookmarkStart w:id="294" w:name="_Toc36917469"/>
      <w:bookmarkStart w:id="295" w:name="_Toc36925991"/>
      <w:bookmarkStart w:id="296" w:name="_Toc36926122"/>
      <w:bookmarkStart w:id="297" w:name="_Toc36926181"/>
      <w:bookmarkStart w:id="298" w:name="_Toc36926246"/>
      <w:bookmarkStart w:id="299" w:name="_Toc36926311"/>
      <w:bookmarkStart w:id="300" w:name="_Toc36926370"/>
      <w:bookmarkStart w:id="301" w:name="_Toc36926429"/>
      <w:bookmarkStart w:id="302" w:name="_Toc36926488"/>
      <w:bookmarkStart w:id="303" w:name="_Toc36926612"/>
      <w:bookmarkStart w:id="304" w:name="_Toc36926856"/>
      <w:bookmarkStart w:id="305" w:name="_Toc36927612"/>
      <w:bookmarkStart w:id="306" w:name="_Toc36937440"/>
      <w:bookmarkStart w:id="307" w:name="_Toc37018370"/>
      <w:bookmarkStart w:id="308" w:name="_Toc37081064"/>
      <w:bookmarkStart w:id="309" w:name="_Toc38231932"/>
      <w:bookmarkStart w:id="310" w:name="_Toc38292852"/>
      <w:bookmarkStart w:id="311" w:name="_Toc38296001"/>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F8B6786" w14:textId="3CFCD8C2" w:rsidR="004614F2" w:rsidRPr="0026479E" w:rsidRDefault="008340E3" w:rsidP="008340E3">
      <w:pPr>
        <w:pStyle w:val="WSL-2"/>
        <w:numPr>
          <w:ilvl w:val="0"/>
          <w:numId w:val="0"/>
        </w:numPr>
      </w:pPr>
      <w:bookmarkStart w:id="312" w:name="_Toc38296002"/>
      <w:r>
        <w:rPr>
          <w:rFonts w:hint="eastAsia"/>
        </w:rPr>
        <w:t>5.1</w:t>
      </w:r>
      <w:r>
        <w:rPr>
          <w:rFonts w:hint="eastAsia"/>
        </w:rPr>
        <w:t>基于</w:t>
      </w:r>
      <w:r>
        <w:rPr>
          <w:rFonts w:hint="eastAsia"/>
        </w:rPr>
        <w:t>XML</w:t>
      </w:r>
      <w:r>
        <w:rPr>
          <w:rFonts w:hint="eastAsia"/>
        </w:rPr>
        <w:t>的并行标记语言</w:t>
      </w:r>
      <w:bookmarkEnd w:id="312"/>
    </w:p>
    <w:p w14:paraId="320F6BCD" w14:textId="77777777"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Pr>
          <w:rFonts w:ascii="宋体" w:hAnsi="宋体" w:cs="宋体"/>
        </w:rPr>
        <w:t>用一系列约定好的标记来对电子文档进行标记，以实现对电子文档的语义、结构、及格式的定义。</w:t>
      </w:r>
      <w:r>
        <w:rPr>
          <w:rFonts w:ascii="宋体" w:hAnsi="宋体" w:cs="宋体" w:hint="eastAsia"/>
        </w:rPr>
        <w:t>通常</w:t>
      </w:r>
      <w:r>
        <w:rPr>
          <w:rFonts w:ascii="宋体" w:hAnsi="宋体" w:cs="宋体"/>
        </w:rPr>
        <w:t>这些标记</w:t>
      </w:r>
      <w:r>
        <w:rPr>
          <w:rFonts w:ascii="宋体" w:hAnsi="宋体" w:cs="宋体" w:hint="eastAsia"/>
        </w:rPr>
        <w:t>被设计得易于</w:t>
      </w:r>
      <w:r>
        <w:rPr>
          <w:rFonts w:ascii="宋体" w:hAnsi="宋体" w:cs="宋体"/>
        </w:rPr>
        <w:t>和内容区分并且易于识别</w:t>
      </w:r>
      <w:r>
        <w:rPr>
          <w:rFonts w:ascii="宋体" w:hAnsi="宋体" w:cs="宋体" w:hint="eastAsia"/>
        </w:rPr>
        <w:t>。现有的</w:t>
      </w:r>
      <w:r w:rsidRPr="005354B6">
        <w:rPr>
          <w:rFonts w:ascii="宋体" w:hAnsi="宋体" w:cs="宋体"/>
        </w:rPr>
        <w:t>标记语言通常可以分为三类：标识性的、过程性的以及描述性的。</w:t>
      </w:r>
      <w:r>
        <w:rPr>
          <w:rFonts w:ascii="宋体" w:hAnsi="宋体" w:cs="宋体"/>
        </w:rPr>
        <w:t>当今</w:t>
      </w:r>
      <w:r>
        <w:rPr>
          <w:rFonts w:ascii="宋体" w:hAnsi="宋体" w:cs="宋体" w:hint="eastAsia"/>
        </w:rPr>
        <w:t>被</w:t>
      </w:r>
      <w:r>
        <w:rPr>
          <w:rFonts w:ascii="宋体" w:hAnsi="宋体" w:cs="宋体"/>
        </w:rPr>
        <w:t>广泛使用的</w:t>
      </w:r>
      <w:hyperlink r:id="rId61" w:tgtFrame="https://baike.baidu.com/item/%E6%A0%87%E8%AE%B0%E8%AF%AD%E8%A8%80/_blank" w:history="1">
        <w:r>
          <w:rPr>
            <w:rFonts w:ascii="宋体" w:hAnsi="宋体" w:cs="宋体"/>
          </w:rPr>
          <w:t>超文本标记语言</w:t>
        </w:r>
      </w:hyperlink>
      <w:r>
        <w:rPr>
          <w:rFonts w:ascii="宋体" w:hAnsi="宋体" w:cs="宋体" w:hint="eastAsia"/>
        </w:rPr>
        <w:t>（HTML）</w:t>
      </w:r>
      <w:r>
        <w:rPr>
          <w:rFonts w:ascii="宋体" w:hAnsi="宋体" w:cs="宋体"/>
        </w:rPr>
        <w:t>和</w:t>
      </w:r>
      <w:r w:rsidR="00A62188">
        <w:fldChar w:fldCharType="begin"/>
      </w:r>
      <w:r w:rsidR="00A62188">
        <w:instrText xml:space="preserve"> HYPERLINK "https://baike.baidu.com/item/%E5%8F%AF%E6%89%A9%E5%B1%95%E6%A0%87%E8%AE%B0%E8%AF%AD%E8%A8%80" \t "https://baike.baidu.com/item/%E6%A0%87%E8%AE%B0%E8%AF%AD%E8%A8%80/_blank" </w:instrText>
      </w:r>
      <w:r w:rsidR="00A62188">
        <w:fldChar w:fldCharType="separate"/>
      </w:r>
      <w:r>
        <w:rPr>
          <w:rFonts w:ascii="宋体" w:hAnsi="宋体" w:cs="宋体"/>
        </w:rPr>
        <w:t>可扩展标记语言</w:t>
      </w:r>
      <w:r w:rsidR="00A62188">
        <w:rPr>
          <w:rFonts w:ascii="宋体" w:hAnsi="宋体" w:cs="宋体"/>
        </w:rPr>
        <w:fldChar w:fldCharType="end"/>
      </w:r>
      <w:r>
        <w:rPr>
          <w:rFonts w:ascii="宋体" w:hAnsi="宋体" w:cs="宋体" w:hint="eastAsia"/>
        </w:rPr>
        <w:t>（XML）属于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 xml:space="preserve">，二者都属于标准通用标记语言（Standard </w:t>
      </w:r>
      <w:proofErr w:type="spellStart"/>
      <w:r>
        <w:rPr>
          <w:rFonts w:ascii="宋体" w:hAnsi="宋体" w:cs="宋体" w:hint="eastAsia"/>
        </w:rPr>
        <w:t>GeneraiizesMarkup</w:t>
      </w:r>
      <w:proofErr w:type="spellEnd"/>
      <w:r>
        <w:rPr>
          <w:rFonts w:ascii="宋体" w:hAnsi="宋体" w:cs="宋体" w:hint="eastAsia"/>
        </w:rPr>
        <w:t xml:space="preserve">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w:t>
      </w:r>
      <w:proofErr w:type="gramStart"/>
      <w:r>
        <w:rPr>
          <w:rFonts w:ascii="宋体" w:hAnsi="宋体" w:cs="宋体" w:hint="eastAsia"/>
        </w:rPr>
        <w:t>具有着</w:t>
      </w:r>
      <w:proofErr w:type="gramEnd"/>
      <w:r>
        <w:rPr>
          <w:rFonts w:ascii="宋体" w:hAnsi="宋体" w:cs="宋体" w:hint="eastAsia"/>
        </w:rPr>
        <w:t>更加广泛的应用和更加广阔的前景。类似地，可并行标记语言，被设计用来统一并行编程接口，对串行程序可以并行的部分及具体并行优化操作进行标识和描述，在本节中将详细介绍并行标记语言PML从构思到实现的具体细节。</w:t>
      </w:r>
    </w:p>
    <w:p w14:paraId="14A77570" w14:textId="2D3EC972" w:rsidR="004614F2" w:rsidRPr="00F36C0B" w:rsidRDefault="004614F2" w:rsidP="00162050">
      <w:pPr>
        <w:pStyle w:val="WSL-3"/>
      </w:pPr>
      <w:bookmarkStart w:id="313" w:name="_Toc38296003"/>
      <w:r>
        <w:rPr>
          <w:rFonts w:hint="eastAsia"/>
        </w:rPr>
        <w:t>5.1.1</w:t>
      </w:r>
      <w:r>
        <w:rPr>
          <w:rFonts w:hint="eastAsia"/>
        </w:rPr>
        <w:t>可行性分析</w:t>
      </w:r>
      <w:bookmarkEnd w:id="313"/>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777777"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proofErr w:type="spellStart"/>
      <w:r w:rsidRPr="0059345D">
        <w:t>OpenMP</w:t>
      </w:r>
      <w:proofErr w:type="spellEnd"/>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即同时利用图形处理器</w:t>
      </w:r>
      <w:r w:rsidRPr="0059345D">
        <w:t xml:space="preserve"> (GPU) </w:t>
      </w:r>
      <w:r w:rsidRPr="0059345D">
        <w:t>和</w:t>
      </w:r>
      <w:r w:rsidRPr="0059345D">
        <w:t xml:space="preserve"> CPU</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加快科学、分析、工程、消费和企业应用程序的运行速度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w:t>
      </w:r>
      <w:r w:rsidRPr="008922F6">
        <w:rPr>
          <w:rFonts w:hint="eastAsia"/>
        </w:rPr>
        <w:lastRenderedPageBreak/>
        <w:t>的一种标识，是对如何进行并行优化的一种描述，</w:t>
      </w:r>
      <w:r>
        <w:rPr>
          <w:rFonts w:hint="eastAsia"/>
        </w:rPr>
        <w:t>这与可扩展标记语言</w:t>
      </w:r>
      <w:r>
        <w:rPr>
          <w:rFonts w:hint="eastAsia"/>
        </w:rPr>
        <w:t>XML</w:t>
      </w:r>
      <w:r>
        <w:rPr>
          <w:rFonts w:hint="eastAsia"/>
        </w:rPr>
        <w:t>的定义和用途类似，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7777777"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的技术优势主要表现在如下几个方面</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在</w:t>
      </w:r>
      <w:r w:rsidRPr="008E2914">
        <w:rPr>
          <w:rFonts w:hint="eastAsia"/>
        </w:rPr>
        <w:t>XML</w:t>
      </w:r>
      <w:r w:rsidRPr="008E2914">
        <w:rPr>
          <w:rFonts w:hint="eastAsia"/>
        </w:rPr>
        <w:t>文档中，人们可以使用特定的标记</w:t>
      </w:r>
      <w:r>
        <w:rPr>
          <w:rFonts w:hint="eastAsia"/>
        </w:rPr>
        <w:t>来</w:t>
      </w:r>
      <w:r w:rsidRPr="008E2914">
        <w:rPr>
          <w:rFonts w:hint="eastAsia"/>
        </w:rPr>
        <w:t>定义相关的语义。例如，可以规定某个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允许各个组织或个人建立适合他们自己需要的标记集合或标记库，并且这些标记集合可以迅速地投入到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通过给</w:t>
      </w:r>
      <w:r>
        <w:rPr>
          <w:rFonts w:hint="eastAsia"/>
        </w:rPr>
        <w:t>文档</w:t>
      </w:r>
      <w:r w:rsidRPr="008E2914">
        <w:rPr>
          <w:rFonts w:hint="eastAsia"/>
        </w:rPr>
        <w:t>内容贴上标记来描述其含义，所以对</w:t>
      </w:r>
      <w:r w:rsidRPr="008E2914">
        <w:rPr>
          <w:rFonts w:hint="eastAsia"/>
        </w:rPr>
        <w:t>XML</w:t>
      </w:r>
      <w:r w:rsidRPr="008E2914">
        <w:rPr>
          <w:rFonts w:hint="eastAsia"/>
        </w:rPr>
        <w:t>文档的搜索就可以简单高效地进行。在此情况下，搜索引擎没有必要再去遍历整个文档，而只需查找指定标记的内容就可以了。这样一来，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支持不同文字不同语种间的信息交互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标准，是一个支持世界上所有主要语言的混合文字符号编码系统。</w:t>
      </w:r>
      <w:r>
        <w:rPr>
          <w:rFonts w:hint="eastAsia"/>
        </w:rPr>
        <w:t>我们甚至可以将并行标记语言的标签设计为中文。（</w:t>
      </w:r>
      <w:r>
        <w:rPr>
          <w:rFonts w:hint="eastAsia"/>
        </w:rPr>
        <w:t>e</w:t>
      </w:r>
      <w:r>
        <w:rPr>
          <w:rFonts w:hint="eastAsia"/>
        </w:rPr>
        <w:t>）具备与代码类似地层级结构。</w:t>
      </w:r>
      <w:r w:rsidRPr="008E2914">
        <w:rPr>
          <w:rFonts w:hint="eastAsia"/>
        </w:rPr>
        <w:t>XML</w:t>
      </w:r>
      <w:r w:rsidRPr="008E2914">
        <w:rPr>
          <w:rFonts w:hint="eastAsia"/>
        </w:rPr>
        <w:t>文档的逻辑结构是一种树形的层次结构，文档中的每一个元素都可以影射为一个对象，同时也可以有相应的属性和方法，</w:t>
      </w:r>
      <w:r>
        <w:rPr>
          <w:rFonts w:hint="eastAsia"/>
        </w:rPr>
        <w:t>与编程语言极其相似。</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7777777"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、数学标记语言</w:t>
      </w:r>
      <w:r w:rsidRPr="008E2914">
        <w:rPr>
          <w:rFonts w:hint="eastAsia"/>
        </w:rPr>
        <w:t>MathML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314" w:name="_Toc38290889"/>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314"/>
    </w:p>
    <w:tbl>
      <w:tblPr>
        <w:tblStyle w:val="a8"/>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rsidRPr="00D935CA" w14:paraId="563759CB" w14:textId="74BB8898" w:rsidTr="00D935CA">
        <w:trPr>
          <w:trHeight w:val="20"/>
          <w:jc w:val="center"/>
        </w:trPr>
        <w:tc>
          <w:tcPr>
            <w:tcW w:w="1560"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51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D935CA">
        <w:trPr>
          <w:trHeight w:val="20"/>
          <w:jc w:val="center"/>
        </w:trPr>
        <w:tc>
          <w:tcPr>
            <w:tcW w:w="1560"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510" w:type="dxa"/>
            <w:tcBorders>
              <w:top w:val="single" w:sz="8" w:space="0" w:color="auto"/>
              <w:left w:val="nil"/>
            </w:tcBorders>
          </w:tcPr>
          <w:p w14:paraId="56BB3F3B" w14:textId="21E4FF20" w:rsidR="007B212B" w:rsidRPr="00D935CA" w:rsidRDefault="007B212B" w:rsidP="007B212B">
            <w:pPr>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BE6057" w:rsidRPr="00D935CA">
              <w:rPr>
                <w:rFonts w:ascii="宋体" w:hAnsi="宋体"/>
                <w:szCs w:val="21"/>
                <w:vertAlign w:val="superscript"/>
              </w:rPr>
              <w:t>59</w:t>
            </w:r>
            <w:r w:rsidRPr="00D935CA">
              <w:rPr>
                <w:rFonts w:ascii="宋体" w:hAnsi="宋体"/>
                <w:szCs w:val="21"/>
                <w:vertAlign w:val="superscript"/>
              </w:rPr>
              <w:t>]</w:t>
            </w:r>
          </w:p>
        </w:tc>
      </w:tr>
      <w:tr w:rsidR="007B212B" w:rsidRPr="00D935CA" w14:paraId="5A4C0949" w14:textId="389846E1" w:rsidTr="00D935CA">
        <w:trPr>
          <w:trHeight w:val="20"/>
          <w:jc w:val="center"/>
        </w:trPr>
        <w:tc>
          <w:tcPr>
            <w:tcW w:w="1560"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510" w:type="dxa"/>
            <w:tcBorders>
              <w:left w:val="nil"/>
            </w:tcBorders>
          </w:tcPr>
          <w:p w14:paraId="03588100" w14:textId="24D4C2E8" w:rsidR="007B212B" w:rsidRPr="00D935CA" w:rsidRDefault="007B212B" w:rsidP="007B212B">
            <w:pPr>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BE6057" w:rsidRPr="00D935CA">
              <w:rPr>
                <w:rFonts w:ascii="宋体" w:hAnsi="宋体"/>
                <w:szCs w:val="21"/>
                <w:vertAlign w:val="superscript"/>
              </w:rPr>
              <w:t>60</w:t>
            </w:r>
            <w:r w:rsidRPr="00D935CA">
              <w:rPr>
                <w:rFonts w:ascii="宋体" w:hAnsi="宋体"/>
                <w:szCs w:val="21"/>
                <w:vertAlign w:val="superscript"/>
              </w:rPr>
              <w:t>]</w:t>
            </w:r>
          </w:p>
        </w:tc>
      </w:tr>
      <w:tr w:rsidR="007B212B" w:rsidRPr="00D935CA" w14:paraId="3B607F18" w14:textId="76BA2600" w:rsidTr="00D935CA">
        <w:trPr>
          <w:trHeight w:val="20"/>
          <w:jc w:val="center"/>
        </w:trPr>
        <w:tc>
          <w:tcPr>
            <w:tcW w:w="1560"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510" w:type="dxa"/>
            <w:tcBorders>
              <w:left w:val="nil"/>
            </w:tcBorders>
          </w:tcPr>
          <w:p w14:paraId="07BDAD5C" w14:textId="48603736" w:rsidR="007B212B" w:rsidRPr="00D935CA" w:rsidRDefault="007B212B" w:rsidP="007B212B">
            <w:pPr>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[6</w:t>
            </w:r>
            <w:r w:rsidR="00BE6057" w:rsidRPr="00D935CA">
              <w:rPr>
                <w:rFonts w:ascii="宋体" w:hAnsi="宋体"/>
                <w:szCs w:val="21"/>
                <w:vertAlign w:val="superscript"/>
              </w:rPr>
              <w:t>1</w:t>
            </w:r>
            <w:r w:rsidRPr="00D935CA">
              <w:rPr>
                <w:rFonts w:ascii="宋体" w:hAnsi="宋体"/>
                <w:szCs w:val="21"/>
                <w:vertAlign w:val="superscript"/>
              </w:rPr>
              <w:t>]</w:t>
            </w:r>
          </w:p>
        </w:tc>
      </w:tr>
      <w:tr w:rsidR="007B212B" w:rsidRPr="00D935CA" w14:paraId="7BD6BFEA" w14:textId="5A4EB1E1" w:rsidTr="00D935CA">
        <w:trPr>
          <w:trHeight w:val="20"/>
          <w:jc w:val="center"/>
        </w:trPr>
        <w:tc>
          <w:tcPr>
            <w:tcW w:w="1560"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510" w:type="dxa"/>
            <w:tcBorders>
              <w:left w:val="nil"/>
            </w:tcBorders>
          </w:tcPr>
          <w:p w14:paraId="109A38B7" w14:textId="71DCDF3A" w:rsidR="007B212B" w:rsidRPr="00D935CA" w:rsidRDefault="007B212B" w:rsidP="007B212B">
            <w:pPr>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2</w:t>
            </w:r>
            <w:r w:rsidRPr="00D935CA">
              <w:rPr>
                <w:rFonts w:ascii="宋体" w:hAnsi="宋体"/>
                <w:szCs w:val="21"/>
                <w:vertAlign w:val="superscript"/>
              </w:rPr>
              <w:t>]</w:t>
            </w:r>
          </w:p>
        </w:tc>
      </w:tr>
      <w:tr w:rsidR="007B212B" w:rsidRPr="00D935CA" w14:paraId="65990E66" w14:textId="756B3587" w:rsidTr="00D935CA">
        <w:trPr>
          <w:trHeight w:val="20"/>
          <w:jc w:val="center"/>
        </w:trPr>
        <w:tc>
          <w:tcPr>
            <w:tcW w:w="1560"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510" w:type="dxa"/>
            <w:tcBorders>
              <w:left w:val="nil"/>
            </w:tcBorders>
          </w:tcPr>
          <w:p w14:paraId="19E98263" w14:textId="7F7853C3" w:rsidR="007B212B" w:rsidRPr="00D935CA" w:rsidRDefault="007B212B" w:rsidP="007B212B">
            <w:pPr>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3</w:t>
            </w:r>
            <w:r w:rsidRPr="00D935CA">
              <w:rPr>
                <w:rFonts w:ascii="宋体" w:hAnsi="宋体"/>
                <w:szCs w:val="21"/>
                <w:vertAlign w:val="superscript"/>
              </w:rPr>
              <w:t>]</w:t>
            </w:r>
          </w:p>
        </w:tc>
      </w:tr>
      <w:tr w:rsidR="007B212B" w:rsidRPr="00D935CA" w14:paraId="582378CB" w14:textId="45EDBD6E" w:rsidTr="00D935CA">
        <w:trPr>
          <w:trHeight w:val="20"/>
          <w:jc w:val="center"/>
        </w:trPr>
        <w:tc>
          <w:tcPr>
            <w:tcW w:w="1560"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510" w:type="dxa"/>
            <w:tcBorders>
              <w:left w:val="nil"/>
            </w:tcBorders>
          </w:tcPr>
          <w:p w14:paraId="45471D6A" w14:textId="7F59B4CD" w:rsidR="007B212B" w:rsidRPr="00D935CA" w:rsidRDefault="007B212B" w:rsidP="007B212B">
            <w:pPr>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BE6057" w:rsidRPr="00D935CA">
              <w:rPr>
                <w:rFonts w:ascii="宋体" w:hAnsi="宋体"/>
                <w:szCs w:val="21"/>
                <w:vertAlign w:val="superscript"/>
              </w:rPr>
              <w:t>64</w:t>
            </w:r>
            <w:r w:rsidRPr="00D935CA">
              <w:rPr>
                <w:rFonts w:ascii="宋体" w:hAnsi="宋体"/>
                <w:szCs w:val="21"/>
                <w:vertAlign w:val="superscript"/>
              </w:rPr>
              <w:t>]</w:t>
            </w:r>
          </w:p>
        </w:tc>
      </w:tr>
      <w:tr w:rsidR="007B212B" w:rsidRPr="00D935CA" w14:paraId="53174351" w14:textId="409AD983" w:rsidTr="00D935CA">
        <w:trPr>
          <w:trHeight w:val="20"/>
          <w:jc w:val="center"/>
        </w:trPr>
        <w:tc>
          <w:tcPr>
            <w:tcW w:w="1560"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510" w:type="dxa"/>
            <w:tcBorders>
              <w:left w:val="nil"/>
              <w:bottom w:val="single" w:sz="8" w:space="0" w:color="auto"/>
            </w:tcBorders>
          </w:tcPr>
          <w:p w14:paraId="3F0D8BE3" w14:textId="7DA76ADB" w:rsidR="007B212B" w:rsidRPr="00D935CA" w:rsidRDefault="007B212B" w:rsidP="007B212B">
            <w:pPr>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F433E6" w:rsidRPr="00D935CA">
              <w:rPr>
                <w:rFonts w:ascii="宋体" w:hAnsi="宋体"/>
                <w:szCs w:val="21"/>
                <w:vertAlign w:val="superscript"/>
              </w:rPr>
              <w:t>65</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315" w:name="_Toc38296004"/>
      <w:r>
        <w:rPr>
          <w:rFonts w:hint="eastAsia"/>
        </w:rPr>
        <w:lastRenderedPageBreak/>
        <w:t>5.1.2</w:t>
      </w:r>
      <w:r w:rsidR="00465A65">
        <w:t xml:space="preserve"> </w:t>
      </w:r>
      <w:r>
        <w:rPr>
          <w:rFonts w:hint="eastAsia"/>
        </w:rPr>
        <w:t>PML</w:t>
      </w:r>
      <w:r>
        <w:rPr>
          <w:rFonts w:hint="eastAsia"/>
        </w:rPr>
        <w:t>的设计与实现</w:t>
      </w:r>
      <w:bookmarkEnd w:id="315"/>
    </w:p>
    <w:p w14:paraId="0D11A915" w14:textId="6B719CAA" w:rsidR="004614F2" w:rsidRDefault="007E6008" w:rsidP="00B86FD8">
      <w:pPr>
        <w:pStyle w:val="WSL-4"/>
        <w:ind w:firstLineChars="0" w:firstLine="0"/>
      </w:pPr>
      <w:r>
        <w:rPr>
          <w:rFonts w:hint="eastAsia"/>
        </w:rPr>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62">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16" w:name="_Toc36925582"/>
      <w:bookmarkStart w:id="317" w:name="_Toc38291028"/>
      <w:r>
        <w:rPr>
          <w:rFonts w:hint="eastAsia"/>
        </w:rPr>
        <w:t>图</w:t>
      </w:r>
      <w:r>
        <w:rPr>
          <w:rFonts w:hint="eastAsia"/>
        </w:rPr>
        <w:t>5.1</w:t>
      </w:r>
      <w:r>
        <w:t xml:space="preserve"> </w:t>
      </w:r>
      <w:r>
        <w:rPr>
          <w:rFonts w:hint="eastAsia"/>
        </w:rPr>
        <w:t>并行标记语言技术路线</w:t>
      </w:r>
      <w:bookmarkEnd w:id="316"/>
      <w:r w:rsidR="0007617E">
        <w:rPr>
          <w:rFonts w:hint="eastAsia"/>
        </w:rPr>
        <w:t>图</w:t>
      </w:r>
      <w:bookmarkEnd w:id="317"/>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w:t>
      </w:r>
      <w:r>
        <w:rPr>
          <w:rFonts w:hint="eastAsia"/>
        </w:rPr>
        <w:lastRenderedPageBreak/>
        <w:t>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63">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18" w:name="_Toc36925583"/>
      <w:bookmarkStart w:id="319" w:name="_Toc38291029"/>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18"/>
      <w:r w:rsidR="0007617E">
        <w:rPr>
          <w:rFonts w:hint="eastAsia"/>
        </w:rPr>
        <w:t>图</w:t>
      </w:r>
      <w:bookmarkEnd w:id="319"/>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w:t>
      </w:r>
      <w:r w:rsidRPr="00F56FCC">
        <w:rPr>
          <w:rFonts w:hint="eastAsia"/>
        </w:rPr>
        <w:lastRenderedPageBreak/>
        <w:t>&lt;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4">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20" w:name="_Toc36925584"/>
      <w:bookmarkStart w:id="321" w:name="_Toc38291030"/>
      <w:r>
        <w:rPr>
          <w:rFonts w:hint="eastAsia"/>
        </w:rPr>
        <w:t>图</w:t>
      </w:r>
      <w:r>
        <w:rPr>
          <w:rFonts w:hint="eastAsia"/>
        </w:rPr>
        <w:t>5.3</w:t>
      </w:r>
      <w:r>
        <w:t xml:space="preserve"> </w:t>
      </w:r>
      <w:r>
        <w:rPr>
          <w:rFonts w:hint="eastAsia"/>
        </w:rPr>
        <w:t>XSLT</w:t>
      </w:r>
      <w:r>
        <w:rPr>
          <w:rFonts w:hint="eastAsia"/>
        </w:rPr>
        <w:t>示例</w:t>
      </w:r>
      <w:bookmarkEnd w:id="320"/>
      <w:r w:rsidR="0007617E">
        <w:rPr>
          <w:rFonts w:hint="eastAsia"/>
        </w:rPr>
        <w:t>图</w:t>
      </w:r>
      <w:bookmarkEnd w:id="321"/>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5313FB37">
            <wp:extent cx="6297001" cy="3749040"/>
            <wp:effectExtent l="0" t="0" r="889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332995" cy="3770470"/>
                    </a:xfrm>
                    <a:prstGeom prst="rect">
                      <a:avLst/>
                    </a:prstGeom>
                  </pic:spPr>
                </pic:pic>
              </a:graphicData>
            </a:graphic>
          </wp:inline>
        </w:drawing>
      </w:r>
    </w:p>
    <w:p w14:paraId="56805275" w14:textId="77777777" w:rsidR="00465A65" w:rsidRDefault="00465A65" w:rsidP="00465A65">
      <w:pPr>
        <w:pStyle w:val="WSL-4"/>
        <w:ind w:firstLineChars="0" w:firstLine="0"/>
        <w:jc w:val="center"/>
      </w:pPr>
    </w:p>
    <w:p w14:paraId="231587C2" w14:textId="3B80C630" w:rsidR="00194222" w:rsidRDefault="00194222" w:rsidP="00194222">
      <w:pPr>
        <w:pStyle w:val="WSL-6"/>
      </w:pPr>
      <w:bookmarkStart w:id="322" w:name="_Toc36925585"/>
      <w:bookmarkStart w:id="323" w:name="_Toc38291031"/>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22"/>
      <w:r w:rsidR="0007617E">
        <w:rPr>
          <w:rFonts w:hint="eastAsia"/>
        </w:rPr>
        <w:t>示例图</w:t>
      </w:r>
      <w:bookmarkEnd w:id="323"/>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B360C3D">
            <wp:extent cx="4907705" cy="3086367"/>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66">
                      <a:extLst>
                        <a:ext uri="{28A0092B-C50C-407E-A947-70E740481C1C}">
                          <a14:useLocalDpi xmlns:a14="http://schemas.microsoft.com/office/drawing/2010/main" val="0"/>
                        </a:ext>
                      </a:extLst>
                    </a:blip>
                    <a:stretch>
                      <a:fillRect/>
                    </a:stretch>
                  </pic:blipFill>
                  <pic:spPr>
                    <a:xfrm>
                      <a:off x="0" y="0"/>
                      <a:ext cx="4907705" cy="3086367"/>
                    </a:xfrm>
                    <a:prstGeom prst="rect">
                      <a:avLst/>
                    </a:prstGeom>
                  </pic:spPr>
                </pic:pic>
              </a:graphicData>
            </a:graphic>
          </wp:inline>
        </w:drawing>
      </w:r>
    </w:p>
    <w:p w14:paraId="704A845E" w14:textId="584E7B5A" w:rsidR="004614F2" w:rsidRPr="002B399D" w:rsidRDefault="004614F2" w:rsidP="00B86FD8">
      <w:pPr>
        <w:pStyle w:val="WSL-6"/>
      </w:pPr>
      <w:bookmarkStart w:id="324" w:name="_Toc36925586"/>
      <w:bookmarkStart w:id="325" w:name="_Toc38291032"/>
      <w:r>
        <w:rPr>
          <w:rFonts w:hint="eastAsia"/>
        </w:rPr>
        <w:t>图</w:t>
      </w:r>
      <w:r>
        <w:rPr>
          <w:rFonts w:hint="eastAsia"/>
        </w:rPr>
        <w:t>5.5</w:t>
      </w:r>
      <w:r>
        <w:t xml:space="preserve"> </w:t>
      </w:r>
      <w:r>
        <w:rPr>
          <w:rFonts w:hint="eastAsia"/>
        </w:rPr>
        <w:t>PML</w:t>
      </w:r>
      <w:r>
        <w:rPr>
          <w:rFonts w:hint="eastAsia"/>
        </w:rPr>
        <w:t>转换算法描述</w:t>
      </w:r>
      <w:bookmarkEnd w:id="324"/>
      <w:r w:rsidR="0007617E">
        <w:rPr>
          <w:rFonts w:hint="eastAsia"/>
        </w:rPr>
        <w:t>图</w:t>
      </w:r>
      <w:bookmarkEnd w:id="325"/>
    </w:p>
    <w:p w14:paraId="75C50DA5" w14:textId="7A93D248" w:rsidR="004614F2" w:rsidRDefault="008340E3" w:rsidP="008340E3">
      <w:pPr>
        <w:pStyle w:val="WSL-2"/>
        <w:numPr>
          <w:ilvl w:val="0"/>
          <w:numId w:val="0"/>
        </w:numPr>
      </w:pPr>
      <w:bookmarkStart w:id="326" w:name="_Toc38296005"/>
      <w:r>
        <w:rPr>
          <w:rFonts w:hint="eastAsia"/>
        </w:rPr>
        <w:t>5.2</w:t>
      </w:r>
      <w:r w:rsidR="004614F2">
        <w:rPr>
          <w:rFonts w:hint="eastAsia"/>
        </w:rPr>
        <w:t>并行编程辅助平台</w:t>
      </w:r>
      <w:bookmarkEnd w:id="326"/>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数据的存储与处理，将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089A455" w:rsidR="004614F2" w:rsidRPr="007B1406" w:rsidRDefault="004614F2" w:rsidP="00B86FD8">
      <w:pPr>
        <w:pStyle w:val="WSL-6"/>
      </w:pPr>
      <w:bookmarkStart w:id="327" w:name="_Toc36925587"/>
      <w:bookmarkStart w:id="328" w:name="_Toc38291033"/>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27"/>
      <w:r w:rsidR="0007617E">
        <w:rPr>
          <w:rFonts w:hint="eastAsia"/>
        </w:rPr>
        <w:t>图</w:t>
      </w:r>
      <w:bookmarkEnd w:id="328"/>
    </w:p>
    <w:p w14:paraId="0AD3B682" w14:textId="65B40CE3" w:rsidR="004614F2" w:rsidRDefault="004614F2" w:rsidP="00162050">
      <w:pPr>
        <w:pStyle w:val="WSL-3"/>
      </w:pPr>
      <w:bookmarkStart w:id="329" w:name="_Toc38296006"/>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29"/>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330" w:name="_Toc38290890"/>
      <w:r>
        <w:rPr>
          <w:rFonts w:hint="eastAsia"/>
        </w:rPr>
        <w:t>表</w:t>
      </w:r>
      <w:r>
        <w:rPr>
          <w:rFonts w:hint="eastAsia"/>
        </w:rPr>
        <w:t>5.3</w:t>
      </w:r>
      <w:r>
        <w:rPr>
          <w:rFonts w:hint="eastAsia"/>
        </w:rPr>
        <w:t>标签表</w:t>
      </w:r>
      <w:bookmarkEnd w:id="330"/>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B86FD8">
            <w:pPr>
              <w:rPr>
                <w:rFonts w:ascii="宋体" w:hAnsi="宋体"/>
                <w:szCs w:val="21"/>
              </w:rPr>
            </w:pPr>
            <w:proofErr w:type="spellStart"/>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roofErr w:type="spellEnd"/>
          </w:p>
        </w:tc>
        <w:tc>
          <w:tcPr>
            <w:tcW w:w="2748" w:type="dxa"/>
            <w:tcBorders>
              <w:left w:val="nil"/>
              <w:bottom w:val="nil"/>
              <w:right w:val="nil"/>
            </w:tcBorders>
          </w:tcPr>
          <w:p w14:paraId="41A19FAB" w14:textId="77777777" w:rsidR="004614F2" w:rsidRPr="00D935CA" w:rsidRDefault="004614F2" w:rsidP="00B86FD8">
            <w:pPr>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B86FD8">
            <w:pPr>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Model_type</w:t>
            </w:r>
            <w:proofErr w:type="spellEnd"/>
          </w:p>
        </w:tc>
        <w:tc>
          <w:tcPr>
            <w:tcW w:w="4124" w:type="dxa"/>
            <w:tcBorders>
              <w:top w:val="nil"/>
              <w:left w:val="nil"/>
              <w:bottom w:val="nil"/>
            </w:tcBorders>
          </w:tcPr>
          <w:p w14:paraId="2BBD256C" w14:textId="77777777" w:rsidR="004614F2" w:rsidRPr="00D935CA" w:rsidRDefault="004614F2" w:rsidP="00B86FD8">
            <w:pPr>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B86FD8">
            <w:pPr>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B86FD8">
            <w:pPr>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B86FD8">
            <w:pPr>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B86FD8">
            <w:pPr>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B86FD8">
            <w:pPr>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B86FD8">
            <w:pPr>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B86FD8">
            <w:pPr>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B86FD8">
            <w:pPr>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4124" w:type="dxa"/>
            <w:tcBorders>
              <w:top w:val="nil"/>
              <w:left w:val="nil"/>
            </w:tcBorders>
          </w:tcPr>
          <w:p w14:paraId="74C75E07" w14:textId="77777777" w:rsidR="004614F2" w:rsidRPr="00D935CA" w:rsidRDefault="004614F2" w:rsidP="00B86FD8">
            <w:pPr>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bl>
    <w:p w14:paraId="0493A240" w14:textId="77777777" w:rsidR="004614F2" w:rsidRDefault="004614F2" w:rsidP="00B86FD8">
      <w:pPr>
        <w:pStyle w:val="WSl-8"/>
      </w:pPr>
      <w:bookmarkStart w:id="331" w:name="_Toc38290891"/>
      <w:r>
        <w:rPr>
          <w:rFonts w:hint="eastAsia"/>
        </w:rPr>
        <w:t>表</w:t>
      </w:r>
      <w:r>
        <w:rPr>
          <w:rFonts w:hint="eastAsia"/>
        </w:rPr>
        <w:t>5.4</w:t>
      </w:r>
      <w:r>
        <w:t xml:space="preserve"> </w:t>
      </w:r>
      <w:r>
        <w:rPr>
          <w:rFonts w:hint="eastAsia"/>
        </w:rPr>
        <w:t>标签类别表</w:t>
      </w:r>
      <w:bookmarkEnd w:id="331"/>
      <w:r>
        <w:t xml:space="preserve"> </w:t>
      </w:r>
    </w:p>
    <w:tbl>
      <w:tblPr>
        <w:tblStyle w:val="a8"/>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748" w:type="dxa"/>
            <w:tcBorders>
              <w:bottom w:val="nil"/>
            </w:tcBorders>
          </w:tcPr>
          <w:p w14:paraId="5DAA9C86"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bottom w:val="nil"/>
            </w:tcBorders>
          </w:tcPr>
          <w:p w14:paraId="7543999E" w14:textId="77777777" w:rsidR="004614F2" w:rsidRPr="00D935CA" w:rsidRDefault="004614F2" w:rsidP="00B86FD8">
            <w:pPr>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Borders>
              <w:top w:val="nil"/>
            </w:tcBorders>
          </w:tcPr>
          <w:p w14:paraId="27D3B3A3"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185ADC1F" w14:textId="77777777" w:rsidR="004614F2" w:rsidRDefault="004614F2" w:rsidP="00B86FD8">
      <w:pPr>
        <w:pStyle w:val="WSl-8"/>
      </w:pPr>
      <w:bookmarkStart w:id="332" w:name="_Toc38290892"/>
      <w:r>
        <w:rPr>
          <w:rFonts w:hint="eastAsia"/>
        </w:rPr>
        <w:t>表</w:t>
      </w:r>
      <w:r>
        <w:rPr>
          <w:rFonts w:hint="eastAsia"/>
        </w:rPr>
        <w:t>5.5</w:t>
      </w:r>
      <w:r>
        <w:t xml:space="preserve"> </w:t>
      </w:r>
      <w:r>
        <w:rPr>
          <w:rFonts w:hint="eastAsia"/>
        </w:rPr>
        <w:t>并行编程模型表</w:t>
      </w:r>
      <w:bookmarkEnd w:id="332"/>
    </w:p>
    <w:tbl>
      <w:tblPr>
        <w:tblStyle w:val="a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748" w:type="dxa"/>
            <w:tcBorders>
              <w:top w:val="single" w:sz="4" w:space="0" w:color="auto"/>
            </w:tcBorders>
          </w:tcPr>
          <w:p w14:paraId="79FBBE29"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top w:val="single" w:sz="4" w:space="0" w:color="auto"/>
            </w:tcBorders>
          </w:tcPr>
          <w:p w14:paraId="49BB14EB" w14:textId="77777777" w:rsidR="004614F2" w:rsidRPr="00D935CA" w:rsidRDefault="004614F2" w:rsidP="00B86FD8">
            <w:pPr>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Pr>
          <w:p w14:paraId="416CD817"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33" w:name="_Toc38291034"/>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33"/>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34" w:name="_Toc38291035"/>
      <w:r>
        <w:rPr>
          <w:rFonts w:hint="eastAsia"/>
        </w:rPr>
        <w:t>图</w:t>
      </w:r>
      <w:r>
        <w:rPr>
          <w:rFonts w:hint="eastAsia"/>
        </w:rPr>
        <w:t>5.8</w:t>
      </w:r>
      <w:r>
        <w:t xml:space="preserve"> </w:t>
      </w:r>
      <w:r>
        <w:rPr>
          <w:rFonts w:hint="eastAsia"/>
        </w:rPr>
        <w:t>标签详情页面效果图</w:t>
      </w:r>
      <w:bookmarkEnd w:id="334"/>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35" w:name="_Toc38290893"/>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35"/>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D935CA">
        <w:trPr>
          <w:trHeight w:val="20"/>
          <w:jc w:val="center"/>
        </w:trPr>
        <w:tc>
          <w:tcPr>
            <w:tcW w:w="4436"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36"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D935CA">
        <w:trPr>
          <w:trHeight w:val="20"/>
          <w:jc w:val="center"/>
        </w:trPr>
        <w:tc>
          <w:tcPr>
            <w:tcW w:w="4436" w:type="dxa"/>
            <w:tcBorders>
              <w:top w:val="single" w:sz="8" w:space="0" w:color="auto"/>
            </w:tcBorders>
          </w:tcPr>
          <w:p w14:paraId="78E49BA0" w14:textId="77777777" w:rsidR="00F672C3" w:rsidRPr="00D935CA" w:rsidRDefault="00F672C3" w:rsidP="007B6790">
            <w:pPr>
              <w:rPr>
                <w:rFonts w:ascii="宋体" w:hAnsi="宋体"/>
                <w:szCs w:val="21"/>
              </w:rPr>
            </w:pPr>
            <w:r w:rsidRPr="00D935CA">
              <w:rPr>
                <w:rFonts w:ascii="宋体" w:hAnsi="宋体" w:hint="eastAsia"/>
                <w:szCs w:val="21"/>
              </w:rPr>
              <w:t>web服务器功能</w:t>
            </w:r>
          </w:p>
        </w:tc>
        <w:tc>
          <w:tcPr>
            <w:tcW w:w="4436" w:type="dxa"/>
            <w:tcBorders>
              <w:top w:val="single" w:sz="8" w:space="0" w:color="auto"/>
            </w:tcBorders>
          </w:tcPr>
          <w:p w14:paraId="7533402F" w14:textId="77777777" w:rsidR="00F672C3" w:rsidRPr="00D935CA" w:rsidRDefault="00F672C3" w:rsidP="007B6790">
            <w:pPr>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D935CA">
        <w:trPr>
          <w:trHeight w:val="20"/>
          <w:jc w:val="center"/>
        </w:trPr>
        <w:tc>
          <w:tcPr>
            <w:tcW w:w="4436" w:type="dxa"/>
          </w:tcPr>
          <w:p w14:paraId="045C8D1E" w14:textId="77777777" w:rsidR="00F672C3" w:rsidRPr="00D935CA" w:rsidRDefault="00F672C3" w:rsidP="007B6790">
            <w:pPr>
              <w:rPr>
                <w:rFonts w:ascii="宋体" w:hAnsi="宋体"/>
                <w:szCs w:val="21"/>
              </w:rPr>
            </w:pPr>
            <w:r w:rsidRPr="00D935CA">
              <w:rPr>
                <w:rFonts w:ascii="宋体" w:hAnsi="宋体" w:hint="eastAsia"/>
                <w:szCs w:val="21"/>
              </w:rPr>
              <w:t>SSH跳转机功能</w:t>
            </w:r>
          </w:p>
        </w:tc>
        <w:tc>
          <w:tcPr>
            <w:tcW w:w="4436" w:type="dxa"/>
          </w:tcPr>
          <w:p w14:paraId="6D9E5B43" w14:textId="77777777" w:rsidR="00F672C3" w:rsidRPr="00D935CA" w:rsidRDefault="00F672C3" w:rsidP="007B6790">
            <w:pPr>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D935CA">
        <w:trPr>
          <w:trHeight w:val="20"/>
          <w:jc w:val="center"/>
        </w:trPr>
        <w:tc>
          <w:tcPr>
            <w:tcW w:w="4436" w:type="dxa"/>
          </w:tcPr>
          <w:p w14:paraId="3BF9CCD5" w14:textId="77777777" w:rsidR="00F672C3" w:rsidRPr="00D935CA" w:rsidRDefault="00F672C3" w:rsidP="007B6790">
            <w:pPr>
              <w:rPr>
                <w:rFonts w:ascii="宋体" w:hAnsi="宋体"/>
                <w:szCs w:val="21"/>
              </w:rPr>
            </w:pPr>
            <w:r w:rsidRPr="00D935CA">
              <w:rPr>
                <w:rFonts w:ascii="宋体" w:hAnsi="宋体" w:hint="eastAsia"/>
                <w:szCs w:val="21"/>
              </w:rPr>
              <w:t>数据库操作功能</w:t>
            </w:r>
          </w:p>
        </w:tc>
        <w:tc>
          <w:tcPr>
            <w:tcW w:w="4436" w:type="dxa"/>
          </w:tcPr>
          <w:p w14:paraId="7933D8D3" w14:textId="77777777" w:rsidR="00F672C3" w:rsidRPr="00D935CA" w:rsidRDefault="00F672C3" w:rsidP="007B6790">
            <w:pPr>
              <w:rPr>
                <w:rFonts w:ascii="宋体" w:hAnsi="宋体"/>
                <w:szCs w:val="21"/>
              </w:rPr>
            </w:pPr>
            <w:r w:rsidRPr="00D935CA">
              <w:rPr>
                <w:rFonts w:ascii="宋体" w:hAnsi="宋体"/>
                <w:szCs w:val="21"/>
              </w:rPr>
              <w:t>JDBC</w:t>
            </w:r>
          </w:p>
        </w:tc>
      </w:tr>
      <w:tr w:rsidR="00F672C3" w:rsidRPr="0071556B" w14:paraId="6C7B4FDE" w14:textId="77777777" w:rsidTr="00D935CA">
        <w:trPr>
          <w:trHeight w:val="20"/>
          <w:jc w:val="center"/>
        </w:trPr>
        <w:tc>
          <w:tcPr>
            <w:tcW w:w="4436" w:type="dxa"/>
          </w:tcPr>
          <w:p w14:paraId="2ED0663D" w14:textId="77777777" w:rsidR="00F672C3" w:rsidRPr="00D935CA" w:rsidRDefault="00F672C3" w:rsidP="007B6790">
            <w:pPr>
              <w:rPr>
                <w:rFonts w:ascii="宋体" w:hAnsi="宋体"/>
                <w:szCs w:val="21"/>
              </w:rPr>
            </w:pPr>
            <w:r w:rsidRPr="00D935CA">
              <w:rPr>
                <w:rFonts w:ascii="宋体" w:hAnsi="宋体" w:hint="eastAsia"/>
                <w:szCs w:val="21"/>
              </w:rPr>
              <w:t>代码转换功能</w:t>
            </w:r>
          </w:p>
        </w:tc>
        <w:tc>
          <w:tcPr>
            <w:tcW w:w="4436" w:type="dxa"/>
          </w:tcPr>
          <w:p w14:paraId="0BEF0ABB" w14:textId="77777777" w:rsidR="00F672C3" w:rsidRPr="00D935CA" w:rsidRDefault="00F672C3" w:rsidP="007B6790">
            <w:pPr>
              <w:rPr>
                <w:rFonts w:ascii="宋体" w:hAnsi="宋体"/>
                <w:szCs w:val="21"/>
              </w:rPr>
            </w:pPr>
            <w:r w:rsidRPr="00D935CA">
              <w:rPr>
                <w:rFonts w:ascii="宋体" w:hAnsi="宋体" w:hint="eastAsia"/>
                <w:szCs w:val="21"/>
              </w:rPr>
              <w:t>XSLT+转换程序</w:t>
            </w:r>
          </w:p>
        </w:tc>
      </w:tr>
      <w:tr w:rsidR="00F672C3" w:rsidRPr="0071556B" w14:paraId="1BA2CD6D" w14:textId="77777777" w:rsidTr="00D935CA">
        <w:trPr>
          <w:trHeight w:val="20"/>
          <w:jc w:val="center"/>
        </w:trPr>
        <w:tc>
          <w:tcPr>
            <w:tcW w:w="4436" w:type="dxa"/>
          </w:tcPr>
          <w:p w14:paraId="51B3F0BB" w14:textId="77777777" w:rsidR="00F672C3" w:rsidRPr="00D935CA" w:rsidRDefault="00F672C3" w:rsidP="007B6790">
            <w:pPr>
              <w:rPr>
                <w:rFonts w:ascii="宋体" w:hAnsi="宋体"/>
                <w:szCs w:val="21"/>
              </w:rPr>
            </w:pPr>
            <w:r w:rsidRPr="00D935CA">
              <w:rPr>
                <w:rFonts w:ascii="宋体" w:hAnsi="宋体" w:hint="eastAsia"/>
                <w:szCs w:val="21"/>
              </w:rPr>
              <w:t>串行代码的并行性识别功能</w:t>
            </w:r>
          </w:p>
        </w:tc>
        <w:tc>
          <w:tcPr>
            <w:tcW w:w="4436" w:type="dxa"/>
          </w:tcPr>
          <w:p w14:paraId="7F272426" w14:textId="77777777" w:rsidR="00F672C3" w:rsidRPr="00D935CA" w:rsidRDefault="00F672C3" w:rsidP="007B6790">
            <w:pPr>
              <w:rPr>
                <w:rFonts w:ascii="宋体" w:hAnsi="宋体"/>
                <w:szCs w:val="21"/>
              </w:rPr>
            </w:pPr>
            <w:r w:rsidRPr="00D935CA">
              <w:rPr>
                <w:rFonts w:ascii="宋体" w:hAnsi="宋体" w:hint="eastAsia"/>
                <w:szCs w:val="21"/>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3608506E">
            <wp:extent cx="5759450" cy="2384425"/>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F1F8B53" w:rsidR="0042726C" w:rsidRDefault="0042726C" w:rsidP="0042726C">
      <w:pPr>
        <w:pStyle w:val="WSL-6"/>
      </w:pPr>
      <w:bookmarkStart w:id="336" w:name="_Toc36925588"/>
      <w:bookmarkStart w:id="337" w:name="_Toc38291036"/>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36"/>
      <w:r w:rsidR="0007617E">
        <w:rPr>
          <w:rFonts w:hint="eastAsia"/>
        </w:rPr>
        <w:t>示例图</w:t>
      </w:r>
      <w:bookmarkEnd w:id="337"/>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015F16A0">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05400" cy="2821760"/>
                    </a:xfrm>
                    <a:prstGeom prst="rect">
                      <a:avLst/>
                    </a:prstGeom>
                    <a:noFill/>
                    <a:ln>
                      <a:noFill/>
                    </a:ln>
                  </pic:spPr>
                </pic:pic>
              </a:graphicData>
            </a:graphic>
          </wp:inline>
        </w:drawing>
      </w:r>
    </w:p>
    <w:p w14:paraId="344C065D" w14:textId="5DD2A9BB" w:rsidR="0042726C" w:rsidRDefault="0042726C" w:rsidP="0042726C">
      <w:pPr>
        <w:pStyle w:val="WSL-6"/>
      </w:pPr>
      <w:bookmarkStart w:id="338" w:name="_Toc36925590"/>
      <w:bookmarkStart w:id="339" w:name="_Toc38291037"/>
      <w:r>
        <w:rPr>
          <w:rFonts w:hint="eastAsia"/>
        </w:rPr>
        <w:t>图</w:t>
      </w:r>
      <w:r>
        <w:rPr>
          <w:rFonts w:hint="eastAsia"/>
        </w:rPr>
        <w:t>5.10</w:t>
      </w:r>
      <w:r>
        <w:t xml:space="preserve"> </w:t>
      </w:r>
      <w:r>
        <w:rPr>
          <w:rFonts w:hint="eastAsia"/>
        </w:rPr>
        <w:t>代码转换效果</w:t>
      </w:r>
      <w:bookmarkEnd w:id="338"/>
      <w:r w:rsidR="0007617E">
        <w:rPr>
          <w:rFonts w:hint="eastAsia"/>
        </w:rPr>
        <w:t>图</w:t>
      </w:r>
      <w:bookmarkEnd w:id="339"/>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50EC1D56">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72">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3DB24DD4" w:rsidR="00F672C3" w:rsidRPr="00243B4C" w:rsidRDefault="00F672C3" w:rsidP="00F672C3">
      <w:pPr>
        <w:pStyle w:val="WSL-6"/>
      </w:pPr>
      <w:bookmarkStart w:id="340" w:name="_Toc36925591"/>
      <w:bookmarkStart w:id="341" w:name="_Toc38291038"/>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40"/>
      <w:r w:rsidR="0007617E">
        <w:rPr>
          <w:rFonts w:hint="eastAsia"/>
        </w:rPr>
        <w:t>图</w:t>
      </w:r>
      <w:bookmarkEnd w:id="341"/>
    </w:p>
    <w:p w14:paraId="2490E67F" w14:textId="3AF2E028" w:rsidR="004614F2" w:rsidRPr="00933720" w:rsidRDefault="004614F2" w:rsidP="00162050">
      <w:pPr>
        <w:pStyle w:val="WSL-3"/>
      </w:pPr>
      <w:bookmarkStart w:id="342" w:name="_Toc38296007"/>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42"/>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lastRenderedPageBreak/>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43" w:name="_Toc38291039"/>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43"/>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8EA4EB3">
            <wp:extent cx="5759450" cy="36207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74">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44" w:name="_Toc38291040"/>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44"/>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75">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45" w:name="_Toc38291041"/>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45"/>
    </w:p>
    <w:p w14:paraId="2F9C39E0" w14:textId="33A5702A" w:rsidR="004614F2" w:rsidRDefault="008340E3" w:rsidP="008340E3">
      <w:pPr>
        <w:pStyle w:val="WSL-2"/>
        <w:numPr>
          <w:ilvl w:val="0"/>
          <w:numId w:val="0"/>
        </w:numPr>
      </w:pPr>
      <w:bookmarkStart w:id="346" w:name="_Toc38296008"/>
      <w:r>
        <w:rPr>
          <w:rFonts w:hint="eastAsia"/>
        </w:rPr>
        <w:lastRenderedPageBreak/>
        <w:t>5.3</w:t>
      </w:r>
      <w:r w:rsidR="004614F2">
        <w:rPr>
          <w:rFonts w:hint="eastAsia"/>
        </w:rPr>
        <w:t>本章小结</w:t>
      </w:r>
      <w:bookmarkEnd w:id="346"/>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47" w:name="_Toc38296009"/>
      <w:r>
        <w:rPr>
          <w:rFonts w:hint="eastAsia"/>
        </w:rPr>
        <w:lastRenderedPageBreak/>
        <w:t>结论</w:t>
      </w:r>
      <w:bookmarkEnd w:id="347"/>
    </w:p>
    <w:p w14:paraId="5DCBCAED" w14:textId="7731CA38"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存在着较大的难度。这一难度主要体现在两个方面：一方面，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目前存在的并行编程模型（如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等）所采用的编程方法和手段并不统一，但实际应用中往往需要结合其中的两种或多种，多个不同标准的学习和交叉使用为此增加了一定难度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w:t>
      </w:r>
      <w:proofErr w:type="gramStart"/>
      <w:r w:rsidR="005D413C">
        <w:rPr>
          <w:rFonts w:hint="eastAsia"/>
        </w:rPr>
        <w:t>图数据</w:t>
      </w:r>
      <w:proofErr w:type="gramEnd"/>
      <w:r w:rsidR="005D413C">
        <w:rPr>
          <w:rFonts w:hint="eastAsia"/>
        </w:rPr>
        <w:t>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6FB3320" w:rsidR="005D413C" w:rsidRDefault="0053497E" w:rsidP="002B310F">
      <w:pPr>
        <w:pStyle w:val="WSL-4"/>
        <w:ind w:firstLineChars="0" w:firstLine="0"/>
      </w:pPr>
      <w:r>
        <w:rPr>
          <w:rFonts w:hint="eastAsia"/>
        </w:rPr>
        <w:t>(</w:t>
      </w:r>
      <w:r>
        <w:t>2)</w:t>
      </w:r>
      <w:r w:rsidR="005E0668">
        <w:rPr>
          <w:rFonts w:hint="eastAsia"/>
        </w:rPr>
        <w:t>建立了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48" w:name="_Hlk36805063"/>
      <w:r w:rsidR="005D413C">
        <w:rPr>
          <w:rFonts w:hint="eastAsia"/>
        </w:rPr>
        <w:t>传统的静态分析方法、结合动态特征的机器学习方法以及在算法分类问题上表现良好的深度学习模型</w:t>
      </w:r>
      <w:bookmarkEnd w:id="348"/>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proofErr w:type="spellStart"/>
      <w:r w:rsidR="005D413C">
        <w:rPr>
          <w:rFonts w:hint="eastAsia"/>
        </w:rPr>
        <w:t>GateOne</w:t>
      </w:r>
      <w:proofErr w:type="spellEnd"/>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5"/>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49" w:name="_Toc38296010"/>
      <w:r>
        <w:lastRenderedPageBreak/>
        <w:t>参考文献</w:t>
      </w:r>
      <w:bookmarkEnd w:id="349"/>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proofErr w:type="gramStart"/>
      <w:r w:rsidRPr="004825CD">
        <w:rPr>
          <w:rFonts w:hint="eastAsia"/>
        </w:rPr>
        <w:t>安虹</w:t>
      </w:r>
      <w:proofErr w:type="gramEnd"/>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w:t>
      </w:r>
      <w:proofErr w:type="spellStart"/>
      <w:r w:rsidRPr="00AB38A5">
        <w:t>Bielecki</w:t>
      </w:r>
      <w:proofErr w:type="spellEnd"/>
      <w:r w:rsidRPr="00AB38A5">
        <w:t xml:space="preserve">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w:t>
      </w:r>
      <w:proofErr w:type="spellStart"/>
      <w:r w:rsidRPr="00AB38A5">
        <w:t>Bielecki</w:t>
      </w:r>
      <w:proofErr w:type="spellEnd"/>
      <w:r w:rsidRPr="00AB38A5">
        <w:t xml:space="preserve">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w:t>
      </w:r>
      <w:proofErr w:type="spellStart"/>
      <w:r w:rsidRPr="00AB38A5">
        <w:t>Bielecki</w:t>
      </w:r>
      <w:proofErr w:type="spellEnd"/>
      <w:r w:rsidRPr="00AB38A5">
        <w:t xml:space="preserve">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w:t>
      </w:r>
      <w:proofErr w:type="spellStart"/>
      <w:r>
        <w:t>Universität</w:t>
      </w:r>
      <w:proofErr w:type="spellEnd"/>
      <w:r>
        <w:t xml:space="preserve">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code</w:t>
      </w:r>
      <w:proofErr w:type="gramStart"/>
      <w:r>
        <w:t>?[</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w:t>
      </w:r>
      <w:proofErr w:type="spellStart"/>
      <w:r>
        <w:t>Snavely</w:t>
      </w:r>
      <w:proofErr w:type="spellEnd"/>
      <w:r>
        <w:t xml:space="preserve">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proofErr w:type="spellStart"/>
      <w:r>
        <w:t>Alon</w:t>
      </w:r>
      <w:proofErr w:type="spellEnd"/>
      <w:r>
        <w:t xml:space="preserve">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proofErr w:type="spellStart"/>
      <w:r>
        <w:t>Alon</w:t>
      </w:r>
      <w:proofErr w:type="spellEnd"/>
      <w:r>
        <w:t xml:space="preserve">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w:t>
      </w:r>
      <w:proofErr w:type="gramStart"/>
      <w:r>
        <w:t>Lloyd</w:t>
      </w:r>
      <w:proofErr w:type="gramEnd"/>
      <w:r>
        <w:t xml:space="preserve">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w:t>
      </w:r>
      <w:proofErr w:type="spellStart"/>
      <w:r>
        <w:t>Jagannathan</w:t>
      </w:r>
      <w:proofErr w:type="spellEnd"/>
      <w:r>
        <w:t xml:space="preserve">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76"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Rubiños-López</w:t>
      </w:r>
      <w:proofErr w:type="spellEnd"/>
      <w:r>
        <w:t xml:space="preserve">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w:t>
      </w:r>
      <w:proofErr w:type="spellStart"/>
      <w:r>
        <w:t>Baskaran</w:t>
      </w:r>
      <w:proofErr w:type="spellEnd"/>
      <w:r>
        <w:t xml:space="preserve">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w:t>
      </w:r>
      <w:r>
        <w:lastRenderedPageBreak/>
        <w:t>020.</w:t>
      </w:r>
    </w:p>
    <w:p w14:paraId="2E948119" w14:textId="1C51365B" w:rsidR="00BF7746" w:rsidRDefault="00BF7746" w:rsidP="00BF7746">
      <w:pPr>
        <w:pStyle w:val="WSL-0"/>
      </w:pPr>
      <w:proofErr w:type="spellStart"/>
      <w:r>
        <w:t>Gori</w:t>
      </w:r>
      <w:proofErr w:type="spellEnd"/>
      <w:r>
        <w:t xml:space="preserve">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50" w:name="_Toc38296011"/>
      <w:r>
        <w:lastRenderedPageBreak/>
        <w:t>附录</w:t>
      </w:r>
      <w:r>
        <w:t xml:space="preserve">A </w:t>
      </w:r>
      <w:r>
        <w:t>攻读学位期间发表的学术论文与获得的成果</w:t>
      </w:r>
      <w:bookmarkEnd w:id="350"/>
    </w:p>
    <w:p w14:paraId="6C2DD198" w14:textId="4A7A76FF" w:rsidR="007E05B9" w:rsidRDefault="007E05B9" w:rsidP="007E05B9">
      <w:pPr>
        <w:pStyle w:val="10"/>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51" w:name="_Toc1507532978"/>
      <w:bookmarkStart w:id="352" w:name="_Toc450209234"/>
      <w:bookmarkStart w:id="353" w:name="_Toc421542296"/>
      <w:r>
        <w:br w:type="column"/>
      </w:r>
      <w:bookmarkStart w:id="354" w:name="_Toc38296012"/>
      <w:r>
        <w:lastRenderedPageBreak/>
        <w:t>附录</w:t>
      </w:r>
      <w:r>
        <w:t xml:space="preserve">B </w:t>
      </w:r>
      <w:r>
        <w:t>攻读学位期间参加的科研项目</w:t>
      </w:r>
      <w:bookmarkEnd w:id="351"/>
      <w:bookmarkEnd w:id="352"/>
      <w:bookmarkEnd w:id="353"/>
      <w:bookmarkEnd w:id="354"/>
    </w:p>
    <w:p w14:paraId="0E758BC1" w14:textId="6EB60A11" w:rsidR="003379F4" w:rsidRDefault="007E05B9" w:rsidP="007E05B9">
      <w:pPr>
        <w:pStyle w:val="10"/>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55" w:name="_Toc1094693940"/>
      <w:bookmarkStart w:id="356" w:name="_Toc38296013"/>
      <w:r w:rsidRPr="00E14F8C">
        <w:lastRenderedPageBreak/>
        <w:t>致</w:t>
      </w:r>
      <w:r w:rsidRPr="00E14F8C">
        <w:t xml:space="preserve">  </w:t>
      </w:r>
      <w:r w:rsidRPr="00E14F8C">
        <w:t>谢</w:t>
      </w:r>
      <w:bookmarkEnd w:id="355"/>
      <w:bookmarkEnd w:id="356"/>
    </w:p>
    <w:p w14:paraId="1CCA236D" w14:textId="2B2BF1FC"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Pr>
          <w:rFonts w:hint="eastAsia"/>
        </w:rPr>
        <w:t>帮助和支持的老师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对我学习的默默关怀</w:t>
      </w:r>
      <w:r w:rsidR="00F73523">
        <w:rPr>
          <w:rFonts w:hint="eastAsia"/>
        </w:rPr>
        <w:t>；感谢你们</w:t>
      </w:r>
      <w:r>
        <w:rPr>
          <w:rFonts w:hint="eastAsia"/>
        </w:rPr>
        <w:t>一直激励我前行，给我源源不断的动力。</w:t>
      </w:r>
    </w:p>
    <w:p w14:paraId="3A8F2745" w14:textId="60533832"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w:t>
      </w:r>
      <w:r w:rsidR="00202575">
        <w:rPr>
          <w:rFonts w:hint="eastAsia"/>
        </w:rPr>
        <w:t>彭</w:t>
      </w:r>
      <w:r>
        <w:rPr>
          <w:rFonts w:hint="eastAsia"/>
        </w:rPr>
        <w:t>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5F3A24">
        <w:rPr>
          <w:rFonts w:hint="eastAsia"/>
        </w:rPr>
        <w:t>彭老师的谆谆教诲</w:t>
      </w:r>
      <w:r>
        <w:rPr>
          <w:rFonts w:hint="eastAsia"/>
        </w:rPr>
        <w:t>和严于律己的品质使我受益匪浅，他将一直是我前进道路上的榜样，指引我不断奋斗。</w:t>
      </w:r>
    </w:p>
    <w:p w14:paraId="24FB5B54" w14:textId="7A3F925E"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5F3A24">
        <w:rPr>
          <w:rFonts w:hint="eastAsia"/>
        </w:rPr>
        <w:t>薛</w:t>
      </w:r>
      <w:proofErr w:type="gramEnd"/>
      <w:r w:rsidR="005F3A24">
        <w:rPr>
          <w:rFonts w:hint="eastAsia"/>
        </w:rPr>
        <w:t>时雨同学和邹骁峰同学，</w:t>
      </w:r>
      <w:r w:rsidR="00514D99">
        <w:rPr>
          <w:rFonts w:hint="eastAsia"/>
        </w:rPr>
        <w:t>感谢</w:t>
      </w:r>
      <w:r w:rsidR="00EE3E37">
        <w:rPr>
          <w:rFonts w:hint="eastAsia"/>
        </w:rPr>
        <w:t>你</w:t>
      </w:r>
      <w:r w:rsidR="00514D99">
        <w:rPr>
          <w:rFonts w:hint="eastAsia"/>
        </w:rPr>
        <w:t>们</w:t>
      </w:r>
      <w:r w:rsidR="005F3A24">
        <w:rPr>
          <w:rFonts w:hint="eastAsia"/>
        </w:rPr>
        <w:t>在</w:t>
      </w:r>
      <w:r w:rsidR="00514D99">
        <w:rPr>
          <w:rFonts w:hint="eastAsia"/>
        </w:rPr>
        <w:t>生活中的包容和理解，让我收获了难忘的</w:t>
      </w:r>
      <w:r w:rsidR="00050415">
        <w:rPr>
          <w:rFonts w:hint="eastAsia"/>
        </w:rPr>
        <w:t>室友情</w:t>
      </w:r>
      <w:r w:rsidR="00514D99">
        <w:rPr>
          <w:rFonts w:hint="eastAsia"/>
        </w:rPr>
        <w:t>谊。</w:t>
      </w:r>
    </w:p>
    <w:p w14:paraId="45CE8A92" w14:textId="22E41902" w:rsidR="005F3A24" w:rsidRPr="005F3A24" w:rsidRDefault="005F3A24" w:rsidP="005F3A24">
      <w:pPr>
        <w:pStyle w:val="WSL-4"/>
        <w:ind w:firstLine="518"/>
      </w:pPr>
      <w:r>
        <w:rPr>
          <w:rFonts w:hint="eastAsia"/>
        </w:rPr>
        <w:t>感谢我的父母，感谢你们对我多年来的支持，你们无私的付出和无微不至的关怀，让我更有力量去面对学习生活上的一切困难。同时，我还要感谢</w:t>
      </w:r>
      <w:proofErr w:type="gramStart"/>
      <w:r>
        <w:rPr>
          <w:rFonts w:hint="eastAsia"/>
        </w:rPr>
        <w:t>雍</w:t>
      </w:r>
      <w:proofErr w:type="gramEnd"/>
      <w:r>
        <w:rPr>
          <w:rFonts w:hint="eastAsia"/>
        </w:rPr>
        <w:t>晓光女士</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237AA6FB" w:rsidR="00BD5F4B" w:rsidRDefault="00BD5F4B" w:rsidP="00BD5F4B">
      <w:pPr>
        <w:pStyle w:val="WSL-4"/>
        <w:ind w:firstLine="518"/>
      </w:pPr>
      <w:r>
        <w:t>最后，衷心感谢</w:t>
      </w:r>
      <w:r w:rsidR="005C50C8">
        <w:rPr>
          <w:rFonts w:hint="eastAsia"/>
        </w:rPr>
        <w:t>在百忙之中抽出时间审阅本文的</w:t>
      </w:r>
      <w:r>
        <w:t>各位老师和评审专家，谢谢你们的辛勤工作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w:t>
      </w:r>
      <w:proofErr w:type="gramStart"/>
      <w:r w:rsidR="006A3B83">
        <w:rPr>
          <w:rFonts w:hint="eastAsia"/>
        </w:rPr>
        <w:t>世</w:t>
      </w:r>
      <w:proofErr w:type="gramEnd"/>
      <w:r w:rsidR="006A3B83">
        <w:rPr>
          <w:rFonts w:hint="eastAsia"/>
        </w:rPr>
        <w:t>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77"/>
      <w:headerReference w:type="default" r:id="rId78"/>
      <w:footerReference w:type="even" r:id="rId79"/>
      <w:footerReference w:type="default" r:id="rId80"/>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4A3D1" w14:textId="77777777" w:rsidR="001B73F4" w:rsidRDefault="001B73F4" w:rsidP="00E5594F">
      <w:pPr>
        <w:ind w:firstLine="480"/>
      </w:pPr>
      <w:r>
        <w:separator/>
      </w:r>
    </w:p>
  </w:endnote>
  <w:endnote w:type="continuationSeparator" w:id="0">
    <w:p w14:paraId="7CB294F6" w14:textId="77777777" w:rsidR="001B73F4" w:rsidRDefault="001B73F4"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Segoe UI Emoji">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0161160"/>
      <w:docPartObj>
        <w:docPartGallery w:val="Page Numbers (Bottom of Page)"/>
        <w:docPartUnique/>
      </w:docPartObj>
    </w:sdtPr>
    <w:sdtContent>
      <w:p w14:paraId="1B9348AE" w14:textId="581E5D0F" w:rsidR="0058418C" w:rsidRDefault="0058418C">
        <w:pPr>
          <w:pStyle w:val="a4"/>
          <w:jc w:val="center"/>
        </w:pPr>
        <w:r>
          <w:fldChar w:fldCharType="begin"/>
        </w:r>
        <w:r>
          <w:instrText>PAGE   \* MERGEFORMAT</w:instrText>
        </w:r>
        <w:r>
          <w:fldChar w:fldCharType="separate"/>
        </w:r>
        <w:r w:rsidR="00483142" w:rsidRPr="00483142">
          <w:rPr>
            <w:noProof/>
            <w:lang w:val="zh-CN"/>
          </w:rPr>
          <w:t>II</w:t>
        </w:r>
        <w:r>
          <w:fldChar w:fldCharType="end"/>
        </w:r>
      </w:p>
    </w:sdtContent>
  </w:sdt>
  <w:p w14:paraId="5A1FAEE2" w14:textId="77777777" w:rsidR="0058418C" w:rsidRDefault="0058418C">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6ED81" w14:textId="77777777" w:rsidR="0058418C" w:rsidRDefault="0058418C">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75A4F5" w14:textId="77777777" w:rsidR="0058418C" w:rsidRDefault="0058418C">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789756"/>
      <w:docPartObj>
        <w:docPartGallery w:val="Page Numbers (Bottom of Page)"/>
        <w:docPartUnique/>
      </w:docPartObj>
    </w:sdtPr>
    <w:sdtContent>
      <w:p w14:paraId="13E31080" w14:textId="5BB487DF" w:rsidR="0058418C" w:rsidRPr="006B0CF0" w:rsidRDefault="0058418C" w:rsidP="006B0CF0">
        <w:pPr>
          <w:pStyle w:val="a4"/>
          <w:jc w:val="center"/>
        </w:pPr>
        <w:r>
          <w:fldChar w:fldCharType="begin"/>
        </w:r>
        <w:r>
          <w:instrText>PAGE   \* MERGEFORMAT</w:instrText>
        </w:r>
        <w:r>
          <w:fldChar w:fldCharType="separate"/>
        </w:r>
        <w:r w:rsidR="00483142" w:rsidRPr="00483142">
          <w:rPr>
            <w:noProof/>
            <w:lang w:val="zh-CN"/>
          </w:rPr>
          <w:t>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645A" w14:textId="77777777" w:rsidR="0058418C" w:rsidRDefault="0058418C">
    <w:pPr>
      <w:pStyle w:val="a4"/>
      <w:jc w:val="center"/>
    </w:pPr>
    <w:r>
      <w:fldChar w:fldCharType="begin"/>
    </w:r>
    <w:r>
      <w:instrText xml:space="preserve"> PAGE   \* MERGEFORMAT </w:instrText>
    </w:r>
    <w:r>
      <w:fldChar w:fldCharType="separate"/>
    </w:r>
    <w:r w:rsidR="00483142">
      <w:rPr>
        <w:noProof/>
      </w:rPr>
      <w:t>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2493936"/>
      <w:docPartObj>
        <w:docPartGallery w:val="Page Numbers (Bottom of Page)"/>
        <w:docPartUnique/>
      </w:docPartObj>
    </w:sdtPr>
    <w:sdtContent>
      <w:p w14:paraId="183CB64F" w14:textId="0D43BFE1" w:rsidR="0058418C" w:rsidRDefault="0058418C" w:rsidP="003B0FE4">
        <w:pPr>
          <w:pStyle w:val="a4"/>
          <w:jc w:val="center"/>
        </w:pPr>
        <w:r>
          <w:fldChar w:fldCharType="begin"/>
        </w:r>
        <w:r>
          <w:instrText>PAGE   \* MERGEFORMAT</w:instrText>
        </w:r>
        <w:r>
          <w:fldChar w:fldCharType="separate"/>
        </w:r>
        <w:r w:rsidR="00483142" w:rsidRPr="00483142">
          <w:rPr>
            <w:noProof/>
            <w:lang w:val="zh-CN"/>
          </w:rPr>
          <w:t>7</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BEFA36" w14:textId="77777777" w:rsidR="001B73F4" w:rsidRDefault="001B73F4" w:rsidP="00E5594F">
      <w:pPr>
        <w:ind w:firstLine="480"/>
      </w:pPr>
      <w:r>
        <w:separator/>
      </w:r>
    </w:p>
  </w:footnote>
  <w:footnote w:type="continuationSeparator" w:id="0">
    <w:p w14:paraId="2F4C9079" w14:textId="77777777" w:rsidR="001B73F4" w:rsidRDefault="001B73F4" w:rsidP="00E5594F">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8FDC68" w14:textId="77777777" w:rsidR="0058418C" w:rsidRDefault="0058418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FD491" w14:textId="77777777" w:rsidR="0058418C" w:rsidRDefault="0058418C">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DD441" w14:textId="77777777" w:rsidR="0058418C" w:rsidRDefault="0058418C">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B57910" w14:textId="5A292F05" w:rsidR="0058418C" w:rsidRDefault="0058418C">
    <w:pPr>
      <w:pStyle w:val="a5"/>
      <w:pBdr>
        <w:bottom w:val="thinThickSmallGap" w:sz="12" w:space="1" w:color="auto"/>
      </w:pBdr>
      <w:rPr>
        <w:sz w:val="18"/>
        <w:szCs w:val="18"/>
      </w:rPr>
    </w:pPr>
    <w:r>
      <w:rPr>
        <w:rFonts w:hint="eastAsia"/>
        <w:sz w:val="18"/>
        <w:szCs w:val="18"/>
      </w:rPr>
      <w:t>基于深度学习的程序并行化方法研究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CE5EC" w14:textId="42BD7F21" w:rsidR="0058418C" w:rsidRDefault="0058418C" w:rsidP="002F2327">
    <w:pPr>
      <w:pStyle w:val="a5"/>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FF5A04"/>
    <w:multiLevelType w:val="singleLevel"/>
    <w:tmpl w:val="BDFF5A04"/>
    <w:lvl w:ilvl="0">
      <w:start w:val="1"/>
      <w:numFmt w:val="decimal"/>
      <w:lvlText w:val="%1."/>
      <w:lvlJc w:val="left"/>
      <w:pPr>
        <w:tabs>
          <w:tab w:val="left" w:pos="312"/>
        </w:tabs>
      </w:pPr>
    </w:lvl>
  </w:abstractNum>
  <w:abstractNum w:abstractNumId="1">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E6B3C82"/>
    <w:multiLevelType w:val="singleLevel"/>
    <w:tmpl w:val="3E6B3C82"/>
    <w:lvl w:ilvl="0">
      <w:start w:val="1"/>
      <w:numFmt w:val="decimal"/>
      <w:lvlText w:val="%1."/>
      <w:lvlJc w:val="left"/>
      <w:pPr>
        <w:tabs>
          <w:tab w:val="left" w:pos="312"/>
        </w:tabs>
      </w:pPr>
    </w:lvl>
  </w:abstractNum>
  <w:abstractNum w:abstractNumId="8">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trackRevisions/>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F38"/>
    <w:rsid w:val="0000673F"/>
    <w:rsid w:val="00010D25"/>
    <w:rsid w:val="0001167E"/>
    <w:rsid w:val="000122E8"/>
    <w:rsid w:val="000152C3"/>
    <w:rsid w:val="0002057F"/>
    <w:rsid w:val="00023046"/>
    <w:rsid w:val="00026445"/>
    <w:rsid w:val="00034904"/>
    <w:rsid w:val="0003563C"/>
    <w:rsid w:val="0004097D"/>
    <w:rsid w:val="0004207C"/>
    <w:rsid w:val="00042CEE"/>
    <w:rsid w:val="00046AD2"/>
    <w:rsid w:val="00050415"/>
    <w:rsid w:val="00051EC9"/>
    <w:rsid w:val="0005686A"/>
    <w:rsid w:val="00056BA6"/>
    <w:rsid w:val="00062D91"/>
    <w:rsid w:val="00070F65"/>
    <w:rsid w:val="0007617E"/>
    <w:rsid w:val="00080608"/>
    <w:rsid w:val="00081853"/>
    <w:rsid w:val="000845D3"/>
    <w:rsid w:val="00093B00"/>
    <w:rsid w:val="0009719C"/>
    <w:rsid w:val="000A266F"/>
    <w:rsid w:val="000A30AB"/>
    <w:rsid w:val="000A5C2A"/>
    <w:rsid w:val="000A68B8"/>
    <w:rsid w:val="000A6AC2"/>
    <w:rsid w:val="000B116E"/>
    <w:rsid w:val="000B5734"/>
    <w:rsid w:val="000C1C5F"/>
    <w:rsid w:val="000C2A80"/>
    <w:rsid w:val="000C5F5D"/>
    <w:rsid w:val="000D35D4"/>
    <w:rsid w:val="000D649D"/>
    <w:rsid w:val="000D6749"/>
    <w:rsid w:val="000D6E53"/>
    <w:rsid w:val="000E03F6"/>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2764"/>
    <w:rsid w:val="00115A25"/>
    <w:rsid w:val="00115E6A"/>
    <w:rsid w:val="0011776B"/>
    <w:rsid w:val="001201F5"/>
    <w:rsid w:val="0012037C"/>
    <w:rsid w:val="0012151B"/>
    <w:rsid w:val="001219F1"/>
    <w:rsid w:val="00122641"/>
    <w:rsid w:val="00123F38"/>
    <w:rsid w:val="00125E3C"/>
    <w:rsid w:val="0012714C"/>
    <w:rsid w:val="00127C9A"/>
    <w:rsid w:val="00127E72"/>
    <w:rsid w:val="00136F66"/>
    <w:rsid w:val="00137DE1"/>
    <w:rsid w:val="00146335"/>
    <w:rsid w:val="00146727"/>
    <w:rsid w:val="00146C42"/>
    <w:rsid w:val="00162050"/>
    <w:rsid w:val="00171E03"/>
    <w:rsid w:val="001761BC"/>
    <w:rsid w:val="00180FD8"/>
    <w:rsid w:val="001822DC"/>
    <w:rsid w:val="001856FC"/>
    <w:rsid w:val="00185C1E"/>
    <w:rsid w:val="00186A94"/>
    <w:rsid w:val="00186EFD"/>
    <w:rsid w:val="00194222"/>
    <w:rsid w:val="00195392"/>
    <w:rsid w:val="001A5CEE"/>
    <w:rsid w:val="001B5AC5"/>
    <w:rsid w:val="001B73F4"/>
    <w:rsid w:val="001C025A"/>
    <w:rsid w:val="001C3A9D"/>
    <w:rsid w:val="001C59F5"/>
    <w:rsid w:val="001D40FC"/>
    <w:rsid w:val="001E1889"/>
    <w:rsid w:val="001E3C9E"/>
    <w:rsid w:val="001F2E8B"/>
    <w:rsid w:val="00201921"/>
    <w:rsid w:val="00202575"/>
    <w:rsid w:val="00202FE7"/>
    <w:rsid w:val="00203EC1"/>
    <w:rsid w:val="0021141A"/>
    <w:rsid w:val="00211AD0"/>
    <w:rsid w:val="00212356"/>
    <w:rsid w:val="00212B02"/>
    <w:rsid w:val="002132C3"/>
    <w:rsid w:val="00214FB0"/>
    <w:rsid w:val="00220ED7"/>
    <w:rsid w:val="00227B19"/>
    <w:rsid w:val="0023033D"/>
    <w:rsid w:val="00231497"/>
    <w:rsid w:val="0023309E"/>
    <w:rsid w:val="00236BDB"/>
    <w:rsid w:val="00241BBF"/>
    <w:rsid w:val="002452FF"/>
    <w:rsid w:val="00245640"/>
    <w:rsid w:val="00256E60"/>
    <w:rsid w:val="00262121"/>
    <w:rsid w:val="0026561C"/>
    <w:rsid w:val="00272703"/>
    <w:rsid w:val="00274EB0"/>
    <w:rsid w:val="00277B77"/>
    <w:rsid w:val="00282DCF"/>
    <w:rsid w:val="002842C4"/>
    <w:rsid w:val="0028502E"/>
    <w:rsid w:val="00286EA8"/>
    <w:rsid w:val="00291401"/>
    <w:rsid w:val="00296A04"/>
    <w:rsid w:val="002A3BDC"/>
    <w:rsid w:val="002A5098"/>
    <w:rsid w:val="002B062E"/>
    <w:rsid w:val="002B0EB9"/>
    <w:rsid w:val="002B3002"/>
    <w:rsid w:val="002B310F"/>
    <w:rsid w:val="002D2CC6"/>
    <w:rsid w:val="002D3B2F"/>
    <w:rsid w:val="002E2B94"/>
    <w:rsid w:val="002F1871"/>
    <w:rsid w:val="002F2327"/>
    <w:rsid w:val="002F4AF8"/>
    <w:rsid w:val="002F69C6"/>
    <w:rsid w:val="002F6B5D"/>
    <w:rsid w:val="003005FD"/>
    <w:rsid w:val="00301DAC"/>
    <w:rsid w:val="0030504C"/>
    <w:rsid w:val="00310007"/>
    <w:rsid w:val="00310875"/>
    <w:rsid w:val="00315907"/>
    <w:rsid w:val="00324493"/>
    <w:rsid w:val="003307A6"/>
    <w:rsid w:val="00332FFD"/>
    <w:rsid w:val="00335C89"/>
    <w:rsid w:val="003360CE"/>
    <w:rsid w:val="003379F4"/>
    <w:rsid w:val="00342BB0"/>
    <w:rsid w:val="0034434D"/>
    <w:rsid w:val="00344C83"/>
    <w:rsid w:val="00345A64"/>
    <w:rsid w:val="00350AB4"/>
    <w:rsid w:val="00356A33"/>
    <w:rsid w:val="003579DB"/>
    <w:rsid w:val="0036177B"/>
    <w:rsid w:val="00366A7F"/>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564B"/>
    <w:rsid w:val="003D62E3"/>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1A7"/>
    <w:rsid w:val="00440D3B"/>
    <w:rsid w:val="00443754"/>
    <w:rsid w:val="00443FFB"/>
    <w:rsid w:val="00453245"/>
    <w:rsid w:val="0045683D"/>
    <w:rsid w:val="004614F2"/>
    <w:rsid w:val="00462998"/>
    <w:rsid w:val="00463D0D"/>
    <w:rsid w:val="0046435B"/>
    <w:rsid w:val="00465A65"/>
    <w:rsid w:val="0046666E"/>
    <w:rsid w:val="00466C11"/>
    <w:rsid w:val="004700C5"/>
    <w:rsid w:val="00481B39"/>
    <w:rsid w:val="004825CD"/>
    <w:rsid w:val="00483142"/>
    <w:rsid w:val="00486F75"/>
    <w:rsid w:val="0049137C"/>
    <w:rsid w:val="00494DE2"/>
    <w:rsid w:val="00497A74"/>
    <w:rsid w:val="004A0E2A"/>
    <w:rsid w:val="004A21A3"/>
    <w:rsid w:val="004A3DF1"/>
    <w:rsid w:val="004B02AE"/>
    <w:rsid w:val="004B793E"/>
    <w:rsid w:val="004B7CA5"/>
    <w:rsid w:val="004C1320"/>
    <w:rsid w:val="004C5752"/>
    <w:rsid w:val="004C6130"/>
    <w:rsid w:val="004C6F45"/>
    <w:rsid w:val="004E10BF"/>
    <w:rsid w:val="004E450D"/>
    <w:rsid w:val="004F01CE"/>
    <w:rsid w:val="004F4223"/>
    <w:rsid w:val="004F5ADB"/>
    <w:rsid w:val="004F66A5"/>
    <w:rsid w:val="004F6B40"/>
    <w:rsid w:val="00506E19"/>
    <w:rsid w:val="00513B8E"/>
    <w:rsid w:val="00514D99"/>
    <w:rsid w:val="00514DAB"/>
    <w:rsid w:val="00515580"/>
    <w:rsid w:val="00520E44"/>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37F"/>
    <w:rsid w:val="00564A81"/>
    <w:rsid w:val="005707BF"/>
    <w:rsid w:val="00573247"/>
    <w:rsid w:val="00573E69"/>
    <w:rsid w:val="0057438E"/>
    <w:rsid w:val="005835DC"/>
    <w:rsid w:val="0058418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F1EA0"/>
    <w:rsid w:val="005F3A24"/>
    <w:rsid w:val="005F74AC"/>
    <w:rsid w:val="00600FAB"/>
    <w:rsid w:val="006029B4"/>
    <w:rsid w:val="00603C77"/>
    <w:rsid w:val="00603D66"/>
    <w:rsid w:val="00611A9E"/>
    <w:rsid w:val="00613EFE"/>
    <w:rsid w:val="00622E08"/>
    <w:rsid w:val="00624660"/>
    <w:rsid w:val="006319D9"/>
    <w:rsid w:val="00631DBD"/>
    <w:rsid w:val="0063445A"/>
    <w:rsid w:val="00635250"/>
    <w:rsid w:val="00637A1A"/>
    <w:rsid w:val="00637C79"/>
    <w:rsid w:val="00642150"/>
    <w:rsid w:val="006629B4"/>
    <w:rsid w:val="00664D19"/>
    <w:rsid w:val="00664E84"/>
    <w:rsid w:val="00665B73"/>
    <w:rsid w:val="00667255"/>
    <w:rsid w:val="0066730A"/>
    <w:rsid w:val="00672F54"/>
    <w:rsid w:val="006746C9"/>
    <w:rsid w:val="00675599"/>
    <w:rsid w:val="00675DBB"/>
    <w:rsid w:val="00681A2D"/>
    <w:rsid w:val="00686B7C"/>
    <w:rsid w:val="006917C7"/>
    <w:rsid w:val="00693D3C"/>
    <w:rsid w:val="006A05A9"/>
    <w:rsid w:val="006A2039"/>
    <w:rsid w:val="006A3B83"/>
    <w:rsid w:val="006A439A"/>
    <w:rsid w:val="006A4F58"/>
    <w:rsid w:val="006A58F6"/>
    <w:rsid w:val="006A7434"/>
    <w:rsid w:val="006B0CF0"/>
    <w:rsid w:val="006B1F0A"/>
    <w:rsid w:val="006B3080"/>
    <w:rsid w:val="006B4B53"/>
    <w:rsid w:val="006B5587"/>
    <w:rsid w:val="006B6540"/>
    <w:rsid w:val="006C46E4"/>
    <w:rsid w:val="006D4A27"/>
    <w:rsid w:val="006E1D96"/>
    <w:rsid w:val="006E5D72"/>
    <w:rsid w:val="006E6AF9"/>
    <w:rsid w:val="006F1275"/>
    <w:rsid w:val="007039C2"/>
    <w:rsid w:val="00704C8D"/>
    <w:rsid w:val="007060EA"/>
    <w:rsid w:val="00711AA3"/>
    <w:rsid w:val="00711C60"/>
    <w:rsid w:val="0071556B"/>
    <w:rsid w:val="00722FB2"/>
    <w:rsid w:val="00724549"/>
    <w:rsid w:val="00730885"/>
    <w:rsid w:val="007318B3"/>
    <w:rsid w:val="0073780A"/>
    <w:rsid w:val="0074094D"/>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71778"/>
    <w:rsid w:val="007727BF"/>
    <w:rsid w:val="00772A36"/>
    <w:rsid w:val="0078384F"/>
    <w:rsid w:val="007856AC"/>
    <w:rsid w:val="0078684D"/>
    <w:rsid w:val="00792D3E"/>
    <w:rsid w:val="0079412E"/>
    <w:rsid w:val="007A2ED9"/>
    <w:rsid w:val="007B0A06"/>
    <w:rsid w:val="007B212B"/>
    <w:rsid w:val="007B6790"/>
    <w:rsid w:val="007C0987"/>
    <w:rsid w:val="007C1AC0"/>
    <w:rsid w:val="007C3343"/>
    <w:rsid w:val="007C3A75"/>
    <w:rsid w:val="007D12C5"/>
    <w:rsid w:val="007D1422"/>
    <w:rsid w:val="007D2202"/>
    <w:rsid w:val="007D241B"/>
    <w:rsid w:val="007D3558"/>
    <w:rsid w:val="007D4665"/>
    <w:rsid w:val="007D7A26"/>
    <w:rsid w:val="007E05B9"/>
    <w:rsid w:val="007E1D9C"/>
    <w:rsid w:val="007E5BE3"/>
    <w:rsid w:val="007E6008"/>
    <w:rsid w:val="007F1F14"/>
    <w:rsid w:val="007F2FBB"/>
    <w:rsid w:val="007F41FC"/>
    <w:rsid w:val="007F48E7"/>
    <w:rsid w:val="007F6132"/>
    <w:rsid w:val="00810AF9"/>
    <w:rsid w:val="0081171D"/>
    <w:rsid w:val="00812CE2"/>
    <w:rsid w:val="00813A31"/>
    <w:rsid w:val="00814B37"/>
    <w:rsid w:val="00821847"/>
    <w:rsid w:val="00822883"/>
    <w:rsid w:val="00831BD1"/>
    <w:rsid w:val="008339F1"/>
    <w:rsid w:val="008340E3"/>
    <w:rsid w:val="00836E04"/>
    <w:rsid w:val="0084091F"/>
    <w:rsid w:val="00842249"/>
    <w:rsid w:val="00844456"/>
    <w:rsid w:val="0085732D"/>
    <w:rsid w:val="0086052F"/>
    <w:rsid w:val="00866ED5"/>
    <w:rsid w:val="00871481"/>
    <w:rsid w:val="00874C64"/>
    <w:rsid w:val="00876C44"/>
    <w:rsid w:val="00876D06"/>
    <w:rsid w:val="00880704"/>
    <w:rsid w:val="0088548E"/>
    <w:rsid w:val="00886C86"/>
    <w:rsid w:val="00894353"/>
    <w:rsid w:val="008A082D"/>
    <w:rsid w:val="008A3B19"/>
    <w:rsid w:val="008B18BB"/>
    <w:rsid w:val="008B4267"/>
    <w:rsid w:val="008C044A"/>
    <w:rsid w:val="008C6EB0"/>
    <w:rsid w:val="008D03B7"/>
    <w:rsid w:val="008E1F56"/>
    <w:rsid w:val="008E3CDF"/>
    <w:rsid w:val="008E628D"/>
    <w:rsid w:val="008E6BBC"/>
    <w:rsid w:val="008F13F6"/>
    <w:rsid w:val="008F257B"/>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F7A"/>
    <w:rsid w:val="009507FD"/>
    <w:rsid w:val="00951C3C"/>
    <w:rsid w:val="009520C5"/>
    <w:rsid w:val="009527D7"/>
    <w:rsid w:val="00952815"/>
    <w:rsid w:val="00954136"/>
    <w:rsid w:val="00954DEC"/>
    <w:rsid w:val="00961FEA"/>
    <w:rsid w:val="00965F7C"/>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6D6D"/>
    <w:rsid w:val="009B77CC"/>
    <w:rsid w:val="009C2A6A"/>
    <w:rsid w:val="009C3F70"/>
    <w:rsid w:val="009D1E78"/>
    <w:rsid w:val="009D399E"/>
    <w:rsid w:val="009D3BE4"/>
    <w:rsid w:val="009D7362"/>
    <w:rsid w:val="009D7919"/>
    <w:rsid w:val="009D7D5F"/>
    <w:rsid w:val="009E1313"/>
    <w:rsid w:val="009E3BC9"/>
    <w:rsid w:val="009E651C"/>
    <w:rsid w:val="009F0137"/>
    <w:rsid w:val="009F0897"/>
    <w:rsid w:val="009F0A36"/>
    <w:rsid w:val="009F2A1B"/>
    <w:rsid w:val="009F4767"/>
    <w:rsid w:val="00A0015D"/>
    <w:rsid w:val="00A01679"/>
    <w:rsid w:val="00A02E8E"/>
    <w:rsid w:val="00A103B8"/>
    <w:rsid w:val="00A110E3"/>
    <w:rsid w:val="00A119AA"/>
    <w:rsid w:val="00A179CB"/>
    <w:rsid w:val="00A20F80"/>
    <w:rsid w:val="00A20FAE"/>
    <w:rsid w:val="00A32F5E"/>
    <w:rsid w:val="00A43277"/>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47E5"/>
    <w:rsid w:val="00A95BE4"/>
    <w:rsid w:val="00AA1049"/>
    <w:rsid w:val="00AA20C0"/>
    <w:rsid w:val="00AA3705"/>
    <w:rsid w:val="00AA4C65"/>
    <w:rsid w:val="00AB0225"/>
    <w:rsid w:val="00AB38A5"/>
    <w:rsid w:val="00AB43D1"/>
    <w:rsid w:val="00AB481A"/>
    <w:rsid w:val="00AC1246"/>
    <w:rsid w:val="00AC2424"/>
    <w:rsid w:val="00AC7817"/>
    <w:rsid w:val="00AD2268"/>
    <w:rsid w:val="00AD3344"/>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215D2"/>
    <w:rsid w:val="00B22C81"/>
    <w:rsid w:val="00B2542B"/>
    <w:rsid w:val="00B3059D"/>
    <w:rsid w:val="00B320B2"/>
    <w:rsid w:val="00B354E8"/>
    <w:rsid w:val="00B412E6"/>
    <w:rsid w:val="00B4464D"/>
    <w:rsid w:val="00B44EFF"/>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5353"/>
    <w:rsid w:val="00B84573"/>
    <w:rsid w:val="00B852D3"/>
    <w:rsid w:val="00B86FD8"/>
    <w:rsid w:val="00B91DAF"/>
    <w:rsid w:val="00B97A20"/>
    <w:rsid w:val="00BA18DF"/>
    <w:rsid w:val="00BA2CAB"/>
    <w:rsid w:val="00BA4633"/>
    <w:rsid w:val="00BB099F"/>
    <w:rsid w:val="00BB5CB3"/>
    <w:rsid w:val="00BB6FFE"/>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712C"/>
    <w:rsid w:val="00C37147"/>
    <w:rsid w:val="00C37B89"/>
    <w:rsid w:val="00C4465B"/>
    <w:rsid w:val="00C475E9"/>
    <w:rsid w:val="00C54598"/>
    <w:rsid w:val="00C669D4"/>
    <w:rsid w:val="00C671C2"/>
    <w:rsid w:val="00C76876"/>
    <w:rsid w:val="00C80FB9"/>
    <w:rsid w:val="00C82F89"/>
    <w:rsid w:val="00C84672"/>
    <w:rsid w:val="00C8791B"/>
    <w:rsid w:val="00C91241"/>
    <w:rsid w:val="00C91409"/>
    <w:rsid w:val="00C9412A"/>
    <w:rsid w:val="00C970B2"/>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DD"/>
    <w:rsid w:val="00D31E68"/>
    <w:rsid w:val="00D3274C"/>
    <w:rsid w:val="00D32805"/>
    <w:rsid w:val="00D33425"/>
    <w:rsid w:val="00D33817"/>
    <w:rsid w:val="00D33A2B"/>
    <w:rsid w:val="00D344C5"/>
    <w:rsid w:val="00D34AA4"/>
    <w:rsid w:val="00D41361"/>
    <w:rsid w:val="00D4516A"/>
    <w:rsid w:val="00D45BB0"/>
    <w:rsid w:val="00D50C29"/>
    <w:rsid w:val="00D56F9D"/>
    <w:rsid w:val="00D60F2B"/>
    <w:rsid w:val="00D71952"/>
    <w:rsid w:val="00D741A1"/>
    <w:rsid w:val="00D75C6F"/>
    <w:rsid w:val="00D8116B"/>
    <w:rsid w:val="00D8270D"/>
    <w:rsid w:val="00D92362"/>
    <w:rsid w:val="00D935CA"/>
    <w:rsid w:val="00D93C94"/>
    <w:rsid w:val="00D96EB8"/>
    <w:rsid w:val="00DA4B58"/>
    <w:rsid w:val="00DB5230"/>
    <w:rsid w:val="00DB6EFF"/>
    <w:rsid w:val="00DB769F"/>
    <w:rsid w:val="00DC008E"/>
    <w:rsid w:val="00DC032E"/>
    <w:rsid w:val="00DC2064"/>
    <w:rsid w:val="00DC4E52"/>
    <w:rsid w:val="00DD0435"/>
    <w:rsid w:val="00DD0851"/>
    <w:rsid w:val="00DD1CBE"/>
    <w:rsid w:val="00DD3DE3"/>
    <w:rsid w:val="00DD5914"/>
    <w:rsid w:val="00DD77BF"/>
    <w:rsid w:val="00DE29D5"/>
    <w:rsid w:val="00DE3A8E"/>
    <w:rsid w:val="00DF1377"/>
    <w:rsid w:val="00DF17C1"/>
    <w:rsid w:val="00E04CF8"/>
    <w:rsid w:val="00E07B15"/>
    <w:rsid w:val="00E10962"/>
    <w:rsid w:val="00E122AC"/>
    <w:rsid w:val="00E14935"/>
    <w:rsid w:val="00E14F8C"/>
    <w:rsid w:val="00E220EB"/>
    <w:rsid w:val="00E25339"/>
    <w:rsid w:val="00E261CC"/>
    <w:rsid w:val="00E3099A"/>
    <w:rsid w:val="00E36EA2"/>
    <w:rsid w:val="00E41DC1"/>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747C"/>
    <w:rsid w:val="00E94221"/>
    <w:rsid w:val="00E9542B"/>
    <w:rsid w:val="00EA0E1C"/>
    <w:rsid w:val="00EA2DD4"/>
    <w:rsid w:val="00EA6364"/>
    <w:rsid w:val="00EC1E63"/>
    <w:rsid w:val="00EC38CB"/>
    <w:rsid w:val="00EC4B94"/>
    <w:rsid w:val="00EC6838"/>
    <w:rsid w:val="00ED70B3"/>
    <w:rsid w:val="00EE2F2D"/>
    <w:rsid w:val="00EE3E37"/>
    <w:rsid w:val="00EE402B"/>
    <w:rsid w:val="00EF11C2"/>
    <w:rsid w:val="00EF1CFF"/>
    <w:rsid w:val="00EF3537"/>
    <w:rsid w:val="00EF4F6D"/>
    <w:rsid w:val="00EF650D"/>
    <w:rsid w:val="00F005C0"/>
    <w:rsid w:val="00F033BB"/>
    <w:rsid w:val="00F038BC"/>
    <w:rsid w:val="00F051A5"/>
    <w:rsid w:val="00F14C1B"/>
    <w:rsid w:val="00F20136"/>
    <w:rsid w:val="00F21514"/>
    <w:rsid w:val="00F25112"/>
    <w:rsid w:val="00F433E6"/>
    <w:rsid w:val="00F47B14"/>
    <w:rsid w:val="00F51632"/>
    <w:rsid w:val="00F52CDC"/>
    <w:rsid w:val="00F62D31"/>
    <w:rsid w:val="00F65F1E"/>
    <w:rsid w:val="00F672C3"/>
    <w:rsid w:val="00F73523"/>
    <w:rsid w:val="00F75E92"/>
    <w:rsid w:val="00F775A2"/>
    <w:rsid w:val="00F80EC7"/>
    <w:rsid w:val="00F82992"/>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943"/>
    <w:rsid w:val="00FD1B33"/>
    <w:rsid w:val="00FD2117"/>
    <w:rsid w:val="00FD2965"/>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Char"/>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Char"/>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Char"/>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5594F"/>
    <w:rPr>
      <w:sz w:val="18"/>
      <w:szCs w:val="18"/>
    </w:rPr>
  </w:style>
  <w:style w:type="paragraph" w:styleId="a4">
    <w:name w:val="footer"/>
    <w:basedOn w:val="a"/>
    <w:link w:val="Char0"/>
    <w:uiPriority w:val="99"/>
    <w:unhideWhenUsed/>
    <w:qFormat/>
    <w:rsid w:val="00E5594F"/>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E5594F"/>
    <w:rPr>
      <w:sz w:val="18"/>
      <w:szCs w:val="18"/>
    </w:rPr>
  </w:style>
  <w:style w:type="paragraph" w:customStyle="1" w:styleId="a5">
    <w:name w:val="湖～图表内文字"/>
    <w:rsid w:val="00DB6EFF"/>
    <w:pPr>
      <w:jc w:val="center"/>
    </w:pPr>
    <w:rPr>
      <w:rFonts w:ascii="Times New Roman" w:hAnsi="Times New Roman" w:cs="Calibri"/>
      <w:bCs/>
      <w:kern w:val="28"/>
      <w:sz w:val="24"/>
      <w:szCs w:val="52"/>
    </w:rPr>
  </w:style>
  <w:style w:type="paragraph" w:customStyle="1" w:styleId="a6">
    <w:name w:val="湖～正文"/>
    <w:link w:val="Char1"/>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1">
    <w:name w:val="湖～正文 Char"/>
    <w:link w:val="a6"/>
    <w:qFormat/>
    <w:rsid w:val="00DB6EFF"/>
    <w:rPr>
      <w:rFonts w:ascii="Times New Roman" w:hAnsi="Times New Roman" w:cs="Calibri"/>
      <w:bCs/>
      <w:kern w:val="28"/>
      <w:sz w:val="24"/>
      <w:szCs w:val="52"/>
    </w:rPr>
  </w:style>
  <w:style w:type="paragraph" w:customStyle="1" w:styleId="10">
    <w:name w:val="列出段落1"/>
    <w:basedOn w:val="a"/>
    <w:uiPriority w:val="34"/>
    <w:qFormat/>
    <w:rsid w:val="00DB6EFF"/>
    <w:pPr>
      <w:ind w:firstLineChars="200" w:firstLine="420"/>
    </w:pPr>
    <w:rPr>
      <w:sz w:val="24"/>
    </w:rPr>
  </w:style>
  <w:style w:type="paragraph" w:customStyle="1" w:styleId="11">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7">
    <w:name w:val="No Spacing"/>
    <w:uiPriority w:val="1"/>
    <w:qFormat/>
    <w:rsid w:val="002452FF"/>
    <w:pPr>
      <w:widowControl w:val="0"/>
      <w:jc w:val="both"/>
    </w:pPr>
  </w:style>
  <w:style w:type="table" w:styleId="a8">
    <w:name w:val="Table Grid"/>
    <w:basedOn w:val="a1"/>
    <w:uiPriority w:val="39"/>
    <w:rsid w:val="000A68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Document Map"/>
    <w:basedOn w:val="a"/>
    <w:link w:val="Char2"/>
    <w:unhideWhenUsed/>
    <w:rsid w:val="009D7919"/>
    <w:rPr>
      <w:rFonts w:ascii="宋体" w:cstheme="minorBidi"/>
      <w:sz w:val="18"/>
      <w:szCs w:val="18"/>
    </w:rPr>
  </w:style>
  <w:style w:type="character" w:customStyle="1" w:styleId="Char2">
    <w:name w:val="文档结构图 Char"/>
    <w:basedOn w:val="a0"/>
    <w:link w:val="a9"/>
    <w:qFormat/>
    <w:rsid w:val="009D7919"/>
    <w:rPr>
      <w:rFonts w:ascii="宋体" w:eastAsia="宋体" w:hAnsi="Times New Roman"/>
      <w:sz w:val="18"/>
      <w:szCs w:val="18"/>
    </w:rPr>
  </w:style>
  <w:style w:type="character" w:customStyle="1" w:styleId="1Char">
    <w:name w:val="标题 1 Char"/>
    <w:basedOn w:val="a0"/>
    <w:link w:val="1"/>
    <w:uiPriority w:val="9"/>
    <w:qFormat/>
    <w:rsid w:val="004614F2"/>
    <w:rPr>
      <w:rFonts w:ascii="Times New Roman" w:eastAsia="黑体" w:hAnsi="Times New Roman" w:cs="Times New Roman"/>
      <w:bCs/>
      <w:kern w:val="44"/>
      <w:sz w:val="36"/>
      <w:szCs w:val="44"/>
    </w:rPr>
  </w:style>
  <w:style w:type="character" w:customStyle="1" w:styleId="3Char">
    <w:name w:val="标题 3 Char"/>
    <w:basedOn w:val="a0"/>
    <w:link w:val="3"/>
    <w:uiPriority w:val="9"/>
    <w:rsid w:val="004614F2"/>
    <w:rPr>
      <w:rFonts w:ascii="Calibri" w:eastAsia="黑体" w:hAnsi="Calibri" w:cs="Times New Roman"/>
      <w:bCs/>
      <w:sz w:val="28"/>
      <w:szCs w:val="32"/>
    </w:rPr>
  </w:style>
  <w:style w:type="paragraph" w:styleId="aa">
    <w:name w:val="Title"/>
    <w:basedOn w:val="a"/>
    <w:next w:val="a"/>
    <w:link w:val="Char3"/>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Char3">
    <w:name w:val="标题 Char"/>
    <w:basedOn w:val="a0"/>
    <w:link w:val="aa"/>
    <w:uiPriority w:val="10"/>
    <w:qFormat/>
    <w:rsid w:val="004614F2"/>
    <w:rPr>
      <w:rFonts w:ascii="Cambria" w:eastAsia="宋体" w:hAnsi="Cambria" w:cs="Times New Roman"/>
      <w:b/>
      <w:bCs/>
      <w:sz w:val="32"/>
      <w:szCs w:val="32"/>
    </w:rPr>
  </w:style>
  <w:style w:type="paragraph" w:styleId="ab">
    <w:name w:val="List Paragraph"/>
    <w:basedOn w:val="a"/>
    <w:uiPriority w:val="34"/>
    <w:qFormat/>
    <w:rsid w:val="004614F2"/>
    <w:pPr>
      <w:ind w:firstLineChars="200" w:firstLine="420"/>
    </w:pPr>
    <w:rPr>
      <w:sz w:val="24"/>
      <w:szCs w:val="22"/>
    </w:rPr>
  </w:style>
  <w:style w:type="paragraph" w:styleId="ac">
    <w:name w:val="Date"/>
    <w:basedOn w:val="a"/>
    <w:next w:val="a"/>
    <w:link w:val="Char4"/>
    <w:uiPriority w:val="99"/>
    <w:semiHidden/>
    <w:unhideWhenUsed/>
    <w:rsid w:val="004614F2"/>
    <w:pPr>
      <w:ind w:leftChars="2500" w:left="100"/>
    </w:pPr>
    <w:rPr>
      <w:sz w:val="24"/>
      <w:szCs w:val="22"/>
    </w:rPr>
  </w:style>
  <w:style w:type="character" w:customStyle="1" w:styleId="Char4">
    <w:name w:val="日期 Char"/>
    <w:basedOn w:val="a0"/>
    <w:link w:val="ac"/>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d">
    <w:name w:val="Hyperlink"/>
    <w:basedOn w:val="a0"/>
    <w:uiPriority w:val="99"/>
    <w:unhideWhenUsed/>
    <w:rsid w:val="004614F2"/>
    <w:rPr>
      <w:color w:val="0000FF"/>
      <w:u w:val="single"/>
    </w:rPr>
  </w:style>
  <w:style w:type="paragraph" w:styleId="ae">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
    <w:name w:val="Strong"/>
    <w:basedOn w:val="a0"/>
    <w:uiPriority w:val="22"/>
    <w:qFormat/>
    <w:rsid w:val="004614F2"/>
    <w:rPr>
      <w:b/>
      <w:bCs/>
    </w:rPr>
  </w:style>
  <w:style w:type="character" w:styleId="af0">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1">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Char"/>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Char">
    <w:name w:val="HTML 预设格式 Char"/>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20">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12">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30">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2">
    <w:name w:val="caption"/>
    <w:basedOn w:val="a"/>
    <w:next w:val="a"/>
    <w:uiPriority w:val="35"/>
    <w:unhideWhenUsed/>
    <w:qFormat/>
    <w:rsid w:val="00146727"/>
    <w:rPr>
      <w:rFonts w:asciiTheme="majorHAnsi" w:eastAsia="黑体" w:hAnsiTheme="majorHAnsi" w:cstheme="majorBidi"/>
      <w:sz w:val="20"/>
      <w:szCs w:val="20"/>
    </w:rPr>
  </w:style>
  <w:style w:type="paragraph" w:styleId="af3">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4">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Char">
    <w:name w:val="标题 2 Char"/>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customStyle="1" w:styleId="UnresolvedMention">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5">
    <w:name w:val="Balloon Text"/>
    <w:basedOn w:val="a"/>
    <w:link w:val="Char5"/>
    <w:uiPriority w:val="99"/>
    <w:semiHidden/>
    <w:unhideWhenUsed/>
    <w:rsid w:val="007D2202"/>
    <w:rPr>
      <w:sz w:val="18"/>
      <w:szCs w:val="18"/>
    </w:rPr>
  </w:style>
  <w:style w:type="character" w:customStyle="1" w:styleId="Char5">
    <w:name w:val="批注框文本 Char"/>
    <w:basedOn w:val="a0"/>
    <w:link w:val="af5"/>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wanfangdata.com.cn/details/detail.do?_type=perio&amp;id=jldxzrkxxb201001018" TargetMode="Externa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hyperlink" Target="http://www.wanfangdata.com.cn/details/detail.do?_type=perio&amp;id=jsjkx201711018"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8.PNG"/><Relationship Id="rId68" Type="http://schemas.openxmlformats.org/officeDocument/2006/relationships/image" Target="media/image43.png"/><Relationship Id="rId76" Type="http://schemas.openxmlformats.org/officeDocument/2006/relationships/hyperlink" Target="https://www.silexica.com" TargetMode="External"/><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16" Type="http://schemas.openxmlformats.org/officeDocument/2006/relationships/hyperlink" Target="http://www.wanfangdata.com.cn/details/detail.do?_type=perio&amp;id=jsjyyyrj200204016" TargetMode="Externa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1.PNG"/><Relationship Id="rId74" Type="http://schemas.openxmlformats.org/officeDocument/2006/relationships/image" Target="media/image49.PNG"/><Relationship Id="rId79"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hyperlink" Target="https://baike.baidu.com/item/%E8%B6%85%E6%96%87%E6%9C%AC%E6%A0%87%E8%AE%B0%E8%AF%AD%E8%A8%80" TargetMode="External"/><Relationship Id="rId82"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www.wanfangdata.com.cn/details/detail.do?_type=perio&amp;id=xddzjs201306003" TargetMode="External"/><Relationship Id="rId31" Type="http://schemas.openxmlformats.org/officeDocument/2006/relationships/hyperlink" Target="http://www.jos.org.cn/html/2018/8/5563.htm"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header" Target="header5.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wanfangdata.com.cn/details/detail.do?_type=perio&amp;id=jsjkx201711018" TargetMode="External"/><Relationship Id="rId27" Type="http://schemas.openxmlformats.org/officeDocument/2006/relationships/image" Target="media/image5.png"/><Relationship Id="rId30" Type="http://schemas.openxmlformats.org/officeDocument/2006/relationships/hyperlink" Target="http://www.jos.org.cn/html/2018/8/5563.htm"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7.PNG"/><Relationship Id="rId80"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www.wanfangdata.com.cn/details/detail.do?_type=perio&amp;id=xxwxjsjxt200902008" TargetMode="External"/><Relationship Id="rId25" Type="http://schemas.openxmlformats.org/officeDocument/2006/relationships/hyperlink" Target="https://baike.baidu.com/item/%E9%9D%99%E6%80%81%E5%88%86%E6%9E%90"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hyperlink" Target="http://www.wanfangdata.com.cn/details/detail.do?_type=perio&amp;id=xddzjs201306003"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B9ACA-8825-4C80-9708-BF3543D44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1984</TotalTime>
  <Pages>82</Pages>
  <Words>10817</Words>
  <Characters>61660</Characters>
  <Application>Microsoft Office Word</Application>
  <DocSecurity>0</DocSecurity>
  <Lines>513</Lines>
  <Paragraphs>144</Paragraphs>
  <ScaleCrop>false</ScaleCrop>
  <Company/>
  <LinksUpToDate>false</LinksUpToDate>
  <CharactersWithSpaces>72333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714</cp:revision>
  <dcterms:created xsi:type="dcterms:W3CDTF">2020-04-04T01:35:00Z</dcterms:created>
  <dcterms:modified xsi:type="dcterms:W3CDTF">2020-04-21T02:07:00Z</dcterms:modified>
</cp:coreProperties>
</file>